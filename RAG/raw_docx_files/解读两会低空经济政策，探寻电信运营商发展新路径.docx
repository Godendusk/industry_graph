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E2AB" w14:textId="77777777" w:rsidR="007E222E" w:rsidRPr="00A17240" w:rsidRDefault="007E222E" w:rsidP="007E222E">
      <w:pPr>
        <w:ind w:firstLineChars="200" w:firstLine="643"/>
        <w:jc w:val="center"/>
        <w:rPr>
          <w:rFonts w:ascii="仿宋_GB2312" w:eastAsia="仿宋_GB2312" w:hint="eastAsia"/>
          <w:b/>
          <w:sz w:val="40"/>
          <w:szCs w:val="24"/>
        </w:rPr>
      </w:pPr>
      <w:r w:rsidRPr="00A17240">
        <w:rPr>
          <w:rFonts w:ascii="仿宋_GB2312" w:eastAsia="仿宋_GB2312" w:hint="eastAsia"/>
          <w:b/>
          <w:sz w:val="32"/>
          <w:szCs w:val="24"/>
        </w:rPr>
        <w:t>解读两会</w:t>
      </w:r>
      <w:proofErr w:type="gramStart"/>
      <w:r w:rsidRPr="00A17240">
        <w:rPr>
          <w:rFonts w:ascii="仿宋_GB2312" w:eastAsia="仿宋_GB2312" w:hint="eastAsia"/>
          <w:b/>
          <w:sz w:val="32"/>
          <w:szCs w:val="24"/>
        </w:rPr>
        <w:t>低空经济</w:t>
      </w:r>
      <w:proofErr w:type="gramEnd"/>
      <w:r w:rsidRPr="00A17240">
        <w:rPr>
          <w:rFonts w:ascii="仿宋_GB2312" w:eastAsia="仿宋_GB2312" w:hint="eastAsia"/>
          <w:b/>
          <w:sz w:val="32"/>
          <w:szCs w:val="24"/>
        </w:rPr>
        <w:t>政策，探寻电信运营商发展新路径</w:t>
      </w:r>
    </w:p>
    <w:p w14:paraId="73618994" w14:textId="3FDE0A4A" w:rsidR="007E222E" w:rsidRPr="00A17240" w:rsidRDefault="007E222E" w:rsidP="007E222E">
      <w:pPr>
        <w:ind w:firstLineChars="200" w:firstLine="560"/>
        <w:rPr>
          <w:rFonts w:ascii="仿宋_GB2312" w:eastAsia="仿宋_GB2312" w:hint="eastAsia"/>
          <w:sz w:val="28"/>
          <w:szCs w:val="24"/>
        </w:rPr>
      </w:pPr>
      <w:del w:id="0" w:author="Qin" w:date="2025-03-12T17:16:00Z" w16du:dateUtc="2025-03-12T09:16:00Z">
        <w:r w:rsidRPr="00A17240" w:rsidDel="0051651F">
          <w:rPr>
            <w:rFonts w:ascii="仿宋_GB2312" w:eastAsia="仿宋_GB2312" w:hint="eastAsia"/>
            <w:sz w:val="28"/>
            <w:szCs w:val="24"/>
          </w:rPr>
          <w:delText>随着全球科技创新进入空天竞速时代，低空经济作为融合高端制造、数字技术与现代服务的战略性领域，正成为大国竞争的新赛道。</w:delText>
        </w:r>
      </w:del>
      <w:r w:rsidRPr="00A17240">
        <w:rPr>
          <w:rFonts w:ascii="仿宋_GB2312" w:eastAsia="仿宋_GB2312"/>
          <w:sz w:val="28"/>
          <w:szCs w:val="24"/>
        </w:rPr>
        <w:t>2024至2025年，</w:t>
      </w:r>
      <w:r w:rsidR="00C62787" w:rsidRPr="00A17240">
        <w:rPr>
          <w:rFonts w:ascii="仿宋_GB2312" w:eastAsia="仿宋_GB2312" w:hint="eastAsia"/>
          <w:sz w:val="28"/>
          <w:szCs w:val="24"/>
        </w:rPr>
        <w:t>全</w:t>
      </w:r>
      <w:r w:rsidRPr="00A17240">
        <w:rPr>
          <w:rFonts w:ascii="仿宋_GB2312" w:eastAsia="仿宋_GB2312"/>
          <w:sz w:val="28"/>
          <w:szCs w:val="24"/>
        </w:rPr>
        <w:t>国两会连续两年将</w:t>
      </w:r>
      <w:proofErr w:type="gramStart"/>
      <w:r w:rsidRPr="00A17240">
        <w:rPr>
          <w:rFonts w:ascii="仿宋_GB2312" w:eastAsia="仿宋_GB2312"/>
          <w:sz w:val="28"/>
          <w:szCs w:val="24"/>
        </w:rPr>
        <w:t>低空经济</w:t>
      </w:r>
      <w:proofErr w:type="gramEnd"/>
      <w:r w:rsidRPr="00A17240">
        <w:rPr>
          <w:rFonts w:ascii="仿宋_GB2312" w:eastAsia="仿宋_GB2312"/>
          <w:sz w:val="28"/>
          <w:szCs w:val="24"/>
        </w:rPr>
        <w:t>写入政府工作报告，政策定位从</w:t>
      </w:r>
      <w:r w:rsidR="004B7588" w:rsidRPr="00A17240">
        <w:rPr>
          <w:rFonts w:ascii="仿宋_GB2312" w:eastAsia="仿宋_GB2312" w:hint="eastAsia"/>
          <w:sz w:val="28"/>
          <w:szCs w:val="24"/>
        </w:rPr>
        <w:t>“未来产业”</w:t>
      </w:r>
      <w:r w:rsidRPr="00A17240">
        <w:rPr>
          <w:rFonts w:ascii="仿宋_GB2312" w:eastAsia="仿宋_GB2312"/>
          <w:sz w:val="28"/>
          <w:szCs w:val="24"/>
        </w:rPr>
        <w:t>跃升为</w:t>
      </w:r>
      <w:r w:rsidR="004B7588" w:rsidRPr="00A17240">
        <w:rPr>
          <w:rFonts w:ascii="仿宋_GB2312" w:eastAsia="仿宋_GB2312" w:hint="eastAsia"/>
          <w:sz w:val="28"/>
          <w:szCs w:val="24"/>
        </w:rPr>
        <w:t>“战略性新兴产业”</w:t>
      </w:r>
      <w:r w:rsidRPr="00A17240">
        <w:rPr>
          <w:rFonts w:ascii="仿宋_GB2312" w:eastAsia="仿宋_GB2312" w:hint="eastAsia"/>
          <w:sz w:val="28"/>
          <w:szCs w:val="24"/>
        </w:rPr>
        <w:t>，</w:t>
      </w:r>
      <w:r w:rsidRPr="00A17240">
        <w:rPr>
          <w:rFonts w:ascii="仿宋_GB2312" w:eastAsia="仿宋_GB2312"/>
          <w:sz w:val="28"/>
          <w:szCs w:val="24"/>
        </w:rPr>
        <w:t>这一转变不仅折射出国家对新质生产力的战略布局，更标志着</w:t>
      </w:r>
      <w:proofErr w:type="gramStart"/>
      <w:r w:rsidRPr="00A17240">
        <w:rPr>
          <w:rFonts w:ascii="仿宋_GB2312" w:eastAsia="仿宋_GB2312"/>
          <w:sz w:val="28"/>
          <w:szCs w:val="24"/>
        </w:rPr>
        <w:t>低空经济</w:t>
      </w:r>
      <w:proofErr w:type="gramEnd"/>
      <w:r w:rsidRPr="00A17240">
        <w:rPr>
          <w:rFonts w:ascii="仿宋_GB2312" w:eastAsia="仿宋_GB2312"/>
          <w:sz w:val="28"/>
          <w:szCs w:val="24"/>
        </w:rPr>
        <w:t>从试验田迈向大规模商用的关键转折。</w:t>
      </w:r>
      <w:r w:rsidRPr="00A17240">
        <w:rPr>
          <w:rFonts w:ascii="仿宋_GB2312" w:eastAsia="仿宋_GB2312" w:hint="eastAsia"/>
          <w:sz w:val="28"/>
          <w:szCs w:val="24"/>
        </w:rPr>
        <w:t>对电信运营商而言，</w:t>
      </w:r>
      <w:del w:id="1" w:author="Qin" w:date="2025-03-12T17:26:00Z" w16du:dateUtc="2025-03-12T09:26:00Z">
        <w:r w:rsidRPr="00A17240" w:rsidDel="00F11C1A">
          <w:rPr>
            <w:rFonts w:ascii="仿宋_GB2312" w:eastAsia="仿宋_GB2312" w:hint="eastAsia"/>
            <w:sz w:val="28"/>
            <w:szCs w:val="24"/>
          </w:rPr>
          <w:delText>这场</w:delText>
        </w:r>
      </w:del>
      <w:r w:rsidRPr="00A17240">
        <w:rPr>
          <w:rFonts w:ascii="仿宋_GB2312" w:eastAsia="仿宋_GB2312" w:hint="eastAsia"/>
          <w:sz w:val="28"/>
          <w:szCs w:val="24"/>
        </w:rPr>
        <w:t>空天革命既是重塑产业格局的历史机遇，也是突破传统业务天花板的</w:t>
      </w:r>
      <w:ins w:id="2" w:author="Qin" w:date="2025-03-12T17:26:00Z" w16du:dateUtc="2025-03-12T09:26:00Z">
        <w:r w:rsidR="00F11C1A">
          <w:rPr>
            <w:rFonts w:ascii="仿宋_GB2312" w:eastAsia="仿宋_GB2312" w:hint="eastAsia"/>
            <w:sz w:val="28"/>
            <w:szCs w:val="24"/>
          </w:rPr>
          <w:t>机遇</w:t>
        </w:r>
      </w:ins>
      <w:del w:id="3" w:author="Qin" w:date="2025-03-12T17:26:00Z" w16du:dateUtc="2025-03-12T09:26:00Z">
        <w:r w:rsidRPr="00A17240" w:rsidDel="00F11C1A">
          <w:rPr>
            <w:rFonts w:ascii="仿宋_GB2312" w:eastAsia="仿宋_GB2312" w:hint="eastAsia"/>
            <w:sz w:val="28"/>
            <w:szCs w:val="24"/>
          </w:rPr>
          <w:delText>战略跳板</w:delText>
        </w:r>
      </w:del>
      <w:r w:rsidRPr="00A17240">
        <w:rPr>
          <w:rFonts w:ascii="仿宋_GB2312" w:eastAsia="仿宋_GB2312" w:hint="eastAsia"/>
          <w:sz w:val="28"/>
          <w:szCs w:val="24"/>
        </w:rPr>
        <w:t>。</w:t>
      </w:r>
      <w:r w:rsidRPr="00A17240">
        <w:rPr>
          <w:rFonts w:ascii="仿宋_GB2312" w:eastAsia="仿宋_GB2312"/>
          <w:sz w:val="28"/>
          <w:szCs w:val="24"/>
        </w:rPr>
        <w:t>本文将对比分析2024-2025</w:t>
      </w:r>
      <w:r w:rsidR="00461B35">
        <w:rPr>
          <w:rFonts w:ascii="仿宋_GB2312" w:eastAsia="仿宋_GB2312"/>
          <w:sz w:val="28"/>
          <w:szCs w:val="24"/>
        </w:rPr>
        <w:t>年两会</w:t>
      </w:r>
      <w:proofErr w:type="gramStart"/>
      <w:r w:rsidR="00461B35">
        <w:rPr>
          <w:rFonts w:ascii="仿宋_GB2312" w:eastAsia="仿宋_GB2312"/>
          <w:sz w:val="28"/>
          <w:szCs w:val="24"/>
        </w:rPr>
        <w:t>低空经济</w:t>
      </w:r>
      <w:proofErr w:type="gramEnd"/>
      <w:r w:rsidR="00461B35">
        <w:rPr>
          <w:rFonts w:ascii="仿宋_GB2312" w:eastAsia="仿宋_GB2312"/>
          <w:sz w:val="28"/>
          <w:szCs w:val="24"/>
        </w:rPr>
        <w:t>政策演进</w:t>
      </w:r>
      <w:r w:rsidR="00461B35">
        <w:rPr>
          <w:rFonts w:ascii="仿宋_GB2312" w:eastAsia="仿宋_GB2312" w:hint="eastAsia"/>
          <w:sz w:val="28"/>
          <w:szCs w:val="24"/>
        </w:rPr>
        <w:t>，从</w:t>
      </w:r>
      <w:r w:rsidR="00461B35" w:rsidRPr="00EA546F">
        <w:rPr>
          <w:rFonts w:ascii="仿宋_GB2312" w:eastAsia="仿宋_GB2312"/>
          <w:bCs/>
          <w:sz w:val="28"/>
          <w:szCs w:val="24"/>
        </w:rPr>
        <w:t>构建安全监管体系</w:t>
      </w:r>
      <w:r w:rsidR="00461B35">
        <w:rPr>
          <w:rFonts w:ascii="仿宋_GB2312" w:eastAsia="仿宋_GB2312" w:hint="eastAsia"/>
          <w:bCs/>
          <w:sz w:val="28"/>
          <w:szCs w:val="24"/>
        </w:rPr>
        <w:t>、</w:t>
      </w:r>
      <w:r w:rsidR="00461B35" w:rsidRPr="00461B35">
        <w:rPr>
          <w:rFonts w:ascii="仿宋_GB2312" w:eastAsia="仿宋_GB2312" w:hint="eastAsia"/>
          <w:bCs/>
          <w:sz w:val="28"/>
          <w:szCs w:val="24"/>
        </w:rPr>
        <w:t>深化区域协同合作</w:t>
      </w:r>
      <w:r w:rsidR="00461B35">
        <w:rPr>
          <w:rFonts w:ascii="仿宋_GB2312" w:eastAsia="仿宋_GB2312" w:hint="eastAsia"/>
          <w:bCs/>
          <w:sz w:val="28"/>
          <w:szCs w:val="24"/>
        </w:rPr>
        <w:t>、</w:t>
      </w:r>
      <w:r w:rsidR="00461B35" w:rsidRPr="00461B35">
        <w:rPr>
          <w:rFonts w:ascii="仿宋_GB2312" w:eastAsia="仿宋_GB2312" w:hint="eastAsia"/>
          <w:bCs/>
          <w:sz w:val="28"/>
          <w:szCs w:val="24"/>
        </w:rPr>
        <w:t>强化</w:t>
      </w:r>
      <w:ins w:id="4" w:author="Qin" w:date="2025-03-12T17:17:00Z" w16du:dateUtc="2025-03-12T09:17:00Z">
        <w:r w:rsidR="0012562A">
          <w:rPr>
            <w:rFonts w:ascii="仿宋_GB2312" w:eastAsia="仿宋_GB2312" w:hint="eastAsia"/>
            <w:bCs/>
            <w:sz w:val="28"/>
            <w:szCs w:val="24"/>
          </w:rPr>
          <w:t>“</w:t>
        </w:r>
        <w:r w:rsidR="0012562A" w:rsidRPr="00461B35">
          <w:rPr>
            <w:rFonts w:ascii="仿宋_GB2312" w:eastAsia="仿宋_GB2312"/>
            <w:bCs/>
            <w:sz w:val="28"/>
            <w:szCs w:val="24"/>
          </w:rPr>
          <w:t>AI+低空</w:t>
        </w:r>
        <w:r w:rsidR="0012562A">
          <w:rPr>
            <w:rFonts w:ascii="仿宋_GB2312" w:eastAsia="仿宋_GB2312" w:hint="eastAsia"/>
            <w:bCs/>
            <w:sz w:val="28"/>
            <w:szCs w:val="24"/>
          </w:rPr>
          <w:t>”</w:t>
        </w:r>
      </w:ins>
      <w:del w:id="5" w:author="Qin" w:date="2025-03-12T17:17:00Z" w16du:dateUtc="2025-03-12T09:17:00Z">
        <w:r w:rsidR="00461B35" w:rsidRPr="00461B35" w:rsidDel="0012562A">
          <w:rPr>
            <w:rFonts w:ascii="仿宋_GB2312" w:eastAsia="仿宋_GB2312"/>
            <w:bCs/>
            <w:sz w:val="28"/>
            <w:szCs w:val="24"/>
          </w:rPr>
          <w:delText>"AI+低空"</w:delText>
        </w:r>
      </w:del>
      <w:r w:rsidR="00461B35" w:rsidRPr="00461B35">
        <w:rPr>
          <w:rFonts w:ascii="仿宋_GB2312" w:eastAsia="仿宋_GB2312"/>
          <w:bCs/>
          <w:sz w:val="28"/>
          <w:szCs w:val="24"/>
        </w:rPr>
        <w:t>融合创新</w:t>
      </w:r>
      <w:r w:rsidR="00461B35">
        <w:rPr>
          <w:rFonts w:ascii="仿宋_GB2312" w:eastAsia="仿宋_GB2312" w:hint="eastAsia"/>
          <w:bCs/>
          <w:sz w:val="28"/>
          <w:szCs w:val="24"/>
        </w:rPr>
        <w:t>三方面</w:t>
      </w:r>
      <w:r w:rsidRPr="00A17240">
        <w:rPr>
          <w:rFonts w:ascii="仿宋_GB2312" w:eastAsia="仿宋_GB2312"/>
          <w:sz w:val="28"/>
          <w:szCs w:val="24"/>
        </w:rPr>
        <w:t>为电信运营商提供</w:t>
      </w:r>
      <w:ins w:id="6" w:author="Qin" w:date="2025-03-12T17:26:00Z" w16du:dateUtc="2025-03-12T09:26:00Z">
        <w:r w:rsidR="007903FD">
          <w:rPr>
            <w:rFonts w:ascii="仿宋_GB2312" w:eastAsia="仿宋_GB2312" w:hint="eastAsia"/>
            <w:sz w:val="28"/>
            <w:szCs w:val="24"/>
          </w:rPr>
          <w:t>业务</w:t>
        </w:r>
      </w:ins>
      <w:r w:rsidRPr="00A17240">
        <w:rPr>
          <w:rFonts w:ascii="仿宋_GB2312" w:eastAsia="仿宋_GB2312"/>
          <w:sz w:val="28"/>
          <w:szCs w:val="24"/>
        </w:rPr>
        <w:t>发展建议。</w:t>
      </w:r>
    </w:p>
    <w:p w14:paraId="7FE7F7FC" w14:textId="77777777" w:rsidR="007E222E" w:rsidRPr="00A17240" w:rsidRDefault="007E222E" w:rsidP="007E222E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A17240">
        <w:rPr>
          <w:rFonts w:ascii="仿宋_GB2312" w:eastAsia="仿宋_GB2312" w:hint="eastAsia"/>
          <w:b/>
          <w:sz w:val="28"/>
          <w:szCs w:val="24"/>
        </w:rPr>
        <w:t>（一）</w:t>
      </w:r>
      <w:r w:rsidRPr="00A17240">
        <w:rPr>
          <w:rFonts w:ascii="仿宋_GB2312" w:eastAsia="仿宋_GB2312"/>
          <w:b/>
          <w:sz w:val="28"/>
          <w:szCs w:val="24"/>
        </w:rPr>
        <w:t>2024年与2025年两会</w:t>
      </w:r>
      <w:proofErr w:type="gramStart"/>
      <w:r w:rsidRPr="00A17240">
        <w:rPr>
          <w:rFonts w:ascii="仿宋_GB2312" w:eastAsia="仿宋_GB2312"/>
          <w:b/>
          <w:sz w:val="28"/>
          <w:szCs w:val="24"/>
        </w:rPr>
        <w:t>低空经济</w:t>
      </w:r>
      <w:proofErr w:type="gramEnd"/>
      <w:r w:rsidRPr="00A17240">
        <w:rPr>
          <w:rFonts w:ascii="仿宋_GB2312" w:eastAsia="仿宋_GB2312"/>
          <w:b/>
          <w:sz w:val="28"/>
          <w:szCs w:val="24"/>
        </w:rPr>
        <w:t>政策对比分析</w:t>
      </w:r>
    </w:p>
    <w:p w14:paraId="01217D41" w14:textId="0F92C461" w:rsidR="007E222E" w:rsidRPr="00A17240" w:rsidRDefault="007E222E" w:rsidP="007E222E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A17240">
        <w:rPr>
          <w:rFonts w:ascii="仿宋_GB2312" w:eastAsia="仿宋_GB2312" w:hint="eastAsia"/>
          <w:b/>
          <w:sz w:val="28"/>
          <w:szCs w:val="24"/>
        </w:rPr>
        <w:t>一、政策定位</w:t>
      </w:r>
      <w:r w:rsidR="008E5A2A">
        <w:rPr>
          <w:rFonts w:ascii="仿宋_GB2312" w:eastAsia="仿宋_GB2312" w:hint="eastAsia"/>
          <w:b/>
          <w:sz w:val="28"/>
          <w:szCs w:val="24"/>
        </w:rPr>
        <w:t>与立法</w:t>
      </w:r>
      <w:r w:rsidRPr="00A17240">
        <w:rPr>
          <w:rFonts w:ascii="仿宋_GB2312" w:eastAsia="仿宋_GB2312" w:hint="eastAsia"/>
          <w:b/>
          <w:sz w:val="28"/>
          <w:szCs w:val="24"/>
        </w:rPr>
        <w:t>深化演进</w:t>
      </w:r>
      <w:r w:rsidR="008E5A2A">
        <w:rPr>
          <w:rFonts w:ascii="仿宋_GB2312" w:eastAsia="仿宋_GB2312" w:hint="eastAsia"/>
          <w:b/>
          <w:sz w:val="28"/>
          <w:szCs w:val="24"/>
        </w:rPr>
        <w:t>，推动</w:t>
      </w:r>
      <w:proofErr w:type="gramStart"/>
      <w:r w:rsidR="008E5A2A">
        <w:rPr>
          <w:rFonts w:ascii="仿宋_GB2312" w:eastAsia="仿宋_GB2312" w:hint="eastAsia"/>
          <w:b/>
          <w:sz w:val="28"/>
          <w:szCs w:val="24"/>
        </w:rPr>
        <w:t>低空经济</w:t>
      </w:r>
      <w:proofErr w:type="gramEnd"/>
      <w:r w:rsidR="008E5A2A">
        <w:rPr>
          <w:rFonts w:ascii="仿宋_GB2312" w:eastAsia="仿宋_GB2312" w:hint="eastAsia"/>
          <w:b/>
          <w:sz w:val="28"/>
          <w:szCs w:val="24"/>
        </w:rPr>
        <w:t>发展</w:t>
      </w:r>
    </w:p>
    <w:p w14:paraId="27776BAF" w14:textId="6E41C2F4" w:rsidR="00295EFE" w:rsidRPr="00A17240" w:rsidRDefault="004C2C54" w:rsidP="004C2C54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E8737C">
        <w:rPr>
          <w:rFonts w:ascii="仿宋_GB2312" w:eastAsia="仿宋_GB2312" w:hint="eastAsia"/>
          <w:b/>
          <w:sz w:val="28"/>
          <w:szCs w:val="24"/>
        </w:rPr>
        <w:t>2024年</w:t>
      </w:r>
      <w:proofErr w:type="gramStart"/>
      <w:r>
        <w:rPr>
          <w:rFonts w:ascii="仿宋_GB2312" w:eastAsia="仿宋_GB2312" w:hint="eastAsia"/>
          <w:b/>
          <w:sz w:val="28"/>
          <w:szCs w:val="24"/>
        </w:rPr>
        <w:t>低空经济</w:t>
      </w:r>
      <w:proofErr w:type="gramEnd"/>
      <w:r w:rsidR="00265AA9">
        <w:rPr>
          <w:rFonts w:ascii="仿宋_GB2312" w:eastAsia="仿宋_GB2312" w:hint="eastAsia"/>
          <w:b/>
          <w:sz w:val="28"/>
          <w:szCs w:val="24"/>
        </w:rPr>
        <w:t>作为</w:t>
      </w:r>
      <w:r w:rsidRPr="00E8737C">
        <w:rPr>
          <w:rFonts w:ascii="仿宋_GB2312" w:eastAsia="仿宋_GB2312" w:hint="eastAsia"/>
          <w:b/>
          <w:sz w:val="28"/>
          <w:szCs w:val="24"/>
        </w:rPr>
        <w:t>未来产业</w:t>
      </w:r>
      <w:r w:rsidR="00265AA9">
        <w:rPr>
          <w:rFonts w:ascii="仿宋_GB2312" w:eastAsia="仿宋_GB2312" w:hint="eastAsia"/>
          <w:b/>
          <w:sz w:val="28"/>
          <w:szCs w:val="24"/>
        </w:rPr>
        <w:t>，</w:t>
      </w:r>
      <w:r>
        <w:rPr>
          <w:rFonts w:ascii="仿宋_GB2312" w:eastAsia="仿宋_GB2312" w:hint="eastAsia"/>
          <w:b/>
          <w:sz w:val="28"/>
          <w:szCs w:val="24"/>
        </w:rPr>
        <w:t>开展</w:t>
      </w:r>
      <w:r w:rsidRPr="00E8737C">
        <w:rPr>
          <w:rFonts w:ascii="仿宋_GB2312" w:eastAsia="仿宋_GB2312" w:hint="eastAsia"/>
          <w:b/>
          <w:sz w:val="28"/>
          <w:szCs w:val="24"/>
        </w:rPr>
        <w:t>初步布局</w:t>
      </w:r>
      <w:r w:rsidR="00A17240">
        <w:rPr>
          <w:rFonts w:ascii="仿宋_GB2312" w:eastAsia="仿宋_GB2312" w:hint="eastAsia"/>
          <w:b/>
          <w:sz w:val="28"/>
          <w:szCs w:val="24"/>
        </w:rPr>
        <w:t>。</w:t>
      </w:r>
      <w:r w:rsidR="00295EFE" w:rsidRPr="00A17240">
        <w:rPr>
          <w:rFonts w:ascii="仿宋_GB2312" w:eastAsia="仿宋_GB2312"/>
          <w:sz w:val="28"/>
          <w:szCs w:val="24"/>
        </w:rPr>
        <w:t>2024年两会首次将</w:t>
      </w:r>
      <w:proofErr w:type="gramStart"/>
      <w:r w:rsidR="00295EFE" w:rsidRPr="00A17240">
        <w:rPr>
          <w:rFonts w:ascii="仿宋_GB2312" w:eastAsia="仿宋_GB2312"/>
          <w:sz w:val="28"/>
          <w:szCs w:val="24"/>
        </w:rPr>
        <w:t>低空经济</w:t>
      </w:r>
      <w:proofErr w:type="gramEnd"/>
      <w:r w:rsidR="00295EFE" w:rsidRPr="00A17240">
        <w:rPr>
          <w:rFonts w:ascii="仿宋_GB2312" w:eastAsia="仿宋_GB2312"/>
          <w:sz w:val="28"/>
          <w:szCs w:val="24"/>
        </w:rPr>
        <w:t>写入政府工作报告，明确其作为新增长引擎的战略地位，并纳入新兴产业</w:t>
      </w:r>
      <w:r w:rsidR="00295EFE" w:rsidRPr="00A17240">
        <w:rPr>
          <w:rFonts w:ascii="仿宋_GB2312" w:eastAsia="仿宋_GB2312" w:hint="eastAsia"/>
          <w:sz w:val="28"/>
          <w:szCs w:val="24"/>
        </w:rPr>
        <w:t>和未来产业</w:t>
      </w:r>
      <w:r w:rsidR="00295EFE" w:rsidRPr="00A17240">
        <w:rPr>
          <w:rFonts w:ascii="仿宋_GB2312" w:eastAsia="仿宋_GB2312"/>
          <w:sz w:val="28"/>
          <w:szCs w:val="24"/>
        </w:rPr>
        <w:t>框架</w:t>
      </w:r>
      <w:r w:rsidR="00295EFE" w:rsidRPr="00A17240">
        <w:rPr>
          <w:rFonts w:ascii="仿宋_GB2312" w:eastAsia="仿宋_GB2312" w:hint="eastAsia"/>
          <w:sz w:val="28"/>
          <w:szCs w:val="24"/>
        </w:rPr>
        <w:t>，提出</w:t>
      </w:r>
      <w:r w:rsidR="00BC74E9">
        <w:rPr>
          <w:rFonts w:ascii="仿宋_GB2312" w:eastAsia="仿宋_GB2312" w:hint="eastAsia"/>
          <w:sz w:val="28"/>
          <w:szCs w:val="24"/>
        </w:rPr>
        <w:t>“</w:t>
      </w:r>
      <w:r w:rsidR="00295EFE" w:rsidRPr="00A17240">
        <w:rPr>
          <w:rFonts w:ascii="仿宋_GB2312" w:eastAsia="仿宋_GB2312"/>
          <w:sz w:val="28"/>
          <w:szCs w:val="24"/>
        </w:rPr>
        <w:t>前瞻布局</w:t>
      </w:r>
      <w:r w:rsidR="00BC74E9">
        <w:rPr>
          <w:rFonts w:ascii="仿宋_GB2312" w:eastAsia="仿宋_GB2312" w:hint="eastAsia"/>
          <w:sz w:val="28"/>
          <w:szCs w:val="24"/>
        </w:rPr>
        <w:t>”</w:t>
      </w:r>
      <w:r w:rsidR="00295EFE" w:rsidRPr="00A17240">
        <w:rPr>
          <w:rFonts w:ascii="仿宋_GB2312" w:eastAsia="仿宋_GB2312"/>
          <w:sz w:val="28"/>
          <w:szCs w:val="24"/>
        </w:rPr>
        <w:t>的核心路径。此时政策重心在于填补法律空白，例如《无人驾驶航空器飞行管理暂行条例》的实施，为无人机管理提供了初步制度保障。然而，</w:t>
      </w:r>
      <w:proofErr w:type="gramStart"/>
      <w:r w:rsidR="00295EFE" w:rsidRPr="00A17240">
        <w:rPr>
          <w:rFonts w:ascii="仿宋_GB2312" w:eastAsia="仿宋_GB2312"/>
          <w:sz w:val="28"/>
          <w:szCs w:val="24"/>
        </w:rPr>
        <w:t>低空经济</w:t>
      </w:r>
      <w:proofErr w:type="gramEnd"/>
      <w:r w:rsidR="00295EFE" w:rsidRPr="00A17240">
        <w:rPr>
          <w:rFonts w:ascii="仿宋_GB2312" w:eastAsia="仿宋_GB2312"/>
          <w:sz w:val="28"/>
          <w:szCs w:val="24"/>
        </w:rPr>
        <w:t>仍处于地方试点阶段，空域开放、技术标准等核心问题尚未系统性解决。</w:t>
      </w:r>
    </w:p>
    <w:p w14:paraId="1DF29D29" w14:textId="6BE0FE41" w:rsidR="007E222E" w:rsidRDefault="00295EFE" w:rsidP="00A17240">
      <w:pPr>
        <w:ind w:firstLineChars="200" w:firstLine="562"/>
        <w:rPr>
          <w:rFonts w:ascii="仿宋_GB2312" w:eastAsia="仿宋_GB2312" w:hint="eastAsia"/>
          <w:sz w:val="28"/>
          <w:szCs w:val="24"/>
        </w:rPr>
      </w:pPr>
      <w:r w:rsidRPr="00A17240">
        <w:rPr>
          <w:rFonts w:ascii="仿宋_GB2312" w:eastAsia="仿宋_GB2312"/>
          <w:b/>
          <w:sz w:val="28"/>
          <w:szCs w:val="24"/>
        </w:rPr>
        <w:t>2025年</w:t>
      </w:r>
      <w:proofErr w:type="gramStart"/>
      <w:r w:rsidR="00265AA9">
        <w:rPr>
          <w:rFonts w:ascii="仿宋_GB2312" w:eastAsia="仿宋_GB2312" w:hint="eastAsia"/>
          <w:b/>
          <w:sz w:val="28"/>
          <w:szCs w:val="24"/>
        </w:rPr>
        <w:t>低空经济</w:t>
      </w:r>
      <w:proofErr w:type="gramEnd"/>
      <w:r w:rsidR="00265AA9">
        <w:rPr>
          <w:rFonts w:ascii="仿宋_GB2312" w:eastAsia="仿宋_GB2312" w:hint="eastAsia"/>
          <w:b/>
          <w:sz w:val="28"/>
          <w:szCs w:val="24"/>
        </w:rPr>
        <w:t>作为</w:t>
      </w:r>
      <w:r w:rsidR="00CB7060">
        <w:rPr>
          <w:rFonts w:ascii="仿宋_GB2312" w:eastAsia="仿宋_GB2312" w:hint="eastAsia"/>
          <w:b/>
          <w:sz w:val="28"/>
          <w:szCs w:val="24"/>
        </w:rPr>
        <w:t>战略性新兴产业，</w:t>
      </w:r>
      <w:r w:rsidR="00265AA9">
        <w:rPr>
          <w:rFonts w:ascii="仿宋_GB2312" w:eastAsia="仿宋_GB2312" w:hint="eastAsia"/>
          <w:b/>
          <w:sz w:val="28"/>
          <w:szCs w:val="24"/>
        </w:rPr>
        <w:t>以</w:t>
      </w:r>
      <w:r w:rsidR="00CB7060">
        <w:rPr>
          <w:rFonts w:ascii="仿宋_GB2312" w:eastAsia="仿宋_GB2312" w:hint="eastAsia"/>
          <w:b/>
          <w:sz w:val="28"/>
          <w:szCs w:val="24"/>
        </w:rPr>
        <w:t>安全与发展为主旋律</w:t>
      </w:r>
      <w:r w:rsidR="00265AA9">
        <w:rPr>
          <w:rFonts w:ascii="仿宋_GB2312" w:eastAsia="仿宋_GB2312" w:hint="eastAsia"/>
          <w:b/>
          <w:sz w:val="28"/>
          <w:szCs w:val="24"/>
        </w:rPr>
        <w:t>。</w:t>
      </w:r>
      <w:r w:rsidRPr="00A17240">
        <w:rPr>
          <w:rFonts w:ascii="仿宋_GB2312" w:eastAsia="仿宋_GB2312"/>
          <w:sz w:val="28"/>
          <w:szCs w:val="24"/>
        </w:rPr>
        <w:t>2025年政府工作报告</w:t>
      </w:r>
      <w:r w:rsidR="004B7588" w:rsidRPr="00A17240">
        <w:rPr>
          <w:rFonts w:ascii="仿宋_GB2312" w:eastAsia="仿宋_GB2312" w:hint="eastAsia"/>
          <w:sz w:val="28"/>
          <w:szCs w:val="24"/>
        </w:rPr>
        <w:t>提</w:t>
      </w:r>
      <w:r w:rsidRPr="00A17240">
        <w:rPr>
          <w:rFonts w:ascii="仿宋_GB2312" w:eastAsia="仿宋_GB2312"/>
          <w:sz w:val="28"/>
          <w:szCs w:val="24"/>
        </w:rPr>
        <w:t>出，</w:t>
      </w:r>
      <w:r w:rsidR="004B7588" w:rsidRPr="00A17240">
        <w:rPr>
          <w:rFonts w:ascii="仿宋_GB2312" w:eastAsia="仿宋_GB2312" w:hint="eastAsia"/>
          <w:sz w:val="28"/>
          <w:szCs w:val="24"/>
        </w:rPr>
        <w:t>“</w:t>
      </w:r>
      <w:r w:rsidR="00134F91" w:rsidRPr="00E8737C">
        <w:rPr>
          <w:rFonts w:ascii="仿宋_GB2312" w:eastAsia="仿宋_GB2312" w:hint="eastAsia"/>
          <w:sz w:val="28"/>
          <w:szCs w:val="24"/>
        </w:rPr>
        <w:t>开展新技术新产品新场景大规模应用示范行动，推动商业航天、低空经济等新兴产业安全健康发展</w:t>
      </w:r>
      <w:r w:rsidR="00BC74E9">
        <w:rPr>
          <w:rFonts w:ascii="仿宋_GB2312" w:eastAsia="仿宋_GB2312" w:hint="eastAsia"/>
          <w:sz w:val="28"/>
          <w:szCs w:val="24"/>
        </w:rPr>
        <w:t>”</w:t>
      </w:r>
      <w:r w:rsidR="00A17240">
        <w:rPr>
          <w:rFonts w:ascii="仿宋_GB2312" w:eastAsia="仿宋_GB2312" w:hint="eastAsia"/>
          <w:sz w:val="28"/>
          <w:szCs w:val="24"/>
        </w:rPr>
        <w:t>，</w:t>
      </w:r>
      <w:r w:rsidR="006527F2" w:rsidRPr="00380B27">
        <w:rPr>
          <w:rFonts w:ascii="仿宋_GB2312" w:eastAsia="仿宋_GB2312" w:hint="eastAsia"/>
          <w:sz w:val="28"/>
          <w:szCs w:val="24"/>
        </w:rPr>
        <w:t>明确</w:t>
      </w:r>
      <w:proofErr w:type="gramStart"/>
      <w:r w:rsidRPr="00A17240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004468">
        <w:rPr>
          <w:rFonts w:ascii="仿宋_GB2312" w:eastAsia="仿宋_GB2312" w:hint="eastAsia"/>
          <w:sz w:val="28"/>
          <w:szCs w:val="24"/>
        </w:rPr>
        <w:t>由未来产业转向战略性新兴产业，</w:t>
      </w:r>
      <w:r w:rsidR="00F631B4">
        <w:rPr>
          <w:rFonts w:ascii="仿宋_GB2312" w:eastAsia="仿宋_GB2312" w:hint="eastAsia"/>
          <w:sz w:val="28"/>
          <w:szCs w:val="24"/>
        </w:rPr>
        <w:t>同时</w:t>
      </w:r>
      <w:r w:rsidR="00DC6386" w:rsidRPr="00DC6386">
        <w:rPr>
          <w:rFonts w:ascii="仿宋_GB2312" w:eastAsia="仿宋_GB2312" w:hint="eastAsia"/>
          <w:sz w:val="28"/>
          <w:szCs w:val="24"/>
        </w:rPr>
        <w:t>意味着我国</w:t>
      </w:r>
      <w:proofErr w:type="gramStart"/>
      <w:r w:rsidR="00DC6386" w:rsidRPr="00DC6386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DC6386" w:rsidRPr="00DC6386">
        <w:rPr>
          <w:rFonts w:ascii="仿宋_GB2312" w:eastAsia="仿宋_GB2312" w:hint="eastAsia"/>
          <w:sz w:val="28"/>
          <w:szCs w:val="24"/>
        </w:rPr>
        <w:lastRenderedPageBreak/>
        <w:t>产业正式步入发展加速度与安全冗余度</w:t>
      </w:r>
      <w:r w:rsidR="00B62CAA">
        <w:rPr>
          <w:rFonts w:ascii="仿宋_GB2312" w:eastAsia="仿宋_GB2312" w:hint="eastAsia"/>
          <w:sz w:val="28"/>
          <w:szCs w:val="24"/>
        </w:rPr>
        <w:t>并行</w:t>
      </w:r>
      <w:r w:rsidR="00DC6386" w:rsidRPr="00DC6386">
        <w:rPr>
          <w:rFonts w:ascii="仿宋_GB2312" w:eastAsia="仿宋_GB2312" w:hint="eastAsia"/>
          <w:sz w:val="28"/>
          <w:szCs w:val="24"/>
        </w:rPr>
        <w:t>的新阶段。</w:t>
      </w:r>
      <w:r w:rsidR="00C37652">
        <w:rPr>
          <w:rFonts w:ascii="仿宋_GB2312" w:eastAsia="仿宋_GB2312" w:hint="eastAsia"/>
          <w:sz w:val="28"/>
          <w:szCs w:val="24"/>
        </w:rPr>
        <w:t>两会前</w:t>
      </w:r>
      <w:r w:rsidR="00820C3C" w:rsidRPr="00820C3C">
        <w:rPr>
          <w:rFonts w:ascii="仿宋_GB2312" w:eastAsia="仿宋_GB2312" w:hint="eastAsia"/>
          <w:sz w:val="28"/>
          <w:szCs w:val="24"/>
        </w:rPr>
        <w:t>提交全国人大常委会审议</w:t>
      </w:r>
      <w:r w:rsidR="00820C3C">
        <w:rPr>
          <w:rFonts w:ascii="仿宋_GB2312" w:eastAsia="仿宋_GB2312" w:hint="eastAsia"/>
          <w:sz w:val="28"/>
          <w:szCs w:val="24"/>
        </w:rPr>
        <w:t>的</w:t>
      </w:r>
      <w:bookmarkStart w:id="7" w:name="OLE_LINK1"/>
      <w:r w:rsidR="008C1B56" w:rsidRPr="00A17240">
        <w:rPr>
          <w:rFonts w:ascii="仿宋_GB2312" w:eastAsia="仿宋_GB2312" w:hint="eastAsia"/>
          <w:sz w:val="28"/>
          <w:szCs w:val="24"/>
        </w:rPr>
        <w:t>《民用航空法》修订</w:t>
      </w:r>
      <w:bookmarkEnd w:id="7"/>
      <w:r w:rsidR="008C1B56" w:rsidRPr="00A17240">
        <w:rPr>
          <w:rFonts w:ascii="仿宋_GB2312" w:eastAsia="仿宋_GB2312" w:hint="eastAsia"/>
          <w:sz w:val="28"/>
          <w:szCs w:val="24"/>
        </w:rPr>
        <w:t>草案</w:t>
      </w:r>
      <w:r w:rsidR="00B62CAA">
        <w:rPr>
          <w:rFonts w:ascii="仿宋_GB2312" w:eastAsia="仿宋_GB2312" w:hint="eastAsia"/>
          <w:sz w:val="28"/>
          <w:szCs w:val="24"/>
        </w:rPr>
        <w:t>中</w:t>
      </w:r>
      <w:r w:rsidR="00C37652">
        <w:rPr>
          <w:rFonts w:ascii="仿宋_GB2312" w:eastAsia="仿宋_GB2312" w:hint="eastAsia"/>
          <w:sz w:val="28"/>
          <w:szCs w:val="24"/>
        </w:rPr>
        <w:t>，</w:t>
      </w:r>
      <w:r w:rsidR="00C37652" w:rsidRPr="001272CD">
        <w:rPr>
          <w:rFonts w:ascii="仿宋_GB2312" w:eastAsia="仿宋_GB2312" w:hint="eastAsia"/>
          <w:sz w:val="28"/>
          <w:szCs w:val="24"/>
        </w:rPr>
        <w:t>首次将</w:t>
      </w:r>
      <w:proofErr w:type="gramStart"/>
      <w:r w:rsidR="00C37652" w:rsidRPr="001272CD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C37652" w:rsidRPr="001272CD">
        <w:rPr>
          <w:rFonts w:ascii="仿宋_GB2312" w:eastAsia="仿宋_GB2312" w:hint="eastAsia"/>
          <w:sz w:val="28"/>
          <w:szCs w:val="24"/>
        </w:rPr>
        <w:t>发展写入法律体系</w:t>
      </w:r>
      <w:r w:rsidR="00C37652">
        <w:rPr>
          <w:rFonts w:ascii="仿宋_GB2312" w:eastAsia="仿宋_GB2312" w:hint="eastAsia"/>
          <w:sz w:val="28"/>
          <w:szCs w:val="24"/>
        </w:rPr>
        <w:t>，</w:t>
      </w:r>
      <w:r w:rsidR="008C1B56" w:rsidRPr="00A17240">
        <w:rPr>
          <w:rFonts w:ascii="仿宋_GB2312" w:eastAsia="仿宋_GB2312" w:hint="eastAsia"/>
          <w:sz w:val="28"/>
          <w:szCs w:val="24"/>
        </w:rPr>
        <w:t>提出</w:t>
      </w:r>
      <w:r w:rsidR="00BC74E9">
        <w:rPr>
          <w:rFonts w:ascii="仿宋_GB2312" w:eastAsia="仿宋_GB2312" w:hint="eastAsia"/>
          <w:sz w:val="28"/>
          <w:szCs w:val="24"/>
        </w:rPr>
        <w:t>“</w:t>
      </w:r>
      <w:r w:rsidR="008C1B56" w:rsidRPr="00A17240">
        <w:rPr>
          <w:rFonts w:ascii="仿宋_GB2312" w:eastAsia="仿宋_GB2312" w:hint="eastAsia"/>
          <w:sz w:val="28"/>
          <w:szCs w:val="24"/>
        </w:rPr>
        <w:t>空域划分需</w:t>
      </w:r>
      <w:r w:rsidR="008B5170" w:rsidRPr="008B5170">
        <w:rPr>
          <w:rFonts w:ascii="仿宋_GB2312" w:eastAsia="仿宋_GB2312" w:hint="eastAsia"/>
          <w:sz w:val="28"/>
          <w:szCs w:val="24"/>
        </w:rPr>
        <w:t>兼顾民用航空和国防安全、低空经济发展需要以及公众利益</w:t>
      </w:r>
      <w:r w:rsidR="00BC74E9">
        <w:rPr>
          <w:rFonts w:ascii="仿宋_GB2312" w:eastAsia="仿宋_GB2312" w:hint="eastAsia"/>
          <w:sz w:val="28"/>
          <w:szCs w:val="24"/>
        </w:rPr>
        <w:t>”</w:t>
      </w:r>
      <w:r w:rsidR="008C1B56" w:rsidRPr="00A17240">
        <w:rPr>
          <w:rFonts w:ascii="仿宋_GB2312" w:eastAsia="仿宋_GB2312" w:hint="eastAsia"/>
          <w:sz w:val="28"/>
          <w:szCs w:val="24"/>
        </w:rPr>
        <w:t>，</w:t>
      </w:r>
      <w:r w:rsidR="007F0C19">
        <w:rPr>
          <w:rFonts w:ascii="仿宋_GB2312" w:eastAsia="仿宋_GB2312" w:hint="eastAsia"/>
          <w:sz w:val="28"/>
          <w:szCs w:val="24"/>
        </w:rPr>
        <w:t>保障</w:t>
      </w:r>
      <w:proofErr w:type="gramStart"/>
      <w:r w:rsidR="007F0C19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7F0C19">
        <w:rPr>
          <w:rFonts w:ascii="仿宋_GB2312" w:eastAsia="仿宋_GB2312" w:hint="eastAsia"/>
          <w:sz w:val="28"/>
          <w:szCs w:val="24"/>
        </w:rPr>
        <w:t>安全发展</w:t>
      </w:r>
      <w:r w:rsidR="007578E3" w:rsidRPr="00A17240">
        <w:rPr>
          <w:rFonts w:ascii="仿宋_GB2312" w:eastAsia="仿宋_GB2312" w:hint="eastAsia"/>
          <w:sz w:val="28"/>
          <w:szCs w:val="24"/>
        </w:rPr>
        <w:t>。</w:t>
      </w:r>
      <w:r w:rsidR="005F7E0E" w:rsidRPr="00BD6C89">
        <w:rPr>
          <w:rFonts w:ascii="仿宋_GB2312" w:eastAsia="仿宋_GB2312" w:hint="eastAsia"/>
          <w:sz w:val="28"/>
          <w:szCs w:val="24"/>
        </w:rPr>
        <w:t>预计2025年</w:t>
      </w:r>
      <w:r w:rsidR="005F7E0E">
        <w:rPr>
          <w:rFonts w:ascii="仿宋_GB2312" w:eastAsia="仿宋_GB2312" w:hint="eastAsia"/>
          <w:sz w:val="28"/>
          <w:szCs w:val="24"/>
        </w:rPr>
        <w:t>，</w:t>
      </w:r>
      <w:r w:rsidR="005F7E0E" w:rsidRPr="00BD6C89">
        <w:rPr>
          <w:rFonts w:ascii="仿宋_GB2312" w:eastAsia="仿宋_GB2312" w:hint="eastAsia"/>
          <w:sz w:val="28"/>
          <w:szCs w:val="24"/>
        </w:rPr>
        <w:t>各地将持续完善相关政策和</w:t>
      </w:r>
      <w:r w:rsidR="00623677">
        <w:rPr>
          <w:rFonts w:ascii="仿宋_GB2312" w:eastAsia="仿宋_GB2312" w:hint="eastAsia"/>
          <w:sz w:val="28"/>
          <w:szCs w:val="24"/>
        </w:rPr>
        <w:t>法规</w:t>
      </w:r>
      <w:r w:rsidR="005F7E0E" w:rsidRPr="00BD6C89">
        <w:rPr>
          <w:rFonts w:ascii="仿宋_GB2312" w:eastAsia="仿宋_GB2312" w:hint="eastAsia"/>
          <w:sz w:val="28"/>
          <w:szCs w:val="24"/>
        </w:rPr>
        <w:t>，为</w:t>
      </w:r>
      <w:proofErr w:type="gramStart"/>
      <w:r w:rsidR="005F7E0E" w:rsidRPr="00BD6C89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5F7E0E" w:rsidRPr="00BD6C89">
        <w:rPr>
          <w:rFonts w:ascii="仿宋_GB2312" w:eastAsia="仿宋_GB2312" w:hint="eastAsia"/>
          <w:sz w:val="28"/>
          <w:szCs w:val="24"/>
        </w:rPr>
        <w:t>产业良性可持续发展保驾护航</w:t>
      </w:r>
      <w:r w:rsidR="005F7E0E" w:rsidRPr="007168E9">
        <w:rPr>
          <w:rFonts w:ascii="仿宋_GB2312" w:eastAsia="仿宋_GB2312" w:hint="eastAsia"/>
          <w:sz w:val="28"/>
          <w:szCs w:val="24"/>
        </w:rPr>
        <w:t>。</w:t>
      </w:r>
    </w:p>
    <w:p w14:paraId="7F83E809" w14:textId="52F370CA" w:rsidR="007E222E" w:rsidRPr="00A17240" w:rsidRDefault="007E222E" w:rsidP="007E222E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A17240">
        <w:rPr>
          <w:rFonts w:ascii="仿宋_GB2312" w:eastAsia="仿宋_GB2312" w:hint="eastAsia"/>
          <w:b/>
          <w:sz w:val="28"/>
          <w:szCs w:val="24"/>
        </w:rPr>
        <w:t>二、</w:t>
      </w:r>
      <w:r w:rsidR="00993CA6">
        <w:rPr>
          <w:rFonts w:ascii="仿宋_GB2312" w:eastAsia="仿宋_GB2312" w:hint="eastAsia"/>
          <w:b/>
          <w:sz w:val="28"/>
          <w:szCs w:val="24"/>
        </w:rPr>
        <w:t>地方</w:t>
      </w:r>
      <w:r w:rsidR="00121D69">
        <w:rPr>
          <w:rFonts w:ascii="仿宋_GB2312" w:eastAsia="仿宋_GB2312" w:hint="eastAsia"/>
          <w:b/>
          <w:sz w:val="28"/>
          <w:szCs w:val="24"/>
        </w:rPr>
        <w:t>因地制宜</w:t>
      </w:r>
      <w:r w:rsidR="00664646">
        <w:rPr>
          <w:rFonts w:ascii="仿宋_GB2312" w:eastAsia="仿宋_GB2312" w:hint="eastAsia"/>
          <w:b/>
          <w:sz w:val="28"/>
          <w:szCs w:val="24"/>
        </w:rPr>
        <w:t>打造自身特色</w:t>
      </w:r>
      <w:r w:rsidR="00075D06">
        <w:rPr>
          <w:rFonts w:ascii="仿宋_GB2312" w:eastAsia="仿宋_GB2312" w:hint="eastAsia"/>
          <w:b/>
          <w:sz w:val="28"/>
          <w:szCs w:val="24"/>
        </w:rPr>
        <w:t>，</w:t>
      </w:r>
      <w:r w:rsidR="00993CA6">
        <w:rPr>
          <w:rFonts w:ascii="仿宋_GB2312" w:eastAsia="仿宋_GB2312" w:hint="eastAsia"/>
          <w:b/>
          <w:sz w:val="28"/>
          <w:szCs w:val="24"/>
        </w:rPr>
        <w:t>产业协同发展</w:t>
      </w:r>
      <w:r w:rsidR="00664646">
        <w:rPr>
          <w:rFonts w:ascii="仿宋_GB2312" w:eastAsia="仿宋_GB2312" w:hint="eastAsia"/>
          <w:b/>
          <w:sz w:val="28"/>
          <w:szCs w:val="24"/>
        </w:rPr>
        <w:t>推动优势互补</w:t>
      </w:r>
    </w:p>
    <w:p w14:paraId="3D5CDC9F" w14:textId="7B977673" w:rsidR="00536380" w:rsidRPr="00A17240" w:rsidRDefault="007E222E" w:rsidP="00A17240">
      <w:pPr>
        <w:ind w:firstLineChars="200" w:firstLine="562"/>
        <w:rPr>
          <w:rFonts w:ascii="仿宋_GB2312" w:eastAsia="仿宋_GB2312" w:hint="eastAsia"/>
          <w:sz w:val="28"/>
          <w:szCs w:val="24"/>
        </w:rPr>
      </w:pPr>
      <w:r w:rsidRPr="00A17240">
        <w:rPr>
          <w:rFonts w:ascii="仿宋_GB2312" w:eastAsia="仿宋_GB2312"/>
          <w:b/>
          <w:sz w:val="28"/>
          <w:szCs w:val="24"/>
        </w:rPr>
        <w:t>2024年地方自主</w:t>
      </w:r>
      <w:r w:rsidR="00D61B97">
        <w:rPr>
          <w:rFonts w:ascii="仿宋_GB2312" w:eastAsia="仿宋_GB2312" w:hint="eastAsia"/>
          <w:b/>
          <w:sz w:val="28"/>
          <w:szCs w:val="24"/>
        </w:rPr>
        <w:t>开展低空布局，</w:t>
      </w:r>
      <w:r w:rsidRPr="00A17240">
        <w:rPr>
          <w:rFonts w:ascii="仿宋_GB2312" w:eastAsia="仿宋_GB2312"/>
          <w:b/>
          <w:sz w:val="28"/>
          <w:szCs w:val="24"/>
        </w:rPr>
        <w:t>探索</w:t>
      </w:r>
      <w:proofErr w:type="gramStart"/>
      <w:r w:rsidR="00265AA9">
        <w:rPr>
          <w:rFonts w:ascii="仿宋_GB2312" w:eastAsia="仿宋_GB2312" w:hint="eastAsia"/>
          <w:b/>
          <w:sz w:val="28"/>
          <w:szCs w:val="24"/>
        </w:rPr>
        <w:t>低空经济</w:t>
      </w:r>
      <w:proofErr w:type="gramEnd"/>
      <w:r w:rsidR="00265AA9">
        <w:rPr>
          <w:rFonts w:ascii="仿宋_GB2312" w:eastAsia="仿宋_GB2312" w:hint="eastAsia"/>
          <w:b/>
          <w:sz w:val="28"/>
          <w:szCs w:val="24"/>
        </w:rPr>
        <w:t>发展</w:t>
      </w:r>
      <w:r w:rsidR="00D61B97">
        <w:rPr>
          <w:rFonts w:ascii="仿宋_GB2312" w:eastAsia="仿宋_GB2312" w:hint="eastAsia"/>
          <w:b/>
          <w:sz w:val="28"/>
          <w:szCs w:val="24"/>
        </w:rPr>
        <w:t>方向</w:t>
      </w:r>
      <w:r w:rsidR="00265AA9">
        <w:rPr>
          <w:rFonts w:ascii="仿宋_GB2312" w:eastAsia="仿宋_GB2312" w:hint="eastAsia"/>
          <w:b/>
          <w:sz w:val="28"/>
          <w:szCs w:val="24"/>
        </w:rPr>
        <w:t>。</w:t>
      </w:r>
      <w:ins w:id="8" w:author="Qin" w:date="2025-03-12T17:34:00Z" w16du:dateUtc="2025-03-12T09:34:00Z">
        <w:r w:rsidR="00BA6654" w:rsidRPr="00BA6654">
          <w:rPr>
            <w:rFonts w:ascii="仿宋_GB2312" w:eastAsia="仿宋_GB2312" w:hint="eastAsia"/>
            <w:bCs/>
            <w:sz w:val="28"/>
            <w:szCs w:val="24"/>
            <w:rPrChange w:id="9" w:author="Qin" w:date="2025-03-12T17:34:00Z" w16du:dateUtc="2025-03-12T09:34:00Z">
              <w:rPr>
                <w:rFonts w:ascii="仿宋_GB2312" w:eastAsia="仿宋_GB2312" w:hint="eastAsia"/>
                <w:b/>
                <w:sz w:val="28"/>
                <w:szCs w:val="24"/>
              </w:rPr>
            </w:rPrChange>
          </w:rPr>
          <w:t>各地方积极响应两会号召，</w:t>
        </w:r>
      </w:ins>
      <w:ins w:id="10" w:author="Qin" w:date="2025-03-12T17:34:00Z">
        <w:r w:rsidR="00BA6654" w:rsidRPr="00BA6654">
          <w:rPr>
            <w:rFonts w:ascii="仿宋_GB2312" w:eastAsia="仿宋_GB2312" w:hint="eastAsia"/>
            <w:bCs/>
            <w:sz w:val="28"/>
            <w:szCs w:val="24"/>
          </w:rPr>
          <w:t>鼓励</w:t>
        </w:r>
        <w:proofErr w:type="gramStart"/>
        <w:r w:rsidR="00BA6654" w:rsidRPr="00BA6654">
          <w:rPr>
            <w:rFonts w:ascii="仿宋_GB2312" w:eastAsia="仿宋_GB2312" w:hint="eastAsia"/>
            <w:bCs/>
            <w:sz w:val="28"/>
            <w:szCs w:val="24"/>
          </w:rPr>
          <w:t>低空经济</w:t>
        </w:r>
        <w:proofErr w:type="gramEnd"/>
        <w:r w:rsidR="00BA6654" w:rsidRPr="00BA6654">
          <w:rPr>
            <w:rFonts w:ascii="仿宋_GB2312" w:eastAsia="仿宋_GB2312" w:hint="eastAsia"/>
            <w:bCs/>
            <w:sz w:val="28"/>
            <w:szCs w:val="24"/>
          </w:rPr>
          <w:t>技术创新及商业应用</w:t>
        </w:r>
      </w:ins>
      <w:ins w:id="11" w:author="Qin" w:date="2025-03-12T17:34:00Z" w16du:dateUtc="2025-03-12T09:34:00Z">
        <w:r w:rsidR="00BA6654">
          <w:rPr>
            <w:rFonts w:ascii="仿宋_GB2312" w:eastAsia="仿宋_GB2312" w:hint="eastAsia"/>
            <w:bCs/>
            <w:sz w:val="28"/>
            <w:szCs w:val="24"/>
          </w:rPr>
          <w:t>。</w:t>
        </w:r>
      </w:ins>
      <w:ins w:id="12" w:author="Qin" w:date="2025-03-12T17:33:00Z" w16du:dateUtc="2025-03-12T09:33:00Z">
        <w:r w:rsidR="004E744D" w:rsidRPr="00BA6654">
          <w:rPr>
            <w:rFonts w:ascii="仿宋_GB2312" w:eastAsia="仿宋_GB2312" w:hint="eastAsia"/>
            <w:bCs/>
            <w:sz w:val="28"/>
            <w:szCs w:val="24"/>
            <w:rPrChange w:id="13" w:author="Qin" w:date="2025-03-12T17:34:00Z" w16du:dateUtc="2025-03-12T09:34:00Z">
              <w:rPr>
                <w:rFonts w:ascii="仿宋_GB2312" w:eastAsia="仿宋_GB2312" w:hint="eastAsia"/>
                <w:b/>
                <w:sz w:val="28"/>
                <w:szCs w:val="24"/>
              </w:rPr>
            </w:rPrChange>
          </w:rPr>
          <w:t>截至</w:t>
        </w:r>
      </w:ins>
      <w:r w:rsidR="000E1D41" w:rsidRPr="00A17240">
        <w:rPr>
          <w:rFonts w:ascii="仿宋_GB2312" w:eastAsia="仿宋_GB2312"/>
          <w:sz w:val="28"/>
          <w:szCs w:val="24"/>
        </w:rPr>
        <w:t>2024年</w:t>
      </w:r>
      <w:ins w:id="14" w:author="Qin" w:date="2025-03-12T17:33:00Z" w16du:dateUtc="2025-03-12T09:33:00Z">
        <w:r w:rsidR="004E744D">
          <w:rPr>
            <w:rFonts w:ascii="仿宋_GB2312" w:eastAsia="仿宋_GB2312" w:hint="eastAsia"/>
            <w:sz w:val="28"/>
            <w:szCs w:val="24"/>
          </w:rPr>
          <w:t>10月，</w:t>
        </w:r>
      </w:ins>
      <w:r w:rsidRPr="00A17240">
        <w:rPr>
          <w:rFonts w:ascii="仿宋_GB2312" w:eastAsia="仿宋_GB2312" w:hint="eastAsia"/>
          <w:sz w:val="28"/>
          <w:szCs w:val="24"/>
        </w:rPr>
        <w:t>全国</w:t>
      </w:r>
      <w:ins w:id="15" w:author="Qin" w:date="2025-03-12T17:33:00Z" w16du:dateUtc="2025-03-12T09:33:00Z">
        <w:r w:rsidR="004E744D">
          <w:rPr>
            <w:rFonts w:ascii="仿宋_GB2312" w:eastAsia="仿宋_GB2312" w:hint="eastAsia"/>
            <w:sz w:val="28"/>
            <w:szCs w:val="24"/>
          </w:rPr>
          <w:t>27</w:t>
        </w:r>
      </w:ins>
      <w:del w:id="16" w:author="Qin" w:date="2025-03-12T17:33:00Z" w16du:dateUtc="2025-03-12T09:33:00Z">
        <w:r w:rsidRPr="00A17240" w:rsidDel="004E744D">
          <w:rPr>
            <w:rFonts w:ascii="仿宋_GB2312" w:eastAsia="仿宋_GB2312"/>
            <w:sz w:val="28"/>
            <w:szCs w:val="24"/>
          </w:rPr>
          <w:delText>31</w:delText>
        </w:r>
      </w:del>
      <w:proofErr w:type="gramStart"/>
      <w:r w:rsidRPr="00A17240">
        <w:rPr>
          <w:rFonts w:ascii="仿宋_GB2312" w:eastAsia="仿宋_GB2312"/>
          <w:sz w:val="28"/>
          <w:szCs w:val="24"/>
        </w:rPr>
        <w:t>个</w:t>
      </w:r>
      <w:proofErr w:type="gramEnd"/>
      <w:r w:rsidRPr="00A17240">
        <w:rPr>
          <w:rFonts w:ascii="仿宋_GB2312" w:eastAsia="仿宋_GB2312"/>
          <w:sz w:val="28"/>
          <w:szCs w:val="24"/>
        </w:rPr>
        <w:t>省（自治区、直辖市）</w:t>
      </w:r>
      <w:ins w:id="17" w:author="Qin" w:date="2025-03-12T17:33:00Z" w16du:dateUtc="2025-03-12T09:33:00Z">
        <w:r w:rsidR="004E744D">
          <w:rPr>
            <w:rFonts w:ascii="仿宋_GB2312" w:eastAsia="仿宋_GB2312" w:hint="eastAsia"/>
            <w:sz w:val="28"/>
            <w:szCs w:val="24"/>
          </w:rPr>
          <w:t>在</w:t>
        </w:r>
      </w:ins>
      <w:del w:id="18" w:author="Qin" w:date="2025-03-12T17:33:00Z" w16du:dateUtc="2025-03-12T09:33:00Z">
        <w:r w:rsidRPr="00A17240" w:rsidDel="004E744D">
          <w:rPr>
            <w:rFonts w:ascii="仿宋_GB2312" w:eastAsia="仿宋_GB2312"/>
            <w:sz w:val="28"/>
            <w:szCs w:val="24"/>
          </w:rPr>
          <w:delText>均</w:delText>
        </w:r>
      </w:del>
      <w:ins w:id="19" w:author="Qin" w:date="2025-03-12T17:33:00Z">
        <w:r w:rsidR="004E744D" w:rsidRPr="004E744D">
          <w:rPr>
            <w:rFonts w:ascii="仿宋_GB2312" w:eastAsia="仿宋_GB2312" w:hint="eastAsia"/>
            <w:sz w:val="28"/>
            <w:szCs w:val="24"/>
          </w:rPr>
          <w:t>各地政府工作报告中提及</w:t>
        </w:r>
        <w:proofErr w:type="gramStart"/>
        <w:r w:rsidR="004E744D" w:rsidRPr="004E744D">
          <w:rPr>
            <w:rFonts w:ascii="仿宋_GB2312" w:eastAsia="仿宋_GB2312" w:hint="eastAsia"/>
            <w:sz w:val="28"/>
            <w:szCs w:val="24"/>
          </w:rPr>
          <w:t>低空经济</w:t>
        </w:r>
      </w:ins>
      <w:proofErr w:type="gramEnd"/>
      <w:del w:id="20" w:author="Qin" w:date="2025-03-12T17:33:00Z" w16du:dateUtc="2025-03-12T09:33:00Z">
        <w:r w:rsidRPr="00A17240" w:rsidDel="004E744D">
          <w:rPr>
            <w:rFonts w:ascii="仿宋_GB2312" w:eastAsia="仿宋_GB2312"/>
            <w:sz w:val="28"/>
            <w:szCs w:val="24"/>
          </w:rPr>
          <w:delText>将低空经济列为重点方向</w:delText>
        </w:r>
      </w:del>
      <w:r w:rsidRPr="00A17240">
        <w:rPr>
          <w:rFonts w:ascii="仿宋_GB2312" w:eastAsia="仿宋_GB2312"/>
          <w:sz w:val="28"/>
          <w:szCs w:val="24"/>
        </w:rPr>
        <w:t>，</w:t>
      </w:r>
      <w:del w:id="21" w:author="Qin" w:date="2025-03-12T17:33:00Z" w16du:dateUtc="2025-03-12T09:33:00Z">
        <w:r w:rsidRPr="00A17240" w:rsidDel="004E744D">
          <w:rPr>
            <w:rFonts w:ascii="仿宋_GB2312" w:eastAsia="仿宋_GB2312"/>
            <w:sz w:val="28"/>
            <w:szCs w:val="24"/>
          </w:rPr>
          <w:delText>但缺乏国家级统筹。</w:delText>
        </w:r>
      </w:del>
      <w:r w:rsidRPr="00A17240">
        <w:rPr>
          <w:rFonts w:ascii="仿宋_GB2312" w:eastAsia="仿宋_GB2312"/>
          <w:sz w:val="28"/>
          <w:szCs w:val="24"/>
        </w:rPr>
        <w:t>广东、上海等地率先探索</w:t>
      </w:r>
      <w:del w:id="22" w:author="Qin" w:date="2025-03-12T17:35:00Z" w16du:dateUtc="2025-03-12T09:35:00Z">
        <w:r w:rsidRPr="00A17240" w:rsidDel="000E0613">
          <w:rPr>
            <w:rFonts w:ascii="仿宋_GB2312" w:eastAsia="仿宋_GB2312"/>
            <w:sz w:val="28"/>
            <w:szCs w:val="24"/>
          </w:rPr>
          <w:delText>特色路径</w:delText>
        </w:r>
      </w:del>
      <w:r w:rsidRPr="00A17240">
        <w:rPr>
          <w:rFonts w:ascii="仿宋_GB2312" w:eastAsia="仿宋_GB2312"/>
          <w:sz w:val="28"/>
          <w:szCs w:val="24"/>
        </w:rPr>
        <w:t>，例如广东试行低空空域分类管理，上海聚焦载人电动飞行器研发</w:t>
      </w:r>
      <w:r w:rsidR="00893EF1" w:rsidRPr="00A17240">
        <w:rPr>
          <w:rFonts w:ascii="仿宋_GB2312" w:eastAsia="仿宋_GB2312" w:hint="eastAsia"/>
          <w:sz w:val="28"/>
          <w:szCs w:val="24"/>
        </w:rPr>
        <w:t>，</w:t>
      </w:r>
      <w:ins w:id="23" w:author="Qin" w:date="2025-03-12T17:33:00Z" w16du:dateUtc="2025-03-12T09:33:00Z">
        <w:r w:rsidR="004E744D" w:rsidRPr="00A17240">
          <w:rPr>
            <w:rFonts w:ascii="仿宋_GB2312" w:eastAsia="仿宋_GB2312"/>
            <w:sz w:val="28"/>
            <w:szCs w:val="24"/>
          </w:rPr>
          <w:t>但缺乏国家级统筹</w:t>
        </w:r>
        <w:r w:rsidR="004E744D">
          <w:rPr>
            <w:rFonts w:ascii="仿宋_GB2312" w:eastAsia="仿宋_GB2312" w:hint="eastAsia"/>
            <w:sz w:val="28"/>
            <w:szCs w:val="24"/>
          </w:rPr>
          <w:t>，</w:t>
        </w:r>
      </w:ins>
      <w:r w:rsidRPr="00A17240">
        <w:rPr>
          <w:rFonts w:ascii="仿宋_GB2312" w:eastAsia="仿宋_GB2312"/>
          <w:sz w:val="28"/>
          <w:szCs w:val="24"/>
        </w:rPr>
        <w:t>产业布局呈现多点开花但协同不足的特征。</w:t>
      </w:r>
    </w:p>
    <w:p w14:paraId="4A3DE6FE" w14:textId="3186E7F2" w:rsidR="00E3398D" w:rsidRDefault="007E222E" w:rsidP="00A17240">
      <w:pPr>
        <w:ind w:firstLineChars="200" w:firstLine="562"/>
        <w:rPr>
          <w:rFonts w:ascii="仿宋_GB2312" w:eastAsia="仿宋_GB2312" w:hint="eastAsia"/>
          <w:sz w:val="28"/>
          <w:szCs w:val="24"/>
        </w:rPr>
      </w:pPr>
      <w:r w:rsidRPr="00A17240">
        <w:rPr>
          <w:rFonts w:ascii="仿宋_GB2312" w:eastAsia="仿宋_GB2312"/>
          <w:b/>
          <w:sz w:val="28"/>
          <w:szCs w:val="24"/>
        </w:rPr>
        <w:t>2025年</w:t>
      </w:r>
      <w:r w:rsidR="00993CA6">
        <w:rPr>
          <w:rFonts w:ascii="仿宋_GB2312" w:eastAsia="仿宋_GB2312" w:hint="eastAsia"/>
          <w:b/>
          <w:sz w:val="28"/>
          <w:szCs w:val="24"/>
        </w:rPr>
        <w:t>各地区因地制宜发展</w:t>
      </w:r>
      <w:r w:rsidR="00D61B97">
        <w:rPr>
          <w:rFonts w:ascii="仿宋_GB2312" w:eastAsia="仿宋_GB2312" w:hint="eastAsia"/>
          <w:b/>
          <w:sz w:val="28"/>
          <w:szCs w:val="24"/>
        </w:rPr>
        <w:t>低空经济</w:t>
      </w:r>
      <w:r w:rsidR="00993CA6">
        <w:rPr>
          <w:rFonts w:ascii="仿宋_GB2312" w:eastAsia="仿宋_GB2312" w:hint="eastAsia"/>
          <w:b/>
          <w:sz w:val="28"/>
          <w:szCs w:val="24"/>
        </w:rPr>
        <w:t>，同时推动产业</w:t>
      </w:r>
      <w:r w:rsidRPr="00A17240">
        <w:rPr>
          <w:rFonts w:ascii="仿宋_GB2312" w:eastAsia="仿宋_GB2312"/>
          <w:b/>
          <w:sz w:val="28"/>
          <w:szCs w:val="24"/>
        </w:rPr>
        <w:t>协同</w:t>
      </w:r>
      <w:r w:rsidR="00D61B97">
        <w:rPr>
          <w:rFonts w:ascii="仿宋_GB2312" w:eastAsia="仿宋_GB2312" w:hint="eastAsia"/>
          <w:b/>
          <w:sz w:val="28"/>
          <w:szCs w:val="24"/>
        </w:rPr>
        <w:t>发展</w:t>
      </w:r>
      <w:r w:rsidR="001246E3">
        <w:rPr>
          <w:rFonts w:ascii="仿宋_GB2312" w:eastAsia="仿宋_GB2312" w:hint="eastAsia"/>
          <w:b/>
          <w:sz w:val="28"/>
          <w:szCs w:val="24"/>
        </w:rPr>
        <w:t>。</w:t>
      </w:r>
      <w:r w:rsidR="00B70B24" w:rsidRPr="00A17240">
        <w:rPr>
          <w:rFonts w:ascii="仿宋_GB2312" w:eastAsia="仿宋_GB2312"/>
          <w:sz w:val="28"/>
          <w:szCs w:val="24"/>
        </w:rPr>
        <w:t>2025年</w:t>
      </w:r>
      <w:r w:rsidR="00645469" w:rsidRPr="00A17240">
        <w:rPr>
          <w:rFonts w:ascii="仿宋_GB2312" w:eastAsia="仿宋_GB2312" w:hint="eastAsia"/>
          <w:sz w:val="28"/>
          <w:szCs w:val="24"/>
        </w:rPr>
        <w:t>，政府工作报告提出</w:t>
      </w:r>
      <w:r w:rsidR="00401475">
        <w:rPr>
          <w:rFonts w:ascii="仿宋_GB2312" w:eastAsia="仿宋_GB2312" w:hint="eastAsia"/>
          <w:sz w:val="28"/>
          <w:szCs w:val="24"/>
        </w:rPr>
        <w:t>“</w:t>
      </w:r>
      <w:r w:rsidR="00401475" w:rsidRPr="00401475">
        <w:rPr>
          <w:rFonts w:ascii="仿宋_GB2312" w:eastAsia="仿宋_GB2312" w:hint="eastAsia"/>
          <w:sz w:val="28"/>
          <w:szCs w:val="24"/>
        </w:rPr>
        <w:t>因地制宜发展新质生产力，加快建设现代化产业体系</w:t>
      </w:r>
      <w:r w:rsidR="00401475">
        <w:rPr>
          <w:rFonts w:ascii="仿宋_GB2312" w:eastAsia="仿宋_GB2312" w:hint="eastAsia"/>
          <w:sz w:val="28"/>
          <w:szCs w:val="24"/>
        </w:rPr>
        <w:t>”，推动各地区</w:t>
      </w:r>
      <w:proofErr w:type="gramStart"/>
      <w:r w:rsidR="00401475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401475">
        <w:rPr>
          <w:rFonts w:ascii="仿宋_GB2312" w:eastAsia="仿宋_GB2312" w:hint="eastAsia"/>
          <w:sz w:val="28"/>
          <w:szCs w:val="24"/>
        </w:rPr>
        <w:t>打造差异化发展模式，</w:t>
      </w:r>
      <w:r w:rsidR="00EB30A3">
        <w:rPr>
          <w:rFonts w:ascii="仿宋_GB2312" w:eastAsia="仿宋_GB2312" w:hint="eastAsia"/>
          <w:sz w:val="28"/>
          <w:szCs w:val="24"/>
        </w:rPr>
        <w:t>发挥区域禀赋优势，形成自身竞争优势与特色。</w:t>
      </w:r>
      <w:r w:rsidR="00E3062C">
        <w:rPr>
          <w:rFonts w:ascii="仿宋_GB2312" w:eastAsia="仿宋_GB2312" w:hint="eastAsia"/>
          <w:sz w:val="28"/>
          <w:szCs w:val="24"/>
        </w:rPr>
        <w:t>此外，政府工作报告提出</w:t>
      </w:r>
      <w:r w:rsidR="00312A71">
        <w:rPr>
          <w:rFonts w:ascii="仿宋_GB2312" w:eastAsia="仿宋_GB2312" w:hint="eastAsia"/>
          <w:sz w:val="28"/>
          <w:szCs w:val="24"/>
        </w:rPr>
        <w:t>“</w:t>
      </w:r>
      <w:r w:rsidR="00645469" w:rsidRPr="00A17240">
        <w:rPr>
          <w:rFonts w:ascii="仿宋_GB2312" w:eastAsia="仿宋_GB2312" w:hint="eastAsia"/>
          <w:sz w:val="28"/>
          <w:szCs w:val="24"/>
        </w:rPr>
        <w:t>深入推进战略性新兴产业融合集群发展</w:t>
      </w:r>
      <w:r w:rsidR="00BC74E9">
        <w:rPr>
          <w:rFonts w:ascii="仿宋_GB2312" w:eastAsia="仿宋_GB2312" w:hint="eastAsia"/>
          <w:sz w:val="28"/>
          <w:szCs w:val="24"/>
        </w:rPr>
        <w:t>”</w:t>
      </w:r>
      <w:r w:rsidR="00E3062C">
        <w:rPr>
          <w:rFonts w:ascii="仿宋_GB2312" w:eastAsia="仿宋_GB2312" w:hint="eastAsia"/>
          <w:sz w:val="28"/>
          <w:szCs w:val="24"/>
        </w:rPr>
        <w:t>。意味着</w:t>
      </w:r>
      <w:r w:rsidR="00A62830">
        <w:rPr>
          <w:rFonts w:ascii="仿宋_GB2312" w:eastAsia="仿宋_GB2312" w:hint="eastAsia"/>
          <w:sz w:val="28"/>
          <w:szCs w:val="24"/>
        </w:rPr>
        <w:t>新的一年，</w:t>
      </w:r>
      <w:proofErr w:type="gramStart"/>
      <w:r w:rsidR="00A62830">
        <w:rPr>
          <w:rFonts w:ascii="仿宋_GB2312" w:eastAsia="仿宋_GB2312" w:hint="eastAsia"/>
          <w:sz w:val="28"/>
          <w:szCs w:val="24"/>
        </w:rPr>
        <w:t>低空经济</w:t>
      </w:r>
      <w:proofErr w:type="gramEnd"/>
      <w:r w:rsidR="00865A39">
        <w:rPr>
          <w:rFonts w:ascii="仿宋_GB2312" w:eastAsia="仿宋_GB2312" w:hint="eastAsia"/>
          <w:sz w:val="28"/>
          <w:szCs w:val="24"/>
        </w:rPr>
        <w:t>产业</w:t>
      </w:r>
      <w:r w:rsidR="00A62830">
        <w:rPr>
          <w:rFonts w:ascii="仿宋_GB2312" w:eastAsia="仿宋_GB2312" w:hint="eastAsia"/>
          <w:sz w:val="28"/>
          <w:szCs w:val="24"/>
        </w:rPr>
        <w:t>的集群发展将成为发展的核心，</w:t>
      </w:r>
      <w:r w:rsidR="00E3062C">
        <w:rPr>
          <w:rFonts w:ascii="仿宋_GB2312" w:eastAsia="仿宋_GB2312" w:hint="eastAsia"/>
          <w:sz w:val="28"/>
          <w:szCs w:val="24"/>
        </w:rPr>
        <w:t>有效</w:t>
      </w:r>
      <w:r w:rsidR="004577ED">
        <w:rPr>
          <w:rFonts w:ascii="仿宋_GB2312" w:eastAsia="仿宋_GB2312" w:hint="eastAsia"/>
          <w:sz w:val="28"/>
          <w:szCs w:val="24"/>
        </w:rPr>
        <w:t>推动</w:t>
      </w:r>
      <w:r w:rsidR="003D523A">
        <w:rPr>
          <w:rFonts w:ascii="仿宋_GB2312" w:eastAsia="仿宋_GB2312" w:hint="eastAsia"/>
          <w:sz w:val="28"/>
          <w:szCs w:val="24"/>
        </w:rPr>
        <w:t>区域间协同</w:t>
      </w:r>
      <w:r w:rsidR="004577ED">
        <w:rPr>
          <w:rFonts w:ascii="仿宋_GB2312" w:eastAsia="仿宋_GB2312" w:hint="eastAsia"/>
          <w:sz w:val="28"/>
          <w:szCs w:val="24"/>
        </w:rPr>
        <w:t>落实集群发展工程</w:t>
      </w:r>
      <w:r w:rsidR="00903016">
        <w:rPr>
          <w:rFonts w:ascii="仿宋_GB2312" w:eastAsia="仿宋_GB2312" w:hint="eastAsia"/>
          <w:sz w:val="28"/>
          <w:szCs w:val="24"/>
        </w:rPr>
        <w:t>，促进产业</w:t>
      </w:r>
      <w:r w:rsidR="00903016" w:rsidRPr="00903016">
        <w:rPr>
          <w:rFonts w:ascii="仿宋_GB2312" w:eastAsia="仿宋_GB2312" w:hint="eastAsia"/>
          <w:sz w:val="28"/>
          <w:szCs w:val="24"/>
        </w:rPr>
        <w:t>上下游协同发展</w:t>
      </w:r>
      <w:r w:rsidR="00903016">
        <w:rPr>
          <w:rFonts w:ascii="仿宋_GB2312" w:eastAsia="仿宋_GB2312" w:hint="eastAsia"/>
          <w:sz w:val="28"/>
          <w:szCs w:val="24"/>
        </w:rPr>
        <w:t>、</w:t>
      </w:r>
      <w:r w:rsidR="00903016" w:rsidRPr="00903016">
        <w:rPr>
          <w:rFonts w:ascii="仿宋_GB2312" w:eastAsia="仿宋_GB2312" w:hint="eastAsia"/>
          <w:sz w:val="28"/>
          <w:szCs w:val="24"/>
        </w:rPr>
        <w:t>优势互补</w:t>
      </w:r>
      <w:r w:rsidR="00903016">
        <w:rPr>
          <w:rFonts w:ascii="仿宋_GB2312" w:eastAsia="仿宋_GB2312" w:hint="eastAsia"/>
          <w:sz w:val="28"/>
          <w:szCs w:val="24"/>
        </w:rPr>
        <w:t>。</w:t>
      </w:r>
    </w:p>
    <w:p w14:paraId="2074DC13" w14:textId="0063F586" w:rsidR="007E222E" w:rsidRPr="00A17240" w:rsidRDefault="007E222E" w:rsidP="00A17240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A17240">
        <w:rPr>
          <w:rFonts w:ascii="仿宋_GB2312" w:eastAsia="仿宋_GB2312" w:hint="eastAsia"/>
          <w:b/>
          <w:sz w:val="28"/>
          <w:szCs w:val="24"/>
        </w:rPr>
        <w:t>三、</w:t>
      </w:r>
      <w:r w:rsidR="00623677">
        <w:rPr>
          <w:rFonts w:ascii="仿宋_GB2312" w:eastAsia="仿宋_GB2312" w:hint="eastAsia"/>
          <w:b/>
          <w:sz w:val="28"/>
          <w:szCs w:val="24"/>
        </w:rPr>
        <w:t>技术融合进一步深化</w:t>
      </w:r>
      <w:r w:rsidR="00D24D67">
        <w:rPr>
          <w:rFonts w:ascii="仿宋_GB2312" w:eastAsia="仿宋_GB2312" w:hint="eastAsia"/>
          <w:b/>
          <w:sz w:val="28"/>
          <w:szCs w:val="24"/>
        </w:rPr>
        <w:t>，</w:t>
      </w:r>
      <w:r w:rsidR="004C2C54">
        <w:rPr>
          <w:rFonts w:ascii="仿宋_GB2312" w:eastAsia="仿宋_GB2312" w:hint="eastAsia"/>
          <w:b/>
          <w:sz w:val="28"/>
          <w:szCs w:val="24"/>
        </w:rPr>
        <w:t>推动</w:t>
      </w:r>
      <w:r w:rsidR="00312A71">
        <w:rPr>
          <w:rFonts w:ascii="仿宋_GB2312" w:eastAsia="仿宋_GB2312" w:hint="eastAsia"/>
          <w:b/>
          <w:sz w:val="28"/>
          <w:szCs w:val="24"/>
        </w:rPr>
        <w:t>低空智能化发展</w:t>
      </w:r>
    </w:p>
    <w:p w14:paraId="3E2B8A83" w14:textId="17EF319F" w:rsidR="007E222E" w:rsidRPr="00A17240" w:rsidRDefault="00CB7060" w:rsidP="007E222E">
      <w:pPr>
        <w:ind w:firstLineChars="200" w:firstLine="562"/>
        <w:rPr>
          <w:rFonts w:ascii="仿宋_GB2312" w:eastAsia="仿宋_GB2312" w:hint="eastAsia"/>
          <w:sz w:val="28"/>
          <w:szCs w:val="24"/>
        </w:rPr>
      </w:pPr>
      <w:r>
        <w:rPr>
          <w:rFonts w:ascii="仿宋_GB2312" w:eastAsia="仿宋_GB2312" w:hint="eastAsia"/>
          <w:b/>
          <w:sz w:val="28"/>
          <w:szCs w:val="24"/>
        </w:rPr>
        <w:t>2024年低空技术</w:t>
      </w:r>
      <w:r w:rsidR="006F7F76">
        <w:rPr>
          <w:rFonts w:ascii="仿宋_GB2312" w:eastAsia="仿宋_GB2312" w:hint="eastAsia"/>
          <w:b/>
          <w:sz w:val="28"/>
          <w:szCs w:val="24"/>
        </w:rPr>
        <w:t>与基建</w:t>
      </w:r>
      <w:r>
        <w:rPr>
          <w:rFonts w:ascii="仿宋_GB2312" w:eastAsia="仿宋_GB2312" w:hint="eastAsia"/>
          <w:b/>
          <w:sz w:val="28"/>
          <w:szCs w:val="24"/>
        </w:rPr>
        <w:t>开展</w:t>
      </w:r>
      <w:r w:rsidR="006F7F76">
        <w:rPr>
          <w:rFonts w:ascii="仿宋_GB2312" w:eastAsia="仿宋_GB2312" w:hint="eastAsia"/>
          <w:b/>
          <w:sz w:val="28"/>
          <w:szCs w:val="24"/>
        </w:rPr>
        <w:t>基础</w:t>
      </w:r>
      <w:r>
        <w:rPr>
          <w:rFonts w:ascii="仿宋_GB2312" w:eastAsia="仿宋_GB2312" w:hint="eastAsia"/>
          <w:b/>
          <w:sz w:val="28"/>
          <w:szCs w:val="24"/>
        </w:rPr>
        <w:t>布局</w:t>
      </w:r>
      <w:r w:rsidR="007629D0">
        <w:rPr>
          <w:rFonts w:ascii="仿宋_GB2312" w:eastAsia="仿宋_GB2312" w:hint="eastAsia"/>
          <w:b/>
          <w:sz w:val="28"/>
          <w:szCs w:val="24"/>
        </w:rPr>
        <w:t>，整体路径以试点和局部</w:t>
      </w:r>
      <w:r w:rsidR="007629D0">
        <w:rPr>
          <w:rFonts w:ascii="仿宋_GB2312" w:eastAsia="仿宋_GB2312" w:hint="eastAsia"/>
          <w:b/>
          <w:sz w:val="28"/>
          <w:szCs w:val="24"/>
        </w:rPr>
        <w:lastRenderedPageBreak/>
        <w:t>探索为主</w:t>
      </w:r>
      <w:r>
        <w:rPr>
          <w:rFonts w:ascii="仿宋_GB2312" w:eastAsia="仿宋_GB2312" w:hint="eastAsia"/>
          <w:b/>
          <w:sz w:val="28"/>
          <w:szCs w:val="24"/>
        </w:rPr>
        <w:t>。</w:t>
      </w:r>
      <w:r w:rsidR="00611681" w:rsidRPr="00A17240">
        <w:rPr>
          <w:rFonts w:ascii="仿宋_GB2312" w:eastAsia="仿宋_GB2312" w:hint="eastAsia"/>
          <w:sz w:val="28"/>
          <w:szCs w:val="24"/>
        </w:rPr>
        <w:t>政策聚焦突破通用航空装备制造技术，推动新能源航空器</w:t>
      </w:r>
      <w:proofErr w:type="gramStart"/>
      <w:r w:rsidR="00611681" w:rsidRPr="00A17240">
        <w:rPr>
          <w:rFonts w:ascii="仿宋_GB2312" w:eastAsia="仿宋_GB2312" w:hint="eastAsia"/>
          <w:sz w:val="28"/>
          <w:szCs w:val="24"/>
        </w:rPr>
        <w:t>研发试点</w:t>
      </w:r>
      <w:proofErr w:type="gramEnd"/>
      <w:r w:rsidR="00611681" w:rsidRPr="00A17240">
        <w:rPr>
          <w:rFonts w:ascii="Courier New" w:eastAsia="仿宋_GB2312" w:hAnsi="Courier New" w:cs="Courier New"/>
          <w:sz w:val="28"/>
          <w:szCs w:val="24"/>
        </w:rPr>
        <w:t>‌</w:t>
      </w:r>
      <w:r w:rsidR="00611681" w:rsidRPr="00A17240">
        <w:rPr>
          <w:rFonts w:ascii="仿宋_GB2312" w:eastAsia="仿宋_GB2312" w:hAnsiTheme="minorEastAsia" w:cs="MS Gothic" w:hint="eastAsia"/>
          <w:sz w:val="28"/>
          <w:szCs w:val="24"/>
        </w:rPr>
        <w:t>，</w:t>
      </w:r>
      <w:r w:rsidR="004335BA" w:rsidRPr="00A17240">
        <w:rPr>
          <w:rFonts w:ascii="仿宋_GB2312" w:eastAsia="仿宋_GB2312" w:hint="eastAsia"/>
          <w:sz w:val="28"/>
          <w:szCs w:val="24"/>
        </w:rPr>
        <w:t>强调无人机技术研发和适航认证体系建设</w:t>
      </w:r>
      <w:r w:rsidR="007E222E" w:rsidRPr="00A17240">
        <w:rPr>
          <w:rFonts w:ascii="仿宋_GB2312" w:eastAsia="仿宋_GB2312"/>
          <w:sz w:val="28"/>
          <w:szCs w:val="24"/>
        </w:rPr>
        <w:t>。</w:t>
      </w:r>
      <w:r w:rsidR="002B1DFD">
        <w:rPr>
          <w:rFonts w:ascii="仿宋_GB2312" w:eastAsia="仿宋_GB2312" w:hint="eastAsia"/>
          <w:sz w:val="28"/>
          <w:szCs w:val="24"/>
        </w:rPr>
        <w:t>同时</w:t>
      </w:r>
      <w:r w:rsidR="0078357F">
        <w:rPr>
          <w:rFonts w:ascii="仿宋_GB2312" w:eastAsia="仿宋_GB2312" w:hAnsiTheme="minorEastAsia" w:cs="MS Gothic" w:hint="eastAsia"/>
          <w:sz w:val="28"/>
          <w:szCs w:val="24"/>
        </w:rPr>
        <w:t>强调基础设施的前瞻布局，</w:t>
      </w:r>
      <w:r w:rsidR="004073D4" w:rsidRPr="00A17240">
        <w:rPr>
          <w:rFonts w:ascii="仿宋_GB2312" w:eastAsia="仿宋_GB2312" w:hint="eastAsia"/>
          <w:sz w:val="28"/>
          <w:szCs w:val="24"/>
        </w:rPr>
        <w:t>启动通用机场、无人机起降场等硬件设施建设试点</w:t>
      </w:r>
      <w:r w:rsidR="004073D4" w:rsidRPr="00A17240">
        <w:rPr>
          <w:rFonts w:ascii="Courier New" w:eastAsia="仿宋_GB2312" w:hAnsi="Courier New" w:cs="Courier New"/>
          <w:sz w:val="28"/>
          <w:szCs w:val="24"/>
        </w:rPr>
        <w:t>‌</w:t>
      </w:r>
      <w:r w:rsidR="004073D4" w:rsidRPr="00A17240">
        <w:rPr>
          <w:rFonts w:ascii="仿宋_GB2312" w:eastAsia="仿宋_GB2312" w:hAnsiTheme="minorEastAsia" w:cs="MS Gothic" w:hint="eastAsia"/>
          <w:sz w:val="28"/>
          <w:szCs w:val="24"/>
        </w:rPr>
        <w:t>。</w:t>
      </w:r>
    </w:p>
    <w:p w14:paraId="47009F43" w14:textId="7B934383" w:rsidR="00E36DEA" w:rsidRPr="00A17240" w:rsidRDefault="003E38C2" w:rsidP="00C153BD">
      <w:pPr>
        <w:ind w:firstLineChars="200" w:firstLine="562"/>
        <w:rPr>
          <w:rFonts w:ascii="仿宋_GB2312" w:eastAsia="仿宋_GB2312" w:hint="eastAsia"/>
          <w:sz w:val="28"/>
          <w:szCs w:val="24"/>
        </w:rPr>
      </w:pPr>
      <w:r w:rsidRPr="00A17240">
        <w:rPr>
          <w:rFonts w:ascii="仿宋_GB2312" w:eastAsia="仿宋_GB2312"/>
          <w:b/>
          <w:sz w:val="28"/>
          <w:szCs w:val="24"/>
        </w:rPr>
        <w:t>2025年</w:t>
      </w:r>
      <w:proofErr w:type="gramStart"/>
      <w:r w:rsidRPr="00A17240">
        <w:rPr>
          <w:rFonts w:ascii="仿宋_GB2312" w:eastAsia="仿宋_GB2312"/>
          <w:b/>
          <w:sz w:val="28"/>
          <w:szCs w:val="24"/>
        </w:rPr>
        <w:t>低空经济</w:t>
      </w:r>
      <w:proofErr w:type="gramEnd"/>
      <w:r w:rsidRPr="00A17240">
        <w:rPr>
          <w:rFonts w:ascii="仿宋_GB2312" w:eastAsia="仿宋_GB2312"/>
          <w:b/>
          <w:sz w:val="28"/>
          <w:szCs w:val="24"/>
        </w:rPr>
        <w:t>进入</w:t>
      </w:r>
      <w:r w:rsidR="00C1507A" w:rsidRPr="00A17240">
        <w:rPr>
          <w:rFonts w:ascii="仿宋_GB2312" w:eastAsia="仿宋_GB2312" w:hint="eastAsia"/>
          <w:b/>
          <w:sz w:val="28"/>
          <w:szCs w:val="24"/>
        </w:rPr>
        <w:t>技术融合发展</w:t>
      </w:r>
      <w:r w:rsidRPr="00A17240">
        <w:rPr>
          <w:rFonts w:ascii="仿宋_GB2312" w:eastAsia="仿宋_GB2312"/>
          <w:b/>
          <w:sz w:val="28"/>
          <w:szCs w:val="24"/>
        </w:rPr>
        <w:t>新阶段</w:t>
      </w:r>
      <w:r w:rsidR="007629D0" w:rsidRPr="00A17240">
        <w:rPr>
          <w:rFonts w:ascii="仿宋_GB2312" w:eastAsia="仿宋_GB2312" w:hint="eastAsia"/>
          <w:b/>
          <w:sz w:val="28"/>
          <w:szCs w:val="24"/>
        </w:rPr>
        <w:t>，</w:t>
      </w:r>
      <w:r w:rsidR="00D24D67">
        <w:rPr>
          <w:rFonts w:ascii="仿宋_GB2312" w:eastAsia="仿宋_GB2312" w:hint="eastAsia"/>
          <w:b/>
          <w:sz w:val="28"/>
          <w:szCs w:val="24"/>
        </w:rPr>
        <w:t>开启</w:t>
      </w:r>
      <w:r w:rsidR="00312A71">
        <w:rPr>
          <w:rFonts w:ascii="仿宋_GB2312" w:eastAsia="仿宋_GB2312" w:hint="eastAsia"/>
          <w:b/>
          <w:sz w:val="28"/>
          <w:szCs w:val="24"/>
        </w:rPr>
        <w:t>智能化发展阶段</w:t>
      </w:r>
      <w:r w:rsidR="00A376EB" w:rsidRPr="00A17240">
        <w:rPr>
          <w:rFonts w:ascii="仿宋_GB2312" w:eastAsia="仿宋_GB2312" w:hint="eastAsia"/>
          <w:sz w:val="28"/>
          <w:szCs w:val="24"/>
        </w:rPr>
        <w:t>。</w:t>
      </w:r>
      <w:r w:rsidR="006F7F76">
        <w:rPr>
          <w:rFonts w:ascii="仿宋_GB2312" w:eastAsia="仿宋_GB2312" w:hint="eastAsia"/>
          <w:sz w:val="28"/>
          <w:szCs w:val="24"/>
        </w:rPr>
        <w:t>政府工作报告</w:t>
      </w:r>
      <w:r w:rsidR="006F7F76" w:rsidRPr="006F7F76">
        <w:rPr>
          <w:rFonts w:ascii="仿宋_GB2312" w:eastAsia="仿宋_GB2312" w:hint="eastAsia"/>
          <w:sz w:val="28"/>
          <w:szCs w:val="24"/>
        </w:rPr>
        <w:t>提出持续推进“人工智能+”行动</w:t>
      </w:r>
      <w:r w:rsidR="007C3F9E">
        <w:rPr>
          <w:rFonts w:ascii="仿宋_GB2312" w:eastAsia="仿宋_GB2312" w:hint="eastAsia"/>
          <w:sz w:val="28"/>
          <w:szCs w:val="24"/>
        </w:rPr>
        <w:t>，起草组</w:t>
      </w:r>
      <w:bookmarkStart w:id="24" w:name="OLE_LINK3"/>
      <w:r w:rsidR="007C3F9E">
        <w:rPr>
          <w:rFonts w:ascii="仿宋_GB2312" w:eastAsia="仿宋_GB2312" w:hint="eastAsia"/>
          <w:sz w:val="28"/>
          <w:szCs w:val="24"/>
        </w:rPr>
        <w:t>在记者会中提出“将</w:t>
      </w:r>
      <w:r w:rsidR="000533E3" w:rsidRPr="00F71A48">
        <w:rPr>
          <w:rFonts w:ascii="仿宋_GB2312" w:eastAsia="仿宋_GB2312" w:hint="eastAsia"/>
          <w:sz w:val="28"/>
          <w:szCs w:val="24"/>
        </w:rPr>
        <w:t>加快人工智能在低空经济等多场景应用</w:t>
      </w:r>
      <w:bookmarkEnd w:id="24"/>
      <w:r w:rsidR="007C3F9E">
        <w:rPr>
          <w:rFonts w:ascii="仿宋_GB2312" w:eastAsia="仿宋_GB2312" w:hint="eastAsia"/>
          <w:sz w:val="28"/>
          <w:szCs w:val="24"/>
        </w:rPr>
        <w:t>”</w:t>
      </w:r>
      <w:r w:rsidR="004A0865">
        <w:rPr>
          <w:rFonts w:ascii="仿宋_GB2312" w:eastAsia="仿宋_GB2312" w:hint="eastAsia"/>
          <w:sz w:val="28"/>
          <w:szCs w:val="24"/>
        </w:rPr>
        <w:t>，</w:t>
      </w:r>
      <w:r w:rsidR="00414C4E">
        <w:rPr>
          <w:rFonts w:ascii="仿宋_GB2312" w:eastAsia="仿宋_GB2312" w:hint="eastAsia"/>
          <w:sz w:val="28"/>
          <w:szCs w:val="24"/>
        </w:rPr>
        <w:t>人工智能</w:t>
      </w:r>
      <w:r w:rsidR="00626C89">
        <w:rPr>
          <w:rFonts w:ascii="仿宋_GB2312" w:eastAsia="仿宋_GB2312" w:hint="eastAsia"/>
          <w:sz w:val="28"/>
          <w:szCs w:val="24"/>
        </w:rPr>
        <w:t>将</w:t>
      </w:r>
      <w:r w:rsidR="00541174">
        <w:rPr>
          <w:rFonts w:ascii="仿宋_GB2312" w:eastAsia="仿宋_GB2312" w:hint="eastAsia"/>
          <w:sz w:val="28"/>
          <w:szCs w:val="24"/>
        </w:rPr>
        <w:t>在</w:t>
      </w:r>
      <w:r w:rsidR="00414C4E">
        <w:rPr>
          <w:rFonts w:ascii="仿宋_GB2312" w:eastAsia="仿宋_GB2312" w:hint="eastAsia"/>
          <w:sz w:val="28"/>
          <w:szCs w:val="24"/>
        </w:rPr>
        <w:t>低空调度、飞行器协同等复杂场景技术研究</w:t>
      </w:r>
      <w:r w:rsidR="00541174">
        <w:rPr>
          <w:rFonts w:ascii="仿宋_GB2312" w:eastAsia="仿宋_GB2312" w:hint="eastAsia"/>
          <w:sz w:val="28"/>
          <w:szCs w:val="24"/>
        </w:rPr>
        <w:t>将加速开展。</w:t>
      </w:r>
      <w:r w:rsidR="004A0865">
        <w:rPr>
          <w:rFonts w:ascii="仿宋_GB2312" w:eastAsia="仿宋_GB2312" w:hint="eastAsia"/>
          <w:sz w:val="28"/>
          <w:szCs w:val="24"/>
        </w:rPr>
        <w:t>与此同时，</w:t>
      </w:r>
      <w:ins w:id="25" w:author="Qin" w:date="2025-03-12T17:36:00Z" w16du:dateUtc="2025-03-12T09:36:00Z">
        <w:r w:rsidR="004A6E3D">
          <w:rPr>
            <w:rFonts w:ascii="仿宋_GB2312" w:eastAsia="仿宋_GB2312" w:hint="eastAsia"/>
            <w:sz w:val="28"/>
            <w:szCs w:val="24"/>
          </w:rPr>
          <w:t>截至2025年2月，</w:t>
        </w:r>
      </w:ins>
      <w:ins w:id="26" w:author="Qin" w:date="2025-03-12T17:37:00Z" w16du:dateUtc="2025-03-12T09:37:00Z">
        <w:r w:rsidR="004A6E3D">
          <w:rPr>
            <w:rFonts w:ascii="仿宋_GB2312" w:eastAsia="仿宋_GB2312" w:hint="eastAsia"/>
            <w:sz w:val="28"/>
            <w:szCs w:val="24"/>
          </w:rPr>
          <w:t>已有</w:t>
        </w:r>
      </w:ins>
      <w:r w:rsidR="00626C89" w:rsidRPr="0042257E">
        <w:rPr>
          <w:rFonts w:ascii="仿宋_GB2312" w:eastAsia="仿宋_GB2312"/>
          <w:sz w:val="28"/>
          <w:szCs w:val="24"/>
        </w:rPr>
        <w:t>30个省份将</w:t>
      </w:r>
      <w:proofErr w:type="gramStart"/>
      <w:r w:rsidR="00626C89" w:rsidRPr="0042257E">
        <w:rPr>
          <w:rFonts w:ascii="仿宋_GB2312" w:eastAsia="仿宋_GB2312"/>
          <w:sz w:val="28"/>
          <w:szCs w:val="24"/>
        </w:rPr>
        <w:t>低空经济</w:t>
      </w:r>
      <w:proofErr w:type="gramEnd"/>
      <w:r w:rsidR="00626C89" w:rsidRPr="0042257E">
        <w:rPr>
          <w:rFonts w:ascii="仿宋_GB2312" w:eastAsia="仿宋_GB2312"/>
          <w:sz w:val="28"/>
          <w:szCs w:val="24"/>
        </w:rPr>
        <w:t>写入2025年政府工作报告，</w:t>
      </w:r>
      <w:ins w:id="27" w:author="Qin" w:date="2025-03-12T17:37:00Z" w16du:dateUtc="2025-03-12T09:37:00Z">
        <w:r w:rsidR="00CD424D">
          <w:rPr>
            <w:rFonts w:ascii="仿宋_GB2312" w:eastAsia="仿宋_GB2312" w:hint="eastAsia"/>
            <w:sz w:val="28"/>
            <w:szCs w:val="24"/>
          </w:rPr>
          <w:t>推动</w:t>
        </w:r>
      </w:ins>
      <w:del w:id="28" w:author="Qin" w:date="2025-03-12T17:37:00Z" w16du:dateUtc="2025-03-12T09:37:00Z">
        <w:r w:rsidR="00626C89" w:rsidRPr="0042257E" w:rsidDel="00CD424D">
          <w:rPr>
            <w:rFonts w:ascii="仿宋_GB2312" w:eastAsia="仿宋_GB2312"/>
            <w:sz w:val="28"/>
            <w:szCs w:val="24"/>
          </w:rPr>
          <w:delText>空域数字化改造、</w:delText>
        </w:r>
      </w:del>
      <w:r w:rsidR="00626C89" w:rsidRPr="0042257E">
        <w:rPr>
          <w:rFonts w:ascii="仿宋_GB2312" w:eastAsia="仿宋_GB2312"/>
          <w:sz w:val="28"/>
          <w:szCs w:val="24"/>
        </w:rPr>
        <w:t>起降点</w:t>
      </w:r>
      <w:del w:id="29" w:author="Qin" w:date="2025-03-12T17:37:00Z" w16du:dateUtc="2025-03-12T09:37:00Z">
        <w:r w:rsidR="00626C89" w:rsidRPr="0042257E" w:rsidDel="00CD424D">
          <w:rPr>
            <w:rFonts w:ascii="仿宋_GB2312" w:eastAsia="仿宋_GB2312"/>
            <w:sz w:val="28"/>
            <w:szCs w:val="24"/>
          </w:rPr>
          <w:delText>建设</w:delText>
        </w:r>
      </w:del>
      <w:r w:rsidR="00626C89" w:rsidRPr="0042257E">
        <w:rPr>
          <w:rFonts w:ascii="仿宋_GB2312" w:eastAsia="仿宋_GB2312"/>
          <w:sz w:val="28"/>
          <w:szCs w:val="24"/>
        </w:rPr>
        <w:t>等基础设施进入加速期</w:t>
      </w:r>
      <w:r w:rsidR="004A0865">
        <w:rPr>
          <w:rFonts w:ascii="仿宋_GB2312" w:eastAsia="仿宋_GB2312" w:hint="eastAsia"/>
          <w:sz w:val="28"/>
          <w:szCs w:val="24"/>
        </w:rPr>
        <w:t>，为低空智能化发展提供</w:t>
      </w:r>
      <w:r w:rsidR="00536380">
        <w:rPr>
          <w:rFonts w:ascii="仿宋_GB2312" w:eastAsia="仿宋_GB2312" w:hint="eastAsia"/>
          <w:sz w:val="28"/>
          <w:szCs w:val="24"/>
        </w:rPr>
        <w:t>基础</w:t>
      </w:r>
      <w:r w:rsidR="004A0865">
        <w:rPr>
          <w:rFonts w:ascii="仿宋_GB2312" w:eastAsia="仿宋_GB2312" w:hint="eastAsia"/>
          <w:sz w:val="28"/>
          <w:szCs w:val="24"/>
        </w:rPr>
        <w:t>保障。</w:t>
      </w:r>
    </w:p>
    <w:p w14:paraId="65292E90" w14:textId="033EC71A" w:rsidR="00C82AF4" w:rsidRPr="00A17240" w:rsidRDefault="00C82AF4" w:rsidP="00C82AF4">
      <w:pPr>
        <w:ind w:firstLineChars="200" w:firstLine="560"/>
        <w:jc w:val="center"/>
        <w:rPr>
          <w:rFonts w:ascii="仿宋_GB2312" w:eastAsia="仿宋_GB2312" w:hint="eastAsia"/>
          <w:sz w:val="28"/>
          <w:szCs w:val="24"/>
        </w:rPr>
      </w:pPr>
      <w:r w:rsidRPr="00A17240">
        <w:rPr>
          <w:rFonts w:ascii="仿宋_GB2312" w:eastAsia="仿宋_GB2312" w:hint="eastAsia"/>
          <w:sz w:val="28"/>
          <w:szCs w:val="24"/>
        </w:rPr>
        <w:t>表</w:t>
      </w:r>
      <w:r w:rsidRPr="00A17240">
        <w:rPr>
          <w:rFonts w:ascii="仿宋_GB2312" w:eastAsia="仿宋_GB2312"/>
          <w:sz w:val="28"/>
          <w:szCs w:val="24"/>
        </w:rPr>
        <w:t>1 2024年与2025年</w:t>
      </w:r>
      <w:ins w:id="30" w:author="Qin" w:date="2025-03-12T17:25:00Z" w16du:dateUtc="2025-03-12T09:25:00Z">
        <w:r w:rsidR="00F11C1A">
          <w:rPr>
            <w:rFonts w:ascii="仿宋_GB2312" w:eastAsia="仿宋_GB2312" w:hint="eastAsia"/>
            <w:sz w:val="28"/>
            <w:szCs w:val="24"/>
          </w:rPr>
          <w:t>“</w:t>
        </w:r>
      </w:ins>
      <w:del w:id="31" w:author="Qin" w:date="2025-03-12T17:25:00Z" w16du:dateUtc="2025-03-12T09:25:00Z">
        <w:r w:rsidR="00BC74E9" w:rsidDel="00F11C1A">
          <w:rPr>
            <w:rFonts w:ascii="仿宋_GB2312" w:eastAsia="仿宋_GB2312" w:hint="eastAsia"/>
            <w:sz w:val="28"/>
            <w:szCs w:val="24"/>
          </w:rPr>
          <w:delText>”</w:delText>
        </w:r>
      </w:del>
      <w:r w:rsidRPr="00A17240">
        <w:rPr>
          <w:rFonts w:ascii="仿宋_GB2312" w:eastAsia="仿宋_GB2312"/>
          <w:sz w:val="28"/>
          <w:szCs w:val="24"/>
        </w:rPr>
        <w:t>两会</w:t>
      </w:r>
      <w:r w:rsidR="00BC74E9">
        <w:rPr>
          <w:rFonts w:ascii="仿宋_GB2312" w:eastAsia="仿宋_GB2312" w:hint="eastAsia"/>
          <w:sz w:val="28"/>
          <w:szCs w:val="24"/>
        </w:rPr>
        <w:t>”</w:t>
      </w:r>
      <w:proofErr w:type="gramStart"/>
      <w:r w:rsidRPr="00A17240">
        <w:rPr>
          <w:rFonts w:ascii="仿宋_GB2312" w:eastAsia="仿宋_GB2312"/>
          <w:sz w:val="28"/>
          <w:szCs w:val="24"/>
        </w:rPr>
        <w:t>低空经济</w:t>
      </w:r>
      <w:proofErr w:type="gramEnd"/>
      <w:r w:rsidRPr="00A17240">
        <w:rPr>
          <w:rFonts w:ascii="仿宋_GB2312" w:eastAsia="仿宋_GB2312"/>
          <w:sz w:val="28"/>
          <w:szCs w:val="24"/>
        </w:rPr>
        <w:t>内容对比</w:t>
      </w:r>
    </w:p>
    <w:tbl>
      <w:tblPr>
        <w:tblW w:w="9235" w:type="dxa"/>
        <w:tblInd w:w="-5" w:type="dxa"/>
        <w:tblLook w:val="04A0" w:firstRow="1" w:lastRow="0" w:firstColumn="1" w:lastColumn="0" w:noHBand="0" w:noVBand="1"/>
      </w:tblPr>
      <w:tblGrid>
        <w:gridCol w:w="1227"/>
        <w:gridCol w:w="3309"/>
        <w:gridCol w:w="4699"/>
      </w:tblGrid>
      <w:tr w:rsidR="002A51F8" w:rsidRPr="00784696" w14:paraId="0BF873C2" w14:textId="77777777" w:rsidTr="001F7AAB">
        <w:trPr>
          <w:trHeight w:val="282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C342F" w14:textId="77777777" w:rsidR="002A51F8" w:rsidRPr="00A17240" w:rsidRDefault="002A51F8" w:rsidP="002A51F8">
            <w:pPr>
              <w:widowControl/>
              <w:jc w:val="center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维度对比</w:t>
            </w:r>
          </w:p>
        </w:tc>
        <w:tc>
          <w:tcPr>
            <w:tcW w:w="3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E22A" w14:textId="77777777" w:rsidR="002A51F8" w:rsidRPr="00A17240" w:rsidRDefault="002A51F8" w:rsidP="002A51F8">
            <w:pPr>
              <w:widowControl/>
              <w:jc w:val="center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  <w:szCs w:val="24"/>
              </w:rPr>
              <w:t>2024年内容</w:t>
            </w:r>
          </w:p>
        </w:tc>
        <w:tc>
          <w:tcPr>
            <w:tcW w:w="4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3F19" w14:textId="77777777" w:rsidR="002A51F8" w:rsidRPr="00A17240" w:rsidRDefault="002A51F8" w:rsidP="002A51F8">
            <w:pPr>
              <w:widowControl/>
              <w:jc w:val="center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/>
                <w:b/>
                <w:bCs/>
                <w:color w:val="000000"/>
                <w:kern w:val="0"/>
                <w:sz w:val="24"/>
                <w:szCs w:val="24"/>
              </w:rPr>
              <w:t>2025年新增/深化内容</w:t>
            </w:r>
          </w:p>
        </w:tc>
      </w:tr>
      <w:tr w:rsidR="002A51F8" w:rsidRPr="00784696" w14:paraId="2111BB27" w14:textId="77777777" w:rsidTr="001F7AAB">
        <w:trPr>
          <w:trHeight w:val="1413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D8C80" w14:textId="77777777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政策与法律保障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3FF17" w14:textId="4C2A1F6E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首次写入政府工作报告，列为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新增长引擎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和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="00E34547"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未来</w:t>
            </w:r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产业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br/>
            </w: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《无人驾驶航空器飞行管理暂行条例》实施，填补法律空白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AAC58" w14:textId="4A315884" w:rsidR="00211B78" w:rsidRDefault="002A51F8" w:rsidP="00E34547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《民用航空法》修订草案明确</w:t>
            </w:r>
            <w:proofErr w:type="gramStart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低空经济</w:t>
            </w:r>
            <w:proofErr w:type="gramEnd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法律地位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br/>
            </w:r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="00E34547"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低空经济</w:t>
            </w:r>
            <w:proofErr w:type="gramEnd"/>
            <w:r w:rsidR="00E34547"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从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="00E34547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>未来产业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="00E34547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>正式转入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="00E34547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>战略性新兴产业</w:t>
            </w:r>
            <w:proofErr w:type="gramStart"/>
            <w:r w:rsidR="00BC74E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”</w:t>
            </w:r>
            <w:proofErr w:type="gramEnd"/>
            <w:r w:rsidR="00E34547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>名录</w:t>
            </w:r>
          </w:p>
          <w:p w14:paraId="7EDDE11B" w14:textId="526A98E0" w:rsidR="00211B78" w:rsidRPr="00A17240" w:rsidRDefault="00211B78" w:rsidP="00E34547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E8737C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>•</w:t>
            </w:r>
            <w:proofErr w:type="gramStart"/>
            <w:r w:rsidRPr="00211B7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低空经济</w:t>
            </w:r>
            <w:proofErr w:type="gramEnd"/>
            <w:r w:rsidRPr="00211B78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等新兴产业安全健康发展</w:t>
            </w:r>
          </w:p>
        </w:tc>
      </w:tr>
      <w:tr w:rsidR="002A51F8" w:rsidRPr="00784696" w14:paraId="6DF69C49" w14:textId="77777777" w:rsidTr="001F7AAB">
        <w:trPr>
          <w:trHeight w:val="1413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581D6" w14:textId="621DAB53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产业布局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2D133" w14:textId="77777777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全国31个省份将</w:t>
            </w:r>
            <w:proofErr w:type="gramStart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低空经济</w:t>
            </w:r>
            <w:proofErr w:type="gramEnd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列为重点方向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br/>
            </w: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广东、上海等地探索空域分类管理、载人飞行器等特色路径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5EEE" w14:textId="52C73F77" w:rsidR="002A51F8" w:rsidRPr="00A17240" w:rsidRDefault="002A51F8" w:rsidP="00E34547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="00664646" w:rsidRPr="00664646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因地制宜发展新质生产力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br/>
            </w: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="008E5A2A" w:rsidRPr="008E5A2A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深入推进战略性新兴产业融合集群发展</w:t>
            </w:r>
          </w:p>
        </w:tc>
      </w:tr>
      <w:tr w:rsidR="002A51F8" w:rsidRPr="00784696" w14:paraId="3DB79AFD" w14:textId="77777777" w:rsidTr="001F7AAB">
        <w:trPr>
          <w:trHeight w:val="1696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695D5" w14:textId="40DAA314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技术创新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C2DA" w14:textId="77777777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="00AD6295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无人机</w:t>
            </w:r>
            <w:r w:rsidR="00AD6295"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技术研发</w:t>
            </w:r>
          </w:p>
          <w:p w14:paraId="41C6010F" w14:textId="77777777" w:rsidR="00AD6295" w:rsidRPr="00A17240" w:rsidRDefault="00AD6295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通用航空装备制造技术与新能源航空器</w:t>
            </w:r>
            <w:proofErr w:type="gramStart"/>
            <w:r w:rsidRPr="00A17240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研发试点</w:t>
            </w:r>
            <w:proofErr w:type="gramEnd"/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36A73" w14:textId="77E3BB6D" w:rsidR="002A51F8" w:rsidRPr="00A17240" w:rsidRDefault="002A51F8" w:rsidP="00532266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="00532266"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="005A0099" w:rsidRP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加快人工智能在</w:t>
            </w:r>
            <w:proofErr w:type="gramStart"/>
            <w:r w:rsidR="005A0099" w:rsidRP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低空经济</w:t>
            </w:r>
            <w:proofErr w:type="gramEnd"/>
            <w:r w:rsidR="005A0099" w:rsidRP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等多场景应用</w:t>
            </w:r>
          </w:p>
        </w:tc>
      </w:tr>
      <w:tr w:rsidR="002A51F8" w:rsidRPr="00784696" w14:paraId="1E3D845F" w14:textId="77777777" w:rsidTr="001F7AAB">
        <w:trPr>
          <w:trHeight w:val="113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1B440" w14:textId="769A4F10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仿宋_GB2312" w:eastAsia="仿宋_GB2312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基础设施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CDB02" w14:textId="77777777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通用机场、临时起降点建设起步，覆盖面有限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ABACF" w14:textId="386EA081" w:rsidR="002A51F8" w:rsidRPr="00A17240" w:rsidRDefault="002A51F8" w:rsidP="002A51F8">
            <w:pPr>
              <w:widowControl/>
              <w:jc w:val="left"/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</w:pPr>
            <w:r w:rsidRPr="00A17240">
              <w:rPr>
                <w:rFonts w:ascii="Courier New" w:eastAsia="仿宋_GB2312" w:hAnsi="Courier New" w:cs="Courier New" w:hint="eastAsia"/>
                <w:color w:val="000000"/>
                <w:kern w:val="0"/>
                <w:sz w:val="24"/>
                <w:szCs w:val="24"/>
              </w:rPr>
              <w:t>•</w:t>
            </w:r>
            <w:r w:rsidRPr="00A17240">
              <w:rPr>
                <w:rFonts w:ascii="仿宋_GB2312" w:eastAsia="仿宋_GB2312" w:hAnsi="等线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="005A0099" w:rsidRP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起降点</w:t>
            </w:r>
            <w:r w:rsid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等</w:t>
            </w:r>
            <w:r w:rsidR="005A0099" w:rsidRPr="005A0099">
              <w:rPr>
                <w:rFonts w:ascii="仿宋_GB2312" w:eastAsia="仿宋_GB2312" w:hAnsi="等线" w:cs="宋体" w:hint="eastAsia"/>
                <w:color w:val="000000"/>
                <w:kern w:val="0"/>
                <w:sz w:val="24"/>
                <w:szCs w:val="24"/>
              </w:rPr>
              <w:t>基础设施进入加速期</w:t>
            </w:r>
            <w:r w:rsidR="00A71818" w:rsidRPr="00A17240">
              <w:rPr>
                <w:rFonts w:ascii="Courier New" w:eastAsia="仿宋_GB2312" w:hAnsi="Courier New" w:cs="Courier New"/>
                <w:color w:val="000000"/>
                <w:kern w:val="0"/>
                <w:sz w:val="24"/>
                <w:szCs w:val="24"/>
              </w:rPr>
              <w:t>‌</w:t>
            </w:r>
          </w:p>
        </w:tc>
      </w:tr>
    </w:tbl>
    <w:p w14:paraId="390BFD04" w14:textId="298253B0" w:rsidR="00C82AF4" w:rsidRPr="00A17240" w:rsidDel="00167A7D" w:rsidRDefault="00C82AF4" w:rsidP="009A73FB">
      <w:pPr>
        <w:rPr>
          <w:del w:id="32" w:author="Qin" w:date="2025-03-12T17:17:00Z" w16du:dateUtc="2025-03-12T09:17:00Z"/>
          <w:rFonts w:ascii="仿宋_GB2312" w:eastAsia="仿宋_GB2312" w:hint="eastAsia"/>
          <w:sz w:val="28"/>
          <w:szCs w:val="24"/>
        </w:rPr>
      </w:pPr>
    </w:p>
    <w:p w14:paraId="1BF64764" w14:textId="77777777" w:rsidR="007E222E" w:rsidRPr="00A17240" w:rsidRDefault="00255D3F" w:rsidP="007E222E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 w:rsidRPr="00A17240">
        <w:rPr>
          <w:rFonts w:ascii="仿宋_GB2312" w:eastAsia="仿宋_GB2312" w:hint="eastAsia"/>
          <w:b/>
          <w:sz w:val="28"/>
          <w:szCs w:val="24"/>
        </w:rPr>
        <w:t>（二）</w:t>
      </w:r>
      <w:r w:rsidR="007E222E" w:rsidRPr="00A17240">
        <w:rPr>
          <w:rFonts w:ascii="仿宋_GB2312" w:eastAsia="仿宋_GB2312" w:hint="eastAsia"/>
          <w:b/>
          <w:sz w:val="28"/>
          <w:szCs w:val="24"/>
        </w:rPr>
        <w:t>对电信运营商的启示与建议</w:t>
      </w:r>
    </w:p>
    <w:p w14:paraId="5C03C914" w14:textId="77777777" w:rsidR="00F23327" w:rsidRPr="00EA546F" w:rsidRDefault="00F23327" w:rsidP="00EA546F">
      <w:pPr>
        <w:pStyle w:val="3"/>
        <w:shd w:val="clear" w:color="auto" w:fill="FFFFFF"/>
        <w:spacing w:before="0" w:beforeAutospacing="0" w:after="0" w:afterAutospacing="0"/>
        <w:ind w:firstLineChars="200" w:firstLine="562"/>
        <w:textAlignment w:val="baseline"/>
        <w:rPr>
          <w:rFonts w:ascii="仿宋_GB2312" w:eastAsia="仿宋_GB2312" w:hAnsiTheme="minorHAnsi" w:cstheme="minorBidi" w:hint="eastAsia"/>
          <w:bCs w:val="0"/>
          <w:kern w:val="2"/>
          <w:sz w:val="28"/>
          <w:szCs w:val="24"/>
        </w:rPr>
      </w:pPr>
      <w:r w:rsidRPr="00EA546F">
        <w:rPr>
          <w:rFonts w:ascii="仿宋_GB2312" w:eastAsia="仿宋_GB2312" w:hAnsiTheme="minorHAnsi" w:cstheme="minorBidi"/>
          <w:bCs w:val="0"/>
          <w:kern w:val="2"/>
          <w:sz w:val="28"/>
          <w:szCs w:val="24"/>
        </w:rPr>
        <w:t>一、构建安全监管体系，筑牢</w:t>
      </w:r>
      <w:proofErr w:type="gramStart"/>
      <w:r w:rsidRPr="00EA546F">
        <w:rPr>
          <w:rFonts w:ascii="仿宋_GB2312" w:eastAsia="仿宋_GB2312" w:hAnsiTheme="minorHAnsi" w:cstheme="minorBidi"/>
          <w:bCs w:val="0"/>
          <w:kern w:val="2"/>
          <w:sz w:val="28"/>
          <w:szCs w:val="24"/>
        </w:rPr>
        <w:t>低空经济</w:t>
      </w:r>
      <w:proofErr w:type="gramEnd"/>
      <w:r w:rsidRPr="00EA546F">
        <w:rPr>
          <w:rFonts w:ascii="仿宋_GB2312" w:eastAsia="仿宋_GB2312" w:hAnsiTheme="minorHAnsi" w:cstheme="minorBidi"/>
          <w:bCs w:val="0"/>
          <w:kern w:val="2"/>
          <w:sz w:val="28"/>
          <w:szCs w:val="24"/>
        </w:rPr>
        <w:t>发展底座</w:t>
      </w:r>
    </w:p>
    <w:p w14:paraId="28EFC20C" w14:textId="2DA06B5F" w:rsidR="00EA546F" w:rsidRDefault="00C153BD" w:rsidP="00EA546F">
      <w:pPr>
        <w:pStyle w:val="ac"/>
        <w:shd w:val="clear" w:color="auto" w:fill="FFFFFF"/>
        <w:spacing w:before="0" w:beforeAutospacing="0" w:after="0" w:afterAutospacing="0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proofErr w:type="gramStart"/>
      <w:r w:rsidRPr="00EA546F">
        <w:rPr>
          <w:rFonts w:ascii="仿宋_GB2312" w:eastAsia="仿宋_GB2312" w:hAnsiTheme="minorHAnsi" w:cstheme="minorBidi"/>
          <w:kern w:val="2"/>
          <w:sz w:val="28"/>
        </w:rPr>
        <w:t>低空经济</w:t>
      </w:r>
      <w:proofErr w:type="gramEnd"/>
      <w:r w:rsidRPr="00EA546F">
        <w:rPr>
          <w:rFonts w:ascii="仿宋_GB2312" w:eastAsia="仿宋_GB2312" w:hAnsiTheme="minorHAnsi" w:cstheme="minorBidi"/>
          <w:kern w:val="2"/>
          <w:sz w:val="28"/>
        </w:rPr>
        <w:t>规模化发展的前提是安全冗余与风险可控</w:t>
      </w:r>
      <w:r w:rsidRPr="00EA546F">
        <w:rPr>
          <w:rFonts w:ascii="仿宋_GB2312" w:eastAsia="仿宋_GB2312" w:hAnsiTheme="minorHAnsi" w:cstheme="minorBidi" w:hint="eastAsia"/>
          <w:kern w:val="2"/>
          <w:sz w:val="28"/>
        </w:rPr>
        <w:t>，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电信运营商需以</w:t>
      </w:r>
      <w:r w:rsidR="008A08E3"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网络+平台</w:t>
      </w:r>
      <w:r w:rsidR="008A08E3">
        <w:rPr>
          <w:rFonts w:ascii="仿宋_GB2312" w:eastAsia="仿宋_GB2312" w:hAnsiTheme="minorHAnsi" w:cstheme="minorBidi" w:hint="eastAsia"/>
          <w:kern w:val="2"/>
          <w:sz w:val="28"/>
        </w:rPr>
        <w:t>”</w:t>
      </w:r>
      <w:r w:rsidRPr="00EA546F">
        <w:rPr>
          <w:rFonts w:ascii="仿宋_GB2312" w:eastAsia="仿宋_GB2312" w:hAnsiTheme="minorHAnsi" w:cstheme="minorBidi"/>
          <w:kern w:val="2"/>
          <w:sz w:val="28"/>
        </w:rPr>
        <w:t>能力为核心抓手，构建覆盖全域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的低空安全监管体系。</w:t>
      </w:r>
      <w:r w:rsidR="00F23327"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一是建设国家级低空监管平台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。依托运营商覆盖全国的5G</w:t>
      </w:r>
      <w:ins w:id="33" w:author="Qin" w:date="2025-03-12T16:12:00Z" w16du:dateUtc="2025-03-12T08:12:00Z">
        <w:r w:rsidR="008A08E3">
          <w:rPr>
            <w:rFonts w:ascii="仿宋_GB2312" w:eastAsia="仿宋_GB2312" w:hAnsiTheme="minorHAnsi" w:cstheme="minorBidi" w:hint="eastAsia"/>
            <w:kern w:val="2"/>
            <w:sz w:val="28"/>
          </w:rPr>
          <w:t>网络</w:t>
        </w:r>
      </w:ins>
      <w:del w:id="34" w:author="Qin" w:date="2025-03-12T16:12:00Z" w16du:dateUtc="2025-03-12T08:12:00Z">
        <w:r w:rsidR="00F23327" w:rsidRPr="00EA546F" w:rsidDel="008A08E3">
          <w:rPr>
            <w:rFonts w:ascii="仿宋_GB2312" w:eastAsia="仿宋_GB2312" w:hAnsiTheme="minorHAnsi" w:cstheme="minorBidi"/>
            <w:kern w:val="2"/>
            <w:sz w:val="28"/>
          </w:rPr>
          <w:delText>专网</w:delText>
        </w:r>
      </w:del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、北斗高精度定位及</w:t>
      </w:r>
      <w:proofErr w:type="gramStart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云计算</w:t>
      </w:r>
      <w:proofErr w:type="gramEnd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资源，</w:t>
      </w:r>
      <w:ins w:id="35" w:author="Qin" w:date="2025-03-12T16:14:00Z" w16du:dateUtc="2025-03-12T08:14:00Z">
        <w:r w:rsidR="00864905">
          <w:rPr>
            <w:rFonts w:ascii="仿宋_GB2312" w:eastAsia="仿宋_GB2312" w:hAnsiTheme="minorHAnsi" w:cstheme="minorBidi" w:hint="eastAsia"/>
            <w:kern w:val="2"/>
            <w:sz w:val="28"/>
          </w:rPr>
          <w:t>推进</w:t>
        </w:r>
      </w:ins>
      <w:ins w:id="36" w:author="Qin" w:date="2025-03-12T16:15:00Z" w16du:dateUtc="2025-03-12T08:15:00Z">
        <w:r w:rsidR="00864905">
          <w:rPr>
            <w:rFonts w:ascii="仿宋_GB2312" w:eastAsia="仿宋_GB2312" w:hAnsiTheme="minorHAnsi" w:cstheme="minorBidi" w:hint="eastAsia"/>
            <w:kern w:val="2"/>
            <w:sz w:val="28"/>
          </w:rPr>
          <w:t>构建</w:t>
        </w:r>
      </w:ins>
      <w:del w:id="37" w:author="Qin" w:date="2025-03-12T16:14:00Z" w16du:dateUtc="2025-03-12T08:14:00Z">
        <w:r w:rsidR="00F23327" w:rsidRPr="00EA546F" w:rsidDel="00864905">
          <w:rPr>
            <w:rFonts w:ascii="仿宋_GB2312" w:eastAsia="仿宋_GB2312" w:hAnsiTheme="minorHAnsi" w:cstheme="minorBidi"/>
            <w:kern w:val="2"/>
            <w:sz w:val="28"/>
          </w:rPr>
          <w:delText>搭建</w:delText>
        </w:r>
      </w:del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低空飞行器统一监管平台，实现与民航局、工信部、地方政府监管系统的数据互通，形成</w:t>
      </w:r>
      <w:ins w:id="38" w:author="Qin" w:date="2025-03-12T16:12:00Z" w16du:dateUtc="2025-03-12T08:12:00Z">
        <w:r w:rsidR="008A08E3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  <w:r w:rsidR="008A08E3" w:rsidRPr="00EA546F">
          <w:rPr>
            <w:rFonts w:ascii="仿宋_GB2312" w:eastAsia="仿宋_GB2312" w:hAnsiTheme="minorHAnsi" w:cstheme="minorBidi"/>
            <w:kern w:val="2"/>
            <w:sz w:val="28"/>
          </w:rPr>
          <w:t>空域动态感知-飞行器身份识别-实时轨迹追踪-应急响应处置</w:t>
        </w:r>
        <w:r w:rsidR="008A08E3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39" w:author="Qin" w:date="2025-03-12T16:12:00Z" w16du:dateUtc="2025-03-12T08:12:00Z">
        <w:r w:rsidR="00F23327" w:rsidRPr="00EA546F" w:rsidDel="008A08E3">
          <w:rPr>
            <w:rFonts w:ascii="仿宋_GB2312" w:eastAsia="仿宋_GB2312" w:hAnsiTheme="minorHAnsi" w:cstheme="minorBidi"/>
            <w:kern w:val="2"/>
            <w:sz w:val="28"/>
          </w:rPr>
          <w:delText>"空域动态感知-飞行器身份识别-实时轨迹追踪-应急响应处置"</w:delText>
        </w:r>
      </w:del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全链条监管能力。</w:t>
      </w:r>
      <w:r w:rsidR="00F23327"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二是完善安全技术标准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。联合产业链上下游，推动低空通信协议、无人机电子围栏、数据加密传输等标准制定，确保低空飞行器与地面设施、通信网络的安全交互。</w:t>
      </w:r>
      <w:r w:rsidR="00F23327"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三是强化属地</w:t>
      </w:r>
      <w:proofErr w:type="gramStart"/>
      <w:r w:rsidR="00F23327"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化安全</w:t>
      </w:r>
      <w:proofErr w:type="gramEnd"/>
      <w:r w:rsidR="00F23327"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服务</w:t>
      </w:r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。利用省公司属地化服务能力，为地方</w:t>
      </w:r>
      <w:proofErr w:type="gramStart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低空经济</w:t>
      </w:r>
      <w:proofErr w:type="gramEnd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示范区提供定制</w:t>
      </w:r>
      <w:proofErr w:type="gramStart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化安全</w:t>
      </w:r>
      <w:proofErr w:type="gramEnd"/>
      <w:r w:rsidR="00F23327" w:rsidRPr="00EA546F">
        <w:rPr>
          <w:rFonts w:ascii="仿宋_GB2312" w:eastAsia="仿宋_GB2312" w:hAnsiTheme="minorHAnsi" w:cstheme="minorBidi"/>
          <w:kern w:val="2"/>
          <w:sz w:val="28"/>
        </w:rPr>
        <w:t>解决方案，例如为无人机物流企业提供端到端加密通信服务，为城市低空交通网络部署抗干扰通信基站。</w:t>
      </w:r>
    </w:p>
    <w:p w14:paraId="4B976148" w14:textId="0E673883" w:rsidR="00F23327" w:rsidRPr="00EA546F" w:rsidRDefault="00F23327" w:rsidP="00EA546F">
      <w:pPr>
        <w:pStyle w:val="ac"/>
        <w:shd w:val="clear" w:color="auto" w:fill="FFFFFF"/>
        <w:spacing w:before="0" w:beforeAutospacing="0" w:after="0" w:afterAutospacing="0"/>
        <w:ind w:firstLineChars="200" w:firstLine="562"/>
        <w:textAlignment w:val="baseline"/>
        <w:rPr>
          <w:rFonts w:ascii="仿宋_GB2312" w:eastAsia="仿宋_GB2312" w:hAnsiTheme="minorHAnsi" w:cstheme="minorBidi" w:hint="eastAsia"/>
          <w:b/>
          <w:kern w:val="2"/>
          <w:sz w:val="28"/>
        </w:rPr>
      </w:pPr>
      <w:r w:rsidRPr="00EA546F">
        <w:rPr>
          <w:rFonts w:ascii="仿宋_GB2312" w:eastAsia="仿宋_GB2312" w:hAnsiTheme="minorHAnsi" w:cstheme="minorBidi"/>
          <w:b/>
          <w:kern w:val="2"/>
          <w:sz w:val="28"/>
        </w:rPr>
        <w:t>二、深化区域协同合作，打造差异化服务能力</w:t>
      </w:r>
    </w:p>
    <w:p w14:paraId="097BE738" w14:textId="656019D0" w:rsidR="00F23327" w:rsidRPr="00EA546F" w:rsidRDefault="00F23327" w:rsidP="00EA546F">
      <w:pPr>
        <w:pStyle w:val="ac"/>
        <w:shd w:val="clear" w:color="auto" w:fill="FFFFFF"/>
        <w:spacing w:before="0" w:beforeAutospacing="0" w:after="0" w:afterAutospacing="0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r w:rsidRPr="00EA546F">
        <w:rPr>
          <w:rFonts w:ascii="仿宋_GB2312" w:eastAsia="仿宋_GB2312" w:hAnsiTheme="minorHAnsi" w:cstheme="minorBidi"/>
          <w:kern w:val="2"/>
          <w:sz w:val="28"/>
        </w:rPr>
        <w:t>针对地方政府</w:t>
      </w:r>
      <w:ins w:id="40" w:author="Qin" w:date="2025-03-12T16:15:00Z" w16du:dateUtc="2025-03-12T08:15:00Z">
        <w:r w:rsidR="00864905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  <w:r w:rsidR="00864905" w:rsidRPr="00EA546F">
          <w:rPr>
            <w:rFonts w:ascii="仿宋_GB2312" w:eastAsia="仿宋_GB2312" w:hAnsiTheme="minorHAnsi" w:cstheme="minorBidi"/>
            <w:kern w:val="2"/>
            <w:sz w:val="28"/>
          </w:rPr>
          <w:t>因地制宜发展低空经济</w:t>
        </w:r>
        <w:r w:rsidR="00864905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41" w:author="Qin" w:date="2025-03-12T16:15:00Z" w16du:dateUtc="2025-03-12T08:15:00Z">
        <w:r w:rsidRPr="00EA546F" w:rsidDel="00864905">
          <w:rPr>
            <w:rFonts w:ascii="仿宋_GB2312" w:eastAsia="仿宋_GB2312" w:hAnsiTheme="minorHAnsi" w:cstheme="minorBidi"/>
            <w:kern w:val="2"/>
            <w:sz w:val="28"/>
          </w:rPr>
          <w:delText>"因地制宜发展低空经济"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的政策导向，运营商需发挥省公司</w:t>
      </w:r>
      <w:proofErr w:type="gramStart"/>
      <w:r w:rsidRPr="00EA546F">
        <w:rPr>
          <w:rFonts w:ascii="仿宋_GB2312" w:eastAsia="仿宋_GB2312" w:hAnsiTheme="minorHAnsi" w:cstheme="minorBidi"/>
          <w:kern w:val="2"/>
          <w:sz w:val="28"/>
        </w:rPr>
        <w:t>客情资源</w:t>
      </w:r>
      <w:proofErr w:type="gramEnd"/>
      <w:r w:rsidRPr="00EA546F">
        <w:rPr>
          <w:rFonts w:ascii="仿宋_GB2312" w:eastAsia="仿宋_GB2312" w:hAnsiTheme="minorHAnsi" w:cstheme="minorBidi"/>
          <w:kern w:val="2"/>
          <w:sz w:val="28"/>
        </w:rPr>
        <w:t>与属地化服务优势，构建</w:t>
      </w:r>
      <w:ins w:id="42" w:author="Qin" w:date="2025-03-12T16:40:00Z" w16du:dateUtc="2025-03-12T08:40:00Z">
        <w:r w:rsidR="0007275C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  <w:r w:rsidR="0007275C" w:rsidRPr="00EA546F">
          <w:rPr>
            <w:rFonts w:ascii="仿宋_GB2312" w:eastAsia="仿宋_GB2312" w:hAnsiTheme="minorHAnsi" w:cstheme="minorBidi"/>
            <w:kern w:val="2"/>
            <w:sz w:val="28"/>
          </w:rPr>
          <w:t>全国统筹+区域特色</w:t>
        </w:r>
        <w:r w:rsidR="0007275C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43" w:author="Qin" w:date="2025-03-12T16:40:00Z" w16du:dateUtc="2025-03-12T08:40:00Z">
        <w:r w:rsidRPr="00EA546F" w:rsidDel="0007275C">
          <w:rPr>
            <w:rFonts w:ascii="仿宋_GB2312" w:eastAsia="仿宋_GB2312" w:hAnsiTheme="minorHAnsi" w:cstheme="minorBidi"/>
            <w:kern w:val="2"/>
            <w:sz w:val="28"/>
          </w:rPr>
          <w:delText>"全国统筹+区域特色"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的服务模式。</w:t>
      </w:r>
      <w:r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一是参与地方</w:t>
      </w:r>
      <w:proofErr w:type="gramStart"/>
      <w:r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低空经济</w:t>
      </w:r>
      <w:proofErr w:type="gramEnd"/>
      <w:r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顶层设计</w:t>
      </w:r>
      <w:r w:rsidR="00EA546F" w:rsidRPr="00EA546F">
        <w:rPr>
          <w:rFonts w:ascii="仿宋_GB2312" w:eastAsia="仿宋_GB2312" w:hAnsiTheme="minorHAnsi" w:cstheme="minorBidi"/>
          <w:kern w:val="2"/>
          <w:sz w:val="28"/>
        </w:rPr>
        <w:t>。联合地方政</w:t>
      </w:r>
      <w:r w:rsidR="00EA546F" w:rsidRPr="00EA546F">
        <w:rPr>
          <w:rFonts w:ascii="仿宋_GB2312" w:eastAsia="仿宋_GB2312" w:hAnsiTheme="minorHAnsi" w:cstheme="minorBidi"/>
          <w:kern w:val="2"/>
          <w:sz w:val="28"/>
        </w:rPr>
        <w:lastRenderedPageBreak/>
        <w:t>府、产业联盟，协助编制</w:t>
      </w:r>
      <w:proofErr w:type="gramStart"/>
      <w:r w:rsidR="00EA546F" w:rsidRPr="00EA546F">
        <w:rPr>
          <w:rFonts w:ascii="仿宋_GB2312" w:eastAsia="仿宋_GB2312" w:hAnsiTheme="minorHAnsi" w:cstheme="minorBidi"/>
          <w:kern w:val="2"/>
          <w:sz w:val="28"/>
        </w:rPr>
        <w:t>低空经济</w:t>
      </w:r>
      <w:proofErr w:type="gramEnd"/>
      <w:r w:rsidR="00EA546F" w:rsidRPr="00EA546F">
        <w:rPr>
          <w:rFonts w:ascii="仿宋_GB2312" w:eastAsia="仿宋_GB2312" w:hAnsiTheme="minorHAnsi" w:cstheme="minorBidi"/>
          <w:kern w:val="2"/>
          <w:sz w:val="28"/>
        </w:rPr>
        <w:t>发展规划，</w:t>
      </w:r>
      <w:r w:rsidRPr="00EA546F">
        <w:rPr>
          <w:rFonts w:ascii="仿宋_GB2312" w:eastAsia="仿宋_GB2312" w:hAnsiTheme="minorHAnsi" w:cstheme="minorBidi"/>
          <w:kern w:val="2"/>
          <w:sz w:val="28"/>
        </w:rPr>
        <w:t>提供空域数字化改造、基础设施共建共享</w:t>
      </w:r>
      <w:r w:rsidR="00EA546F" w:rsidRPr="00EA546F">
        <w:rPr>
          <w:rFonts w:ascii="仿宋_GB2312" w:eastAsia="仿宋_GB2312" w:hAnsiTheme="minorHAnsi" w:cstheme="minorBidi" w:hint="eastAsia"/>
          <w:kern w:val="2"/>
          <w:sz w:val="28"/>
        </w:rPr>
        <w:t>等方案</w:t>
      </w:r>
      <w:r w:rsidRPr="00EA546F">
        <w:rPr>
          <w:rFonts w:ascii="仿宋_GB2312" w:eastAsia="仿宋_GB2312" w:hAnsiTheme="minorHAnsi" w:cstheme="minorBidi"/>
          <w:kern w:val="2"/>
          <w:sz w:val="28"/>
        </w:rPr>
        <w:t>建议。</w:t>
      </w:r>
      <w:r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二是推动跨区域产业协同</w:t>
      </w:r>
      <w:r w:rsidRPr="00EA546F">
        <w:rPr>
          <w:rFonts w:ascii="仿宋_GB2312" w:eastAsia="仿宋_GB2312" w:hAnsiTheme="minorHAnsi" w:cstheme="minorBidi"/>
          <w:kern w:val="2"/>
          <w:sz w:val="28"/>
        </w:rPr>
        <w:t>。利用运营商全国性网络资源，搭建低空经济数据共享平台，</w:t>
      </w:r>
      <w:ins w:id="44" w:author="Qin" w:date="2025-03-12T16:41:00Z" w16du:dateUtc="2025-03-12T08:41:00Z">
        <w:r w:rsidR="0007275C">
          <w:rPr>
            <w:rFonts w:ascii="仿宋_GB2312" w:eastAsia="仿宋_GB2312" w:hAnsiTheme="minorHAnsi" w:cstheme="minorBidi" w:hint="eastAsia"/>
            <w:kern w:val="2"/>
            <w:sz w:val="28"/>
          </w:rPr>
          <w:t>推动跨区域</w:t>
        </w:r>
        <w:proofErr w:type="gramStart"/>
        <w:r w:rsidR="0007275C">
          <w:rPr>
            <w:rFonts w:ascii="仿宋_GB2312" w:eastAsia="仿宋_GB2312" w:hAnsiTheme="minorHAnsi" w:cstheme="minorBidi" w:hint="eastAsia"/>
            <w:kern w:val="2"/>
            <w:sz w:val="28"/>
          </w:rPr>
          <w:t>低空经济</w:t>
        </w:r>
        <w:proofErr w:type="gramEnd"/>
        <w:r w:rsidR="0007275C">
          <w:rPr>
            <w:rFonts w:ascii="仿宋_GB2312" w:eastAsia="仿宋_GB2312" w:hAnsiTheme="minorHAnsi" w:cstheme="minorBidi" w:hint="eastAsia"/>
            <w:kern w:val="2"/>
            <w:sz w:val="28"/>
          </w:rPr>
          <w:t>发展，如</w:t>
        </w:r>
      </w:ins>
      <w:proofErr w:type="gramStart"/>
      <w:r w:rsidRPr="00EA546F">
        <w:rPr>
          <w:rFonts w:ascii="仿宋_GB2312" w:eastAsia="仿宋_GB2312" w:hAnsiTheme="minorHAnsi" w:cstheme="minorBidi"/>
          <w:kern w:val="2"/>
          <w:sz w:val="28"/>
        </w:rPr>
        <w:t>促进长</w:t>
      </w:r>
      <w:proofErr w:type="gramEnd"/>
      <w:r w:rsidRPr="00EA546F">
        <w:rPr>
          <w:rFonts w:ascii="仿宋_GB2312" w:eastAsia="仿宋_GB2312" w:hAnsiTheme="minorHAnsi" w:cstheme="minorBidi"/>
          <w:kern w:val="2"/>
          <w:sz w:val="28"/>
        </w:rPr>
        <w:t>三角、粤港澳等区域集群的物流航线互联、空域资源调配优化。</w:t>
      </w:r>
      <w:r w:rsidRPr="00EA546F">
        <w:rPr>
          <w:rFonts w:ascii="仿宋_GB2312" w:eastAsia="仿宋_GB2312" w:hAnsiTheme="minorHAnsi" w:cstheme="minorBidi"/>
          <w:b/>
          <w:bCs/>
          <w:kern w:val="2"/>
          <w:sz w:val="28"/>
        </w:rPr>
        <w:t>三是孵化特色场景应用</w:t>
      </w:r>
      <w:r w:rsidR="00EA546F">
        <w:rPr>
          <w:rFonts w:ascii="仿宋_GB2312" w:eastAsia="仿宋_GB2312" w:hAnsiTheme="minorHAnsi" w:cstheme="minorBidi"/>
          <w:kern w:val="2"/>
          <w:sz w:val="28"/>
        </w:rPr>
        <w:t>。结合地方产业禀赋提供差异化服务</w:t>
      </w:r>
      <w:r w:rsidR="00EA546F">
        <w:rPr>
          <w:rFonts w:ascii="仿宋_GB2312" w:eastAsia="仿宋_GB2312" w:hAnsiTheme="minorHAnsi" w:cstheme="minorBidi" w:hint="eastAsia"/>
          <w:kern w:val="2"/>
          <w:sz w:val="28"/>
        </w:rPr>
        <w:t>：</w:t>
      </w:r>
      <w:ins w:id="45" w:author="Qin" w:date="2025-03-12T16:43:00Z" w16du:dateUtc="2025-03-12T08:43:00Z"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如</w:t>
        </w:r>
      </w:ins>
      <w:r w:rsidRPr="00EA546F">
        <w:rPr>
          <w:rFonts w:ascii="仿宋_GB2312" w:eastAsia="仿宋_GB2312" w:hAnsiTheme="minorHAnsi" w:cstheme="minorBidi"/>
          <w:kern w:val="2"/>
          <w:sz w:val="28"/>
        </w:rPr>
        <w:t>在农业大省推广</w:t>
      </w:r>
      <w:ins w:id="46" w:author="Qin" w:date="2025-03-12T16:43:00Z" w16du:dateUtc="2025-03-12T08:43:00Z"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  <w:r w:rsidR="00ED6A9B" w:rsidRPr="00EA546F">
          <w:rPr>
            <w:rFonts w:ascii="仿宋_GB2312" w:eastAsia="仿宋_GB2312" w:hAnsiTheme="minorHAnsi" w:cstheme="minorBidi"/>
            <w:kern w:val="2"/>
            <w:sz w:val="28"/>
          </w:rPr>
          <w:t>5G+无人机植保</w:t>
        </w:r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47" w:author="Qin" w:date="2025-03-12T16:43:00Z" w16du:dateUtc="2025-03-12T08:43:00Z">
        <w:r w:rsidRPr="00EA546F" w:rsidDel="00ED6A9B">
          <w:rPr>
            <w:rFonts w:ascii="仿宋_GB2312" w:eastAsia="仿宋_GB2312" w:hAnsiTheme="minorHAnsi" w:cstheme="minorBidi"/>
            <w:kern w:val="2"/>
            <w:sz w:val="28"/>
          </w:rPr>
          <w:delText>"5G+无人机植保"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智慧农业解决方案</w:t>
      </w:r>
      <w:ins w:id="48" w:author="Qin" w:date="2025-03-12T16:43:00Z" w16du:dateUtc="2025-03-12T08:43:00Z"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，</w:t>
        </w:r>
      </w:ins>
      <w:del w:id="49" w:author="Qin" w:date="2025-03-12T16:43:00Z" w16du:dateUtc="2025-03-12T08:43:00Z">
        <w:r w:rsidRPr="00EA546F" w:rsidDel="00ED6A9B">
          <w:rPr>
            <w:rFonts w:ascii="仿宋_GB2312" w:eastAsia="仿宋_GB2312" w:hAnsiTheme="minorHAnsi" w:cstheme="minorBidi"/>
            <w:kern w:val="2"/>
            <w:sz w:val="28"/>
          </w:rPr>
          <w:delText>；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在</w:t>
      </w:r>
      <w:ins w:id="50" w:author="Qin" w:date="2025-03-12T16:45:00Z" w16du:dateUtc="2025-03-12T08:45:00Z">
        <w:r w:rsidR="0001699C" w:rsidRPr="0001699C">
          <w:rPr>
            <w:rFonts w:ascii="仿宋_GB2312" w:eastAsia="仿宋_GB2312" w:hAnsiTheme="minorHAnsi" w:cstheme="minorBidi" w:hint="eastAsia"/>
            <w:kern w:val="2"/>
            <w:sz w:val="28"/>
          </w:rPr>
          <w:t>eVTOL</w:t>
        </w:r>
      </w:ins>
      <w:del w:id="51" w:author="Qin" w:date="2025-03-12T16:45:00Z" w16du:dateUtc="2025-03-12T08:45:00Z">
        <w:r w:rsidRPr="00EA546F" w:rsidDel="0001699C">
          <w:rPr>
            <w:rFonts w:ascii="仿宋_GB2312" w:eastAsia="仿宋_GB2312" w:hAnsiTheme="minorHAnsi" w:cstheme="minorBidi"/>
            <w:kern w:val="2"/>
            <w:sz w:val="28"/>
          </w:rPr>
          <w:delText>交通枢纽城市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试点</w:t>
      </w:r>
      <w:ins w:id="52" w:author="Qin" w:date="2025-03-12T16:45:00Z" w16du:dateUtc="2025-03-12T08:45:00Z">
        <w:r w:rsidR="0001699C">
          <w:rPr>
            <w:rFonts w:ascii="仿宋_GB2312" w:eastAsia="仿宋_GB2312" w:hAnsiTheme="minorHAnsi" w:cstheme="minorBidi" w:hint="eastAsia"/>
            <w:kern w:val="2"/>
            <w:sz w:val="28"/>
          </w:rPr>
          <w:t>城市推挤</w:t>
        </w:r>
      </w:ins>
      <w:ins w:id="53" w:author="Qin" w:date="2025-03-12T16:43:00Z" w16du:dateUtc="2025-03-12T08:43:00Z"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</w:ins>
      <w:del w:id="54" w:author="Qin" w:date="2025-03-12T16:43:00Z" w16du:dateUtc="2025-03-12T08:43:00Z">
        <w:r w:rsidRPr="00EA546F" w:rsidDel="00ED6A9B">
          <w:rPr>
            <w:rFonts w:ascii="仿宋_GB2312" w:eastAsia="仿宋_GB2312" w:hAnsiTheme="minorHAnsi" w:cstheme="minorBidi"/>
            <w:kern w:val="2"/>
            <w:sz w:val="28"/>
          </w:rPr>
          <w:delText>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城市空中交通网络调度系统</w:t>
      </w:r>
      <w:ins w:id="55" w:author="Qin" w:date="2025-03-12T16:43:00Z" w16du:dateUtc="2025-03-12T08:43:00Z">
        <w:r w:rsidR="00ED6A9B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56" w:author="Qin" w:date="2025-03-12T16:43:00Z" w16du:dateUtc="2025-03-12T08:43:00Z">
        <w:r w:rsidRPr="00EA546F" w:rsidDel="00ED6A9B">
          <w:rPr>
            <w:rFonts w:ascii="仿宋_GB2312" w:eastAsia="仿宋_GB2312" w:hAnsiTheme="minorHAnsi" w:cstheme="minorBidi"/>
            <w:kern w:val="2"/>
            <w:sz w:val="28"/>
          </w:rPr>
          <w:delText>"</w:delText>
        </w:r>
      </w:del>
      <w:ins w:id="57" w:author="Qin" w:date="2025-03-12T16:45:00Z" w16du:dateUtc="2025-03-12T08:45:00Z">
        <w:r w:rsidR="0001699C">
          <w:rPr>
            <w:rFonts w:ascii="仿宋_GB2312" w:eastAsia="仿宋_GB2312" w:hAnsiTheme="minorHAnsi" w:cstheme="minorBidi" w:hint="eastAsia"/>
            <w:kern w:val="2"/>
            <w:sz w:val="28"/>
          </w:rPr>
          <w:t>，</w:t>
        </w:r>
      </w:ins>
      <w:del w:id="58" w:author="Qin" w:date="2025-03-12T16:45:00Z" w16du:dateUtc="2025-03-12T08:45:00Z">
        <w:r w:rsidRPr="00EA546F" w:rsidDel="0001699C">
          <w:rPr>
            <w:rFonts w:ascii="仿宋_GB2312" w:eastAsia="仿宋_GB2312" w:hAnsiTheme="minorHAnsi" w:cstheme="minorBidi"/>
            <w:kern w:val="2"/>
            <w:sz w:val="28"/>
          </w:rPr>
          <w:delText>；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在边境地区部署</w:t>
      </w:r>
      <w:ins w:id="59" w:author="Qin" w:date="2025-03-12T16:45:00Z" w16du:dateUtc="2025-03-12T08:45:00Z">
        <w:r w:rsidR="0001699C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</w:ins>
      <w:del w:id="60" w:author="Qin" w:date="2025-03-12T16:45:00Z" w16du:dateUtc="2025-03-12T08:45:00Z">
        <w:r w:rsidRPr="00EA546F" w:rsidDel="0001699C">
          <w:rPr>
            <w:rFonts w:ascii="仿宋_GB2312" w:eastAsia="仿宋_GB2312" w:hAnsiTheme="minorHAnsi" w:cstheme="minorBidi"/>
            <w:kern w:val="2"/>
            <w:sz w:val="28"/>
          </w:rPr>
          <w:delText>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低空安防监测平台</w:t>
      </w:r>
      <w:ins w:id="61" w:author="Qin" w:date="2025-03-12T16:45:00Z" w16du:dateUtc="2025-03-12T08:45:00Z">
        <w:r w:rsidR="0001699C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62" w:author="Qin" w:date="2025-03-12T16:45:00Z" w16du:dateUtc="2025-03-12T08:45:00Z">
        <w:r w:rsidRPr="00EA546F" w:rsidDel="0001699C">
          <w:rPr>
            <w:rFonts w:ascii="仿宋_GB2312" w:eastAsia="仿宋_GB2312" w:hAnsiTheme="minorHAnsi" w:cstheme="minorBidi"/>
            <w:kern w:val="2"/>
            <w:sz w:val="28"/>
          </w:rPr>
          <w:delText>"</w:delText>
        </w:r>
      </w:del>
      <w:r w:rsidRPr="00EA546F">
        <w:rPr>
          <w:rFonts w:ascii="仿宋_GB2312" w:eastAsia="仿宋_GB2312" w:hAnsiTheme="minorHAnsi" w:cstheme="minorBidi"/>
          <w:kern w:val="2"/>
          <w:sz w:val="28"/>
        </w:rPr>
        <w:t>。</w:t>
      </w:r>
    </w:p>
    <w:p w14:paraId="7161FD92" w14:textId="2B86424C" w:rsidR="00F23327" w:rsidRPr="00BE09DE" w:rsidRDefault="00F23327" w:rsidP="00BE09DE">
      <w:pPr>
        <w:pStyle w:val="3"/>
        <w:shd w:val="clear" w:color="auto" w:fill="FFFFFF"/>
        <w:spacing w:before="0" w:beforeAutospacing="0" w:after="0" w:afterAutospacing="0"/>
        <w:ind w:firstLineChars="200" w:firstLine="562"/>
        <w:textAlignment w:val="baseline"/>
        <w:rPr>
          <w:rFonts w:ascii="仿宋_GB2312" w:eastAsia="仿宋_GB2312" w:hAnsiTheme="minorHAnsi" w:cstheme="minorBidi" w:hint="eastAsia"/>
          <w:b w:val="0"/>
          <w:bCs w:val="0"/>
          <w:kern w:val="2"/>
          <w:sz w:val="28"/>
          <w:szCs w:val="24"/>
        </w:rPr>
      </w:pPr>
      <w:r w:rsidRPr="00BE09DE">
        <w:rPr>
          <w:rFonts w:ascii="仿宋_GB2312" w:eastAsia="仿宋_GB2312" w:hAnsiTheme="minorHAnsi" w:cstheme="minorBidi"/>
          <w:kern w:val="2"/>
          <w:sz w:val="28"/>
          <w:szCs w:val="24"/>
        </w:rPr>
        <w:t>三、强</w:t>
      </w:r>
      <w:ins w:id="63" w:author="Qin" w:date="2025-03-12T16:52:00Z" w16du:dateUtc="2025-03-12T08:52:00Z">
        <w:r w:rsidR="00355207">
          <w:rPr>
            <w:rFonts w:ascii="仿宋_GB2312" w:eastAsia="仿宋_GB2312" w:hAnsiTheme="minorHAnsi" w:cstheme="minorBidi" w:hint="eastAsia"/>
            <w:kern w:val="2"/>
            <w:sz w:val="28"/>
            <w:szCs w:val="24"/>
          </w:rPr>
          <w:t>化“</w:t>
        </w:r>
        <w:r w:rsidR="00355207" w:rsidRPr="00BE09DE">
          <w:rPr>
            <w:rFonts w:ascii="仿宋_GB2312" w:eastAsia="仿宋_GB2312" w:hAnsiTheme="minorHAnsi" w:cstheme="minorBidi"/>
            <w:kern w:val="2"/>
            <w:sz w:val="28"/>
            <w:szCs w:val="24"/>
          </w:rPr>
          <w:t>AI+低空</w:t>
        </w:r>
        <w:r w:rsidR="00355207">
          <w:rPr>
            <w:rFonts w:ascii="仿宋_GB2312" w:eastAsia="仿宋_GB2312" w:hAnsiTheme="minorHAnsi" w:cstheme="minorBidi" w:hint="eastAsia"/>
            <w:kern w:val="2"/>
            <w:sz w:val="28"/>
            <w:szCs w:val="24"/>
          </w:rPr>
          <w:t>”</w:t>
        </w:r>
      </w:ins>
      <w:del w:id="64" w:author="Qin" w:date="2025-03-12T16:52:00Z" w16du:dateUtc="2025-03-12T08:52:00Z">
        <w:r w:rsidRPr="00BE09DE" w:rsidDel="00355207">
          <w:rPr>
            <w:rFonts w:ascii="仿宋_GB2312" w:eastAsia="仿宋_GB2312" w:hAnsiTheme="minorHAnsi" w:cstheme="minorBidi"/>
            <w:kern w:val="2"/>
            <w:sz w:val="28"/>
            <w:szCs w:val="24"/>
          </w:rPr>
          <w:delText>化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  <w:szCs w:val="24"/>
        </w:rPr>
        <w:t>"</w:t>
      </w:r>
      <w:del w:id="65" w:author="Qin" w:date="2025-03-12T16:52:00Z" w16du:dateUtc="2025-03-12T08:52:00Z">
        <w:r w:rsidRPr="00BE09DE" w:rsidDel="00355207">
          <w:rPr>
            <w:rFonts w:ascii="仿宋_GB2312" w:eastAsia="仿宋_GB2312" w:hAnsiTheme="minorHAnsi" w:cstheme="minorBidi"/>
            <w:kern w:val="2"/>
            <w:sz w:val="28"/>
            <w:szCs w:val="24"/>
          </w:rPr>
          <w:delText>AI+低空"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  <w:szCs w:val="24"/>
        </w:rPr>
        <w:t>融合创新，构建智能化服务生态</w:t>
      </w:r>
    </w:p>
    <w:p w14:paraId="043498F4" w14:textId="199FFAB3" w:rsidR="00461B35" w:rsidRPr="00BE09DE" w:rsidRDefault="00F23327" w:rsidP="004C0C75">
      <w:pPr>
        <w:pStyle w:val="ac"/>
        <w:shd w:val="clear" w:color="auto" w:fill="FFFFFF"/>
        <w:spacing w:before="0" w:beforeAutospacing="0" w:after="0" w:afterAutospacing="0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r w:rsidRPr="00BE09DE">
        <w:rPr>
          <w:rFonts w:ascii="仿宋_GB2312" w:eastAsia="仿宋_GB2312" w:hAnsiTheme="minorHAnsi" w:cstheme="minorBidi"/>
          <w:kern w:val="2"/>
          <w:sz w:val="28"/>
        </w:rPr>
        <w:t>随着</w:t>
      </w:r>
      <w:proofErr w:type="gramStart"/>
      <w:r w:rsidRPr="00BE09DE">
        <w:rPr>
          <w:rFonts w:ascii="仿宋_GB2312" w:eastAsia="仿宋_GB2312" w:hAnsiTheme="minorHAnsi" w:cstheme="minorBidi"/>
          <w:kern w:val="2"/>
          <w:sz w:val="28"/>
        </w:rPr>
        <w:t>低空经济</w:t>
      </w:r>
      <w:proofErr w:type="gramEnd"/>
      <w:r w:rsidRPr="00BE09DE">
        <w:rPr>
          <w:rFonts w:ascii="仿宋_GB2312" w:eastAsia="仿宋_GB2312" w:hAnsiTheme="minorHAnsi" w:cstheme="minorBidi"/>
          <w:kern w:val="2"/>
          <w:sz w:val="28"/>
        </w:rPr>
        <w:t>进入</w:t>
      </w:r>
      <w:ins w:id="66" w:author="Qin" w:date="2025-03-12T16:53:00Z" w16du:dateUtc="2025-03-12T08:53:00Z">
        <w:r w:rsidR="00355207">
          <w:rPr>
            <w:rFonts w:ascii="仿宋_GB2312" w:eastAsia="仿宋_GB2312" w:hAnsiTheme="minorHAnsi" w:cstheme="minorBidi" w:hint="eastAsia"/>
            <w:kern w:val="2"/>
            <w:sz w:val="28"/>
          </w:rPr>
          <w:t>“</w:t>
        </w:r>
        <w:r w:rsidR="00355207" w:rsidRPr="00BE09DE">
          <w:rPr>
            <w:rFonts w:ascii="仿宋_GB2312" w:eastAsia="仿宋_GB2312" w:hAnsiTheme="minorHAnsi" w:cstheme="minorBidi"/>
            <w:kern w:val="2"/>
            <w:sz w:val="28"/>
          </w:rPr>
          <w:t>人工智能+</w:t>
        </w:r>
        <w:r w:rsidR="00355207">
          <w:rPr>
            <w:rFonts w:ascii="仿宋_GB2312" w:eastAsia="仿宋_GB2312" w:hAnsiTheme="minorHAnsi" w:cstheme="minorBidi" w:hint="eastAsia"/>
            <w:kern w:val="2"/>
            <w:sz w:val="28"/>
          </w:rPr>
          <w:t>”</w:t>
        </w:r>
      </w:ins>
      <w:del w:id="67" w:author="Qin" w:date="2025-03-12T16:53:00Z" w16du:dateUtc="2025-03-12T08:53:00Z">
        <w:r w:rsidRPr="00BE09DE" w:rsidDel="00355207">
          <w:rPr>
            <w:rFonts w:ascii="仿宋_GB2312" w:eastAsia="仿宋_GB2312" w:hAnsiTheme="minorHAnsi" w:cstheme="minorBidi"/>
            <w:kern w:val="2"/>
            <w:sz w:val="28"/>
          </w:rPr>
          <w:delText>"人工智能+"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深度融合阶段，运营商需以</w:t>
      </w:r>
      <w:proofErr w:type="gramStart"/>
      <w:r w:rsidRPr="00BE09DE">
        <w:rPr>
          <w:rFonts w:ascii="仿宋_GB2312" w:eastAsia="仿宋_GB2312" w:hAnsiTheme="minorHAnsi" w:cstheme="minorBidi"/>
          <w:kern w:val="2"/>
          <w:sz w:val="28"/>
        </w:rPr>
        <w:t>算力网络</w:t>
      </w:r>
      <w:proofErr w:type="gramEnd"/>
      <w:r w:rsidRPr="00BE09DE">
        <w:rPr>
          <w:rFonts w:ascii="仿宋_GB2312" w:eastAsia="仿宋_GB2312" w:hAnsiTheme="minorHAnsi" w:cstheme="minorBidi"/>
          <w:kern w:val="2"/>
          <w:sz w:val="28"/>
        </w:rPr>
        <w:t>为基座，加速AI技术在低空场景的规模化应用。</w:t>
      </w:r>
      <w:r w:rsidRPr="00BE09DE">
        <w:rPr>
          <w:rFonts w:ascii="仿宋_GB2312" w:eastAsia="仿宋_GB2312" w:hAnsiTheme="minorHAnsi" w:cstheme="minorBidi"/>
          <w:b/>
          <w:bCs/>
          <w:kern w:val="2"/>
          <w:sz w:val="28"/>
        </w:rPr>
        <w:t>一是研发低空智能调度系统</w:t>
      </w:r>
      <w:r w:rsidRPr="00BE09DE">
        <w:rPr>
          <w:rFonts w:ascii="仿宋_GB2312" w:eastAsia="仿宋_GB2312" w:hAnsiTheme="minorHAnsi" w:cstheme="minorBidi"/>
          <w:kern w:val="2"/>
          <w:sz w:val="28"/>
        </w:rPr>
        <w:t>。基于运营商云边</w:t>
      </w:r>
      <w:proofErr w:type="gramStart"/>
      <w:r w:rsidRPr="00BE09DE">
        <w:rPr>
          <w:rFonts w:ascii="仿宋_GB2312" w:eastAsia="仿宋_GB2312" w:hAnsiTheme="minorHAnsi" w:cstheme="minorBidi"/>
          <w:kern w:val="2"/>
          <w:sz w:val="28"/>
        </w:rPr>
        <w:t>协同算力资源</w:t>
      </w:r>
      <w:proofErr w:type="gramEnd"/>
      <w:r w:rsidRPr="00BE09DE">
        <w:rPr>
          <w:rFonts w:ascii="仿宋_GB2312" w:eastAsia="仿宋_GB2312" w:hAnsiTheme="minorHAnsi" w:cstheme="minorBidi"/>
          <w:kern w:val="2"/>
          <w:sz w:val="28"/>
        </w:rPr>
        <w:t>，开发AI驱动的低空交通管理系统，实现无人机群的航线自动规划、冲突预警、动态避障。</w:t>
      </w:r>
      <w:r w:rsidRPr="00BE09DE">
        <w:rPr>
          <w:rFonts w:ascii="仿宋_GB2312" w:eastAsia="仿宋_GB2312" w:hAnsiTheme="minorHAnsi" w:cstheme="minorBidi"/>
          <w:b/>
          <w:bCs/>
          <w:kern w:val="2"/>
          <w:sz w:val="28"/>
        </w:rPr>
        <w:t>二是打造空天地一体</w:t>
      </w:r>
      <w:proofErr w:type="gramStart"/>
      <w:ins w:id="68" w:author="Qin" w:date="2025-03-12T16:54:00Z" w16du:dateUtc="2025-03-12T08:54:00Z">
        <w:r w:rsidR="002D4AEB">
          <w:rPr>
            <w:rFonts w:ascii="仿宋_GB2312" w:eastAsia="仿宋_GB2312" w:hAnsiTheme="minorHAnsi" w:cstheme="minorBidi" w:hint="eastAsia"/>
            <w:b/>
            <w:bCs/>
            <w:kern w:val="2"/>
            <w:sz w:val="28"/>
          </w:rPr>
          <w:t>低空智联</w:t>
        </w:r>
      </w:ins>
      <w:proofErr w:type="gramEnd"/>
      <w:del w:id="69" w:author="Qin" w:date="2025-03-12T16:54:00Z" w16du:dateUtc="2025-03-12T08:54:00Z">
        <w:r w:rsidRPr="00BE09DE" w:rsidDel="002D4AEB">
          <w:rPr>
            <w:rFonts w:ascii="仿宋_GB2312" w:eastAsia="仿宋_GB2312" w:hAnsiTheme="minorHAnsi" w:cstheme="minorBidi"/>
            <w:b/>
            <w:bCs/>
            <w:kern w:val="2"/>
            <w:sz w:val="28"/>
          </w:rPr>
          <w:delText>化</w:delText>
        </w:r>
      </w:del>
      <w:ins w:id="70" w:author="Qin" w:date="2025-03-12T16:53:00Z" w16du:dateUtc="2025-03-12T08:53:00Z">
        <w:r w:rsidR="002D4AEB">
          <w:rPr>
            <w:rFonts w:ascii="仿宋_GB2312" w:eastAsia="仿宋_GB2312" w:hAnsiTheme="minorHAnsi" w:cstheme="minorBidi" w:hint="eastAsia"/>
            <w:b/>
            <w:bCs/>
            <w:kern w:val="2"/>
            <w:sz w:val="28"/>
          </w:rPr>
          <w:t>网</w:t>
        </w:r>
      </w:ins>
      <w:del w:id="71" w:author="Qin" w:date="2025-03-12T16:53:00Z" w16du:dateUtc="2025-03-12T08:53:00Z">
        <w:r w:rsidRPr="00BE09DE" w:rsidDel="002D4AEB">
          <w:rPr>
            <w:rFonts w:ascii="仿宋_GB2312" w:eastAsia="仿宋_GB2312" w:hAnsiTheme="minorHAnsi" w:cstheme="minorBidi"/>
            <w:b/>
            <w:bCs/>
            <w:kern w:val="2"/>
            <w:sz w:val="28"/>
          </w:rPr>
          <w:delText>感知网络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。整合5G-A通感一体基站、低轨卫星</w:t>
      </w:r>
      <w:del w:id="72" w:author="Qin" w:date="2025-03-12T16:54:00Z" w16du:dateUtc="2025-03-12T08:54:00Z">
        <w:r w:rsidRPr="00BE09DE" w:rsidDel="002D4AEB">
          <w:rPr>
            <w:rFonts w:ascii="仿宋_GB2312" w:eastAsia="仿宋_GB2312" w:hAnsiTheme="minorHAnsi" w:cstheme="minorBidi"/>
            <w:kern w:val="2"/>
            <w:sz w:val="28"/>
          </w:rPr>
          <w:delText>、地面雷达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等设施，</w:t>
      </w:r>
      <w:ins w:id="73" w:author="Qin" w:date="2025-03-12T17:12:00Z" w16du:dateUtc="2025-03-12T09:12:00Z">
        <w:r w:rsidR="00F0708C" w:rsidRPr="00F0708C">
          <w:rPr>
            <w:rFonts w:ascii="仿宋_GB2312" w:eastAsia="仿宋_GB2312" w:hAnsiTheme="minorHAnsi" w:cstheme="minorBidi" w:hint="eastAsia"/>
            <w:kern w:val="2"/>
            <w:sz w:val="28"/>
          </w:rPr>
          <w:t>加强相关覆盖区域内的低空网络信号以及低空感知监视能力，保障飞行过程中的稳定通信与监视服务</w:t>
        </w:r>
      </w:ins>
      <w:del w:id="74" w:author="Qin" w:date="2025-03-12T17:12:00Z" w16du:dateUtc="2025-03-12T09:12:00Z">
        <w:r w:rsidRPr="00BE09DE" w:rsidDel="00F0708C">
          <w:rPr>
            <w:rFonts w:ascii="仿宋_GB2312" w:eastAsia="仿宋_GB2312" w:hAnsiTheme="minorHAnsi" w:cstheme="minorBidi"/>
            <w:kern w:val="2"/>
            <w:sz w:val="28"/>
          </w:rPr>
          <w:delText>构建全域覆盖的低空态势感知网，为无人机提供亚米级定位、毫秒级时延的通信服务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。</w:t>
      </w:r>
      <w:r w:rsidRPr="00BE09DE">
        <w:rPr>
          <w:rFonts w:ascii="仿宋_GB2312" w:eastAsia="仿宋_GB2312" w:hAnsiTheme="minorHAnsi" w:cstheme="minorBidi"/>
          <w:b/>
          <w:bCs/>
          <w:kern w:val="2"/>
          <w:sz w:val="28"/>
        </w:rPr>
        <w:t>三是赋能垂直行业智能化升级</w:t>
      </w:r>
      <w:r w:rsidRPr="00BE09DE">
        <w:rPr>
          <w:rFonts w:ascii="仿宋_GB2312" w:eastAsia="仿宋_GB2312" w:hAnsiTheme="minorHAnsi" w:cstheme="minorBidi"/>
          <w:kern w:val="2"/>
          <w:sz w:val="28"/>
        </w:rPr>
        <w:t>。将运营商AI大模型能力与</w:t>
      </w:r>
      <w:proofErr w:type="gramStart"/>
      <w:r w:rsidRPr="00BE09DE">
        <w:rPr>
          <w:rFonts w:ascii="仿宋_GB2312" w:eastAsia="仿宋_GB2312" w:hAnsiTheme="minorHAnsi" w:cstheme="minorBidi"/>
          <w:kern w:val="2"/>
          <w:sz w:val="28"/>
        </w:rPr>
        <w:t>低空经济</w:t>
      </w:r>
      <w:proofErr w:type="gramEnd"/>
      <w:r w:rsidRPr="00BE09DE">
        <w:rPr>
          <w:rFonts w:ascii="仿宋_GB2312" w:eastAsia="仿宋_GB2312" w:hAnsiTheme="minorHAnsi" w:cstheme="minorBidi"/>
          <w:kern w:val="2"/>
          <w:sz w:val="28"/>
        </w:rPr>
        <w:t>结合</w:t>
      </w:r>
      <w:ins w:id="75" w:author="Qin" w:date="2025-03-12T17:13:00Z" w16du:dateUtc="2025-03-12T09:13:00Z">
        <w:r w:rsidR="00F0708C">
          <w:rPr>
            <w:rFonts w:ascii="仿宋_GB2312" w:eastAsia="仿宋_GB2312" w:hAnsiTheme="minorHAnsi" w:cstheme="minorBidi" w:hint="eastAsia"/>
            <w:kern w:val="2"/>
            <w:sz w:val="28"/>
          </w:rPr>
          <w:t>，</w:t>
        </w:r>
      </w:ins>
      <w:ins w:id="76" w:author="Qin" w:date="2025-03-12T17:14:00Z" w16du:dateUtc="2025-03-12T09:14:00Z">
        <w:r w:rsidR="002166C6">
          <w:rPr>
            <w:rFonts w:ascii="仿宋_GB2312" w:eastAsia="仿宋_GB2312" w:hAnsiTheme="minorHAnsi" w:cstheme="minorBidi" w:hint="eastAsia"/>
            <w:kern w:val="2"/>
            <w:sz w:val="28"/>
          </w:rPr>
          <w:t>推动垂直行业应用场景</w:t>
        </w:r>
      </w:ins>
      <w:ins w:id="77" w:author="Qin" w:date="2025-03-12T17:15:00Z" w16du:dateUtc="2025-03-12T09:15:00Z">
        <w:r w:rsidR="00BE2DD3">
          <w:rPr>
            <w:rFonts w:ascii="仿宋_GB2312" w:eastAsia="仿宋_GB2312" w:hAnsiTheme="minorHAnsi" w:cstheme="minorBidi" w:hint="eastAsia"/>
            <w:kern w:val="2"/>
            <w:sz w:val="28"/>
          </w:rPr>
          <w:t>落地与</w:t>
        </w:r>
      </w:ins>
      <w:ins w:id="78" w:author="Qin" w:date="2025-03-12T17:16:00Z" w16du:dateUtc="2025-03-12T09:16:00Z">
        <w:r w:rsidR="0051651F">
          <w:rPr>
            <w:rFonts w:ascii="仿宋_GB2312" w:eastAsia="仿宋_GB2312" w:hAnsiTheme="minorHAnsi" w:cstheme="minorBidi" w:hint="eastAsia"/>
            <w:kern w:val="2"/>
            <w:sz w:val="28"/>
          </w:rPr>
          <w:t>优化</w:t>
        </w:r>
      </w:ins>
      <w:ins w:id="79" w:author="Qin" w:date="2025-03-12T17:15:00Z" w16du:dateUtc="2025-03-12T09:15:00Z">
        <w:r w:rsidR="00BE2DD3">
          <w:rPr>
            <w:rFonts w:ascii="仿宋_GB2312" w:eastAsia="仿宋_GB2312" w:hAnsiTheme="minorHAnsi" w:cstheme="minorBidi" w:hint="eastAsia"/>
            <w:kern w:val="2"/>
            <w:sz w:val="28"/>
          </w:rPr>
          <w:t>，如</w:t>
        </w:r>
      </w:ins>
      <w:del w:id="80" w:author="Qin" w:date="2025-03-12T17:13:00Z" w16du:dateUtc="2025-03-12T09:13:00Z">
        <w:r w:rsidRPr="00BE09DE" w:rsidDel="00F0708C">
          <w:rPr>
            <w:rFonts w:ascii="仿宋_GB2312" w:eastAsia="仿宋_GB2312" w:hAnsiTheme="minorHAnsi" w:cstheme="minorBidi"/>
            <w:kern w:val="2"/>
            <w:sz w:val="28"/>
          </w:rPr>
          <w:delText>：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为电力巡检无人机开发缺陷智能识别系统</w:t>
      </w:r>
      <w:ins w:id="81" w:author="Qin" w:date="2025-03-12T17:13:00Z" w16du:dateUtc="2025-03-12T09:13:00Z">
        <w:r w:rsidR="00F0708C">
          <w:rPr>
            <w:rFonts w:ascii="仿宋_GB2312" w:eastAsia="仿宋_GB2312" w:hAnsiTheme="minorHAnsi" w:cstheme="minorBidi" w:hint="eastAsia"/>
            <w:kern w:val="2"/>
            <w:sz w:val="28"/>
          </w:rPr>
          <w:t>，</w:t>
        </w:r>
      </w:ins>
      <w:del w:id="82" w:author="Qin" w:date="2025-03-12T17:13:00Z" w16du:dateUtc="2025-03-12T09:13:00Z">
        <w:r w:rsidRPr="00BE09DE" w:rsidDel="00F0708C">
          <w:rPr>
            <w:rFonts w:ascii="仿宋_GB2312" w:eastAsia="仿宋_GB2312" w:hAnsiTheme="minorHAnsi" w:cstheme="minorBidi"/>
            <w:kern w:val="2"/>
            <w:sz w:val="28"/>
          </w:rPr>
          <w:delText>；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为物流无人机搭建AI路径优化引擎</w:t>
      </w:r>
      <w:ins w:id="83" w:author="Qin" w:date="2025-03-12T17:15:00Z" w16du:dateUtc="2025-03-12T09:15:00Z">
        <w:r w:rsidR="00BE2DD3">
          <w:rPr>
            <w:rFonts w:ascii="仿宋_GB2312" w:eastAsia="仿宋_GB2312" w:hAnsiTheme="minorHAnsi" w:cstheme="minorBidi" w:hint="eastAsia"/>
            <w:kern w:val="2"/>
            <w:sz w:val="28"/>
          </w:rPr>
          <w:t>，</w:t>
        </w:r>
      </w:ins>
      <w:del w:id="84" w:author="Qin" w:date="2025-03-12T17:15:00Z" w16du:dateUtc="2025-03-12T09:15:00Z">
        <w:r w:rsidRPr="00BE09DE" w:rsidDel="00BE2DD3">
          <w:rPr>
            <w:rFonts w:ascii="仿宋_GB2312" w:eastAsia="仿宋_GB2312" w:hAnsiTheme="minorHAnsi" w:cstheme="minorBidi"/>
            <w:kern w:val="2"/>
            <w:sz w:val="28"/>
          </w:rPr>
          <w:delText>；</w:delText>
        </w:r>
      </w:del>
      <w:r w:rsidRPr="00BE09DE">
        <w:rPr>
          <w:rFonts w:ascii="仿宋_GB2312" w:eastAsia="仿宋_GB2312" w:hAnsiTheme="minorHAnsi" w:cstheme="minorBidi"/>
          <w:kern w:val="2"/>
          <w:sz w:val="28"/>
        </w:rPr>
        <w:t>为载人飞行器提供智能客服与应急指挥系统。</w:t>
      </w:r>
    </w:p>
    <w:sectPr w:rsidR="00461B35" w:rsidRPr="00BE0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018C" w14:textId="77777777" w:rsidR="007B7746" w:rsidRDefault="007B7746" w:rsidP="007E222E">
      <w:pPr>
        <w:rPr>
          <w:rFonts w:hint="eastAsia"/>
        </w:rPr>
      </w:pPr>
      <w:r>
        <w:separator/>
      </w:r>
    </w:p>
  </w:endnote>
  <w:endnote w:type="continuationSeparator" w:id="0">
    <w:p w14:paraId="5C9308FA" w14:textId="77777777" w:rsidR="007B7746" w:rsidRDefault="007B7746" w:rsidP="007E22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6CD4" w14:textId="77777777" w:rsidR="007B7746" w:rsidRDefault="007B7746" w:rsidP="007E222E">
      <w:pPr>
        <w:rPr>
          <w:rFonts w:hint="eastAsia"/>
        </w:rPr>
      </w:pPr>
      <w:r>
        <w:separator/>
      </w:r>
    </w:p>
  </w:footnote>
  <w:footnote w:type="continuationSeparator" w:id="0">
    <w:p w14:paraId="1AF8E4C1" w14:textId="77777777" w:rsidR="007B7746" w:rsidRDefault="007B7746" w:rsidP="007E222E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in">
    <w15:presenceInfo w15:providerId="None" w15:userId="Q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1A"/>
    <w:rsid w:val="00004468"/>
    <w:rsid w:val="0001699C"/>
    <w:rsid w:val="00050456"/>
    <w:rsid w:val="000533E3"/>
    <w:rsid w:val="0007275C"/>
    <w:rsid w:val="00075D06"/>
    <w:rsid w:val="00082322"/>
    <w:rsid w:val="000834BB"/>
    <w:rsid w:val="00090C88"/>
    <w:rsid w:val="000C5329"/>
    <w:rsid w:val="000E0613"/>
    <w:rsid w:val="000E1D41"/>
    <w:rsid w:val="000E6C01"/>
    <w:rsid w:val="000F667E"/>
    <w:rsid w:val="000F6990"/>
    <w:rsid w:val="00121428"/>
    <w:rsid w:val="00121D69"/>
    <w:rsid w:val="001246E3"/>
    <w:rsid w:val="0012562A"/>
    <w:rsid w:val="00134F91"/>
    <w:rsid w:val="001473E6"/>
    <w:rsid w:val="00167A7D"/>
    <w:rsid w:val="00184414"/>
    <w:rsid w:val="00186A3B"/>
    <w:rsid w:val="001E1E20"/>
    <w:rsid w:val="001F7AAB"/>
    <w:rsid w:val="00211B78"/>
    <w:rsid w:val="002166C6"/>
    <w:rsid w:val="00225AF7"/>
    <w:rsid w:val="00250793"/>
    <w:rsid w:val="00255D3F"/>
    <w:rsid w:val="00265AA9"/>
    <w:rsid w:val="00276099"/>
    <w:rsid w:val="0029327D"/>
    <w:rsid w:val="00295EFE"/>
    <w:rsid w:val="002A51F8"/>
    <w:rsid w:val="002B1DFD"/>
    <w:rsid w:val="002D4293"/>
    <w:rsid w:val="002D4AEB"/>
    <w:rsid w:val="002F7B6D"/>
    <w:rsid w:val="00312A71"/>
    <w:rsid w:val="0032681F"/>
    <w:rsid w:val="0033564D"/>
    <w:rsid w:val="00346FB0"/>
    <w:rsid w:val="00355207"/>
    <w:rsid w:val="0037146F"/>
    <w:rsid w:val="00381FD4"/>
    <w:rsid w:val="00397819"/>
    <w:rsid w:val="003B3DC5"/>
    <w:rsid w:val="003B5939"/>
    <w:rsid w:val="003D523A"/>
    <w:rsid w:val="003E1F19"/>
    <w:rsid w:val="003E38C2"/>
    <w:rsid w:val="003E589C"/>
    <w:rsid w:val="003F7D0C"/>
    <w:rsid w:val="00401475"/>
    <w:rsid w:val="004073D4"/>
    <w:rsid w:val="00414C4E"/>
    <w:rsid w:val="0042257E"/>
    <w:rsid w:val="004335BA"/>
    <w:rsid w:val="004577ED"/>
    <w:rsid w:val="00461B35"/>
    <w:rsid w:val="004A0865"/>
    <w:rsid w:val="004A6E3D"/>
    <w:rsid w:val="004B7588"/>
    <w:rsid w:val="004C0C75"/>
    <w:rsid w:val="004C2C54"/>
    <w:rsid w:val="004C5A4C"/>
    <w:rsid w:val="004E5799"/>
    <w:rsid w:val="004E744D"/>
    <w:rsid w:val="005053FC"/>
    <w:rsid w:val="0051651F"/>
    <w:rsid w:val="0052417A"/>
    <w:rsid w:val="00532266"/>
    <w:rsid w:val="00536380"/>
    <w:rsid w:val="00540B8A"/>
    <w:rsid w:val="00541174"/>
    <w:rsid w:val="00543493"/>
    <w:rsid w:val="00546F2A"/>
    <w:rsid w:val="005746E7"/>
    <w:rsid w:val="00582151"/>
    <w:rsid w:val="005A0099"/>
    <w:rsid w:val="005C1231"/>
    <w:rsid w:val="005D28B5"/>
    <w:rsid w:val="005F57EB"/>
    <w:rsid w:val="005F7E0E"/>
    <w:rsid w:val="006047CF"/>
    <w:rsid w:val="00611681"/>
    <w:rsid w:val="006141DB"/>
    <w:rsid w:val="00614FA7"/>
    <w:rsid w:val="00623677"/>
    <w:rsid w:val="00626C89"/>
    <w:rsid w:val="00645469"/>
    <w:rsid w:val="006527F2"/>
    <w:rsid w:val="00664646"/>
    <w:rsid w:val="00670B68"/>
    <w:rsid w:val="00676A09"/>
    <w:rsid w:val="006979AA"/>
    <w:rsid w:val="006E1ED0"/>
    <w:rsid w:val="006E3F8C"/>
    <w:rsid w:val="006F63DE"/>
    <w:rsid w:val="006F64F3"/>
    <w:rsid w:val="006F7F76"/>
    <w:rsid w:val="0072010C"/>
    <w:rsid w:val="007578E3"/>
    <w:rsid w:val="007629D0"/>
    <w:rsid w:val="00767E61"/>
    <w:rsid w:val="0078357F"/>
    <w:rsid w:val="00784696"/>
    <w:rsid w:val="007903FD"/>
    <w:rsid w:val="007A49E4"/>
    <w:rsid w:val="007B7746"/>
    <w:rsid w:val="007C0271"/>
    <w:rsid w:val="007C3F9E"/>
    <w:rsid w:val="007E222E"/>
    <w:rsid w:val="007F0C19"/>
    <w:rsid w:val="008052CA"/>
    <w:rsid w:val="00820C3C"/>
    <w:rsid w:val="00864905"/>
    <w:rsid w:val="00865A39"/>
    <w:rsid w:val="00893EF1"/>
    <w:rsid w:val="00894BC4"/>
    <w:rsid w:val="008979FD"/>
    <w:rsid w:val="008A08E3"/>
    <w:rsid w:val="008B5170"/>
    <w:rsid w:val="008C1B56"/>
    <w:rsid w:val="008D1D23"/>
    <w:rsid w:val="008D3185"/>
    <w:rsid w:val="008D6C94"/>
    <w:rsid w:val="008E5A2A"/>
    <w:rsid w:val="00903016"/>
    <w:rsid w:val="00915B75"/>
    <w:rsid w:val="00927199"/>
    <w:rsid w:val="00941D3D"/>
    <w:rsid w:val="0094748F"/>
    <w:rsid w:val="00980C8B"/>
    <w:rsid w:val="00993CA6"/>
    <w:rsid w:val="009A29D5"/>
    <w:rsid w:val="009A73FB"/>
    <w:rsid w:val="009C3322"/>
    <w:rsid w:val="00A17240"/>
    <w:rsid w:val="00A376EB"/>
    <w:rsid w:val="00A62830"/>
    <w:rsid w:val="00A71818"/>
    <w:rsid w:val="00A92858"/>
    <w:rsid w:val="00AD0270"/>
    <w:rsid w:val="00AD6295"/>
    <w:rsid w:val="00B62CAA"/>
    <w:rsid w:val="00B70B24"/>
    <w:rsid w:val="00BA6654"/>
    <w:rsid w:val="00BC74E9"/>
    <w:rsid w:val="00BD6C89"/>
    <w:rsid w:val="00BE09DE"/>
    <w:rsid w:val="00BE1713"/>
    <w:rsid w:val="00BE2DD3"/>
    <w:rsid w:val="00BF1186"/>
    <w:rsid w:val="00C1507A"/>
    <w:rsid w:val="00C153BD"/>
    <w:rsid w:val="00C37652"/>
    <w:rsid w:val="00C4426A"/>
    <w:rsid w:val="00C4780E"/>
    <w:rsid w:val="00C62787"/>
    <w:rsid w:val="00C82AF4"/>
    <w:rsid w:val="00CA4A08"/>
    <w:rsid w:val="00CB7060"/>
    <w:rsid w:val="00CC10AA"/>
    <w:rsid w:val="00CD424D"/>
    <w:rsid w:val="00CF3903"/>
    <w:rsid w:val="00CF71EB"/>
    <w:rsid w:val="00D017C0"/>
    <w:rsid w:val="00D24D67"/>
    <w:rsid w:val="00D440FD"/>
    <w:rsid w:val="00D61B97"/>
    <w:rsid w:val="00D70527"/>
    <w:rsid w:val="00D71962"/>
    <w:rsid w:val="00D96B79"/>
    <w:rsid w:val="00DA355E"/>
    <w:rsid w:val="00DC6386"/>
    <w:rsid w:val="00DD54A8"/>
    <w:rsid w:val="00DF5267"/>
    <w:rsid w:val="00E0611A"/>
    <w:rsid w:val="00E24CCB"/>
    <w:rsid w:val="00E3062C"/>
    <w:rsid w:val="00E3398D"/>
    <w:rsid w:val="00E34547"/>
    <w:rsid w:val="00E36DEA"/>
    <w:rsid w:val="00E522FB"/>
    <w:rsid w:val="00E709E4"/>
    <w:rsid w:val="00EA546F"/>
    <w:rsid w:val="00EB30A3"/>
    <w:rsid w:val="00ED6A9B"/>
    <w:rsid w:val="00F04576"/>
    <w:rsid w:val="00F05EB0"/>
    <w:rsid w:val="00F0708C"/>
    <w:rsid w:val="00F11C1A"/>
    <w:rsid w:val="00F23327"/>
    <w:rsid w:val="00F3237D"/>
    <w:rsid w:val="00F372A6"/>
    <w:rsid w:val="00F50952"/>
    <w:rsid w:val="00F631B4"/>
    <w:rsid w:val="00F71A48"/>
    <w:rsid w:val="00F818B2"/>
    <w:rsid w:val="00FD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84589"/>
  <w15:chartTrackingRefBased/>
  <w15:docId w15:val="{FD003EA9-D5DB-4FF4-BEC4-CE780B22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46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C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82AF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22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22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2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222E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82AF4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C82AF4"/>
    <w:rPr>
      <w:b/>
      <w:bCs/>
    </w:rPr>
  </w:style>
  <w:style w:type="paragraph" w:styleId="a8">
    <w:name w:val="List Paragraph"/>
    <w:basedOn w:val="a"/>
    <w:uiPriority w:val="34"/>
    <w:qFormat/>
    <w:rsid w:val="00AD6295"/>
    <w:pPr>
      <w:ind w:firstLineChars="200" w:firstLine="420"/>
    </w:pPr>
  </w:style>
  <w:style w:type="paragraph" w:styleId="a9">
    <w:name w:val="Revision"/>
    <w:hidden/>
    <w:uiPriority w:val="99"/>
    <w:semiHidden/>
    <w:rsid w:val="003B3DC5"/>
  </w:style>
  <w:style w:type="character" w:customStyle="1" w:styleId="10">
    <w:name w:val="标题 1 字符"/>
    <w:basedOn w:val="a0"/>
    <w:link w:val="1"/>
    <w:uiPriority w:val="9"/>
    <w:rsid w:val="00820C3C"/>
    <w:rPr>
      <w:b/>
      <w:bCs/>
      <w:kern w:val="44"/>
      <w:sz w:val="44"/>
      <w:szCs w:val="44"/>
    </w:rPr>
  </w:style>
  <w:style w:type="paragraph" w:styleId="aa">
    <w:name w:val="Balloon Text"/>
    <w:basedOn w:val="a"/>
    <w:link w:val="ab"/>
    <w:uiPriority w:val="99"/>
    <w:semiHidden/>
    <w:unhideWhenUsed/>
    <w:rsid w:val="00A17240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17240"/>
    <w:rPr>
      <w:sz w:val="18"/>
      <w:szCs w:val="18"/>
    </w:rPr>
  </w:style>
  <w:style w:type="paragraph" w:styleId="ac">
    <w:name w:val="Normal (Web)"/>
    <w:basedOn w:val="a"/>
    <w:uiPriority w:val="99"/>
    <w:unhideWhenUsed/>
    <w:rsid w:val="00F233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DA1F0-EA2C-4A6E-A0C6-AC4A4875B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Qin</cp:lastModifiedBy>
  <cp:revision>4</cp:revision>
  <dcterms:created xsi:type="dcterms:W3CDTF">2025-03-12T09:17:00Z</dcterms:created>
  <dcterms:modified xsi:type="dcterms:W3CDTF">2025-03-12T09:40:00Z</dcterms:modified>
</cp:coreProperties>
</file>