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CED7" w14:textId="77777777" w:rsidR="00DA696A" w:rsidRDefault="00000000">
      <w:pPr>
        <w:spacing w:afterLines="50" w:after="156"/>
        <w:ind w:firstLine="803"/>
        <w:jc w:val="center"/>
        <w:rPr>
          <w:rFonts w:ascii="仿宋" w:eastAsia="仿宋" w:hAnsi="仿宋" w:hint="eastAsia"/>
          <w:sz w:val="40"/>
        </w:rPr>
      </w:pPr>
      <w:r>
        <w:rPr>
          <w:rFonts w:ascii="仿宋" w:eastAsia="仿宋" w:hAnsi="仿宋" w:hint="eastAsia"/>
          <w:b/>
          <w:bCs/>
          <w:sz w:val="40"/>
          <w:szCs w:val="44"/>
        </w:rPr>
        <w:t>人工智能赋能经济增长对通信业启示</w:t>
      </w:r>
    </w:p>
    <w:p w14:paraId="3A61BC30" w14:textId="095D71FD" w:rsidR="00DA696A" w:rsidRDefault="00000000">
      <w:pPr>
        <w:spacing w:line="360" w:lineRule="auto"/>
        <w:ind w:firstLine="480"/>
        <w:rPr>
          <w:rFonts w:ascii="仿宋" w:eastAsia="仿宋" w:hAnsi="仿宋" w:hint="eastAsia"/>
          <w:sz w:val="24"/>
        </w:rPr>
      </w:pPr>
      <w:r>
        <w:rPr>
          <w:rFonts w:ascii="仿宋" w:eastAsia="仿宋" w:hAnsi="仿宋" w:hint="eastAsia"/>
          <w:sz w:val="24"/>
        </w:rPr>
        <w:t>未来十年，以人工智能为代表的新质生产力庞大容量将加速释放，推动形成全球智能经济发展浪潮，加快经济格局演变，为我国经济实力再上新台阶提供难得机遇。迎接智能经济浪潮，我国通信业应着力发展数字基础设施新领先优势、人工智能赋能新型工业化发展优势和探索构建国际化运营优势，将人工智能潜力转化为我国智能经济发展优势和国际战略竞争优势。</w:t>
      </w:r>
    </w:p>
    <w:p w14:paraId="527D4C1D" w14:textId="77777777" w:rsidR="00DA696A" w:rsidRDefault="00000000">
      <w:pPr>
        <w:pStyle w:val="2"/>
        <w:ind w:firstLineChars="0" w:firstLine="0"/>
      </w:pPr>
      <w:r>
        <w:rPr>
          <w:rFonts w:hint="eastAsia"/>
          <w:sz w:val="24"/>
          <w:szCs w:val="20"/>
        </w:rPr>
        <w:t>一、全球进入智能经济时代，人工智能加速全球经济格局演变</w:t>
      </w:r>
    </w:p>
    <w:p w14:paraId="2BDDC3BC" w14:textId="77777777" w:rsidR="00DA696A" w:rsidRDefault="00000000">
      <w:pPr>
        <w:spacing w:line="360" w:lineRule="auto"/>
        <w:ind w:firstLine="480"/>
        <w:rPr>
          <w:rFonts w:ascii="仿宋" w:eastAsia="仿宋" w:hAnsi="仿宋" w:hint="eastAsia"/>
          <w:b/>
          <w:bCs/>
          <w:sz w:val="24"/>
        </w:rPr>
      </w:pPr>
      <w:r>
        <w:rPr>
          <w:rFonts w:ascii="仿宋" w:eastAsia="仿宋" w:hAnsi="仿宋" w:hint="eastAsia"/>
          <w:sz w:val="24"/>
        </w:rPr>
        <w:t>全球数字经济将迈向智能经济这一高阶形态，人工智能改变全球生产要素比较优势分布，将增强发达经济体技术经济权力，推动生产向发达经济体和消费中心回流，改善全球贸易效率和带动数字贸易发展。</w:t>
      </w:r>
      <w:r>
        <w:rPr>
          <w:rFonts w:ascii="仿宋" w:eastAsia="仿宋" w:hAnsi="仿宋" w:hint="eastAsia"/>
          <w:b/>
          <w:bCs/>
          <w:sz w:val="24"/>
        </w:rPr>
        <w:t xml:space="preserve"> </w:t>
      </w:r>
    </w:p>
    <w:p w14:paraId="75AADCE8" w14:textId="0F96E5A3"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人工智能推动全球数字经济迈向智能化高阶形态。</w:t>
      </w:r>
      <w:r>
        <w:rPr>
          <w:rFonts w:ascii="仿宋" w:eastAsia="仿宋" w:hAnsi="仿宋" w:hint="eastAsia"/>
          <w:sz w:val="24"/>
        </w:rPr>
        <w:t>未来十年，人工智能技术历经导入期进入成长期、加速渗透为经济社会主导通用技术，伴随这一技术扩散过程，全球数字经济继互联网经济、移动互联网经济、产业互联网经济后，迈入由新一代人工智能技术主导推动形成的智能经济这一高阶形态，将在核心驱动科技及其生产力容量、人机关系、效率与公平状态等三方面显著区别于当前数字经济形态，麦肯锡预计在较早情景下人工智能推动全球工作自动化率将从当前的不到3</w:t>
      </w:r>
      <w:r>
        <w:rPr>
          <w:rFonts w:ascii="仿宋" w:eastAsia="仿宋" w:hAnsi="仿宋"/>
          <w:sz w:val="24"/>
        </w:rPr>
        <w:t>%</w:t>
      </w:r>
      <w:r>
        <w:rPr>
          <w:rFonts w:ascii="仿宋" w:eastAsia="仿宋" w:hAnsi="仿宋" w:hint="eastAsia"/>
          <w:sz w:val="24"/>
        </w:rPr>
        <w:t>快速提升到2</w:t>
      </w:r>
      <w:r>
        <w:rPr>
          <w:rFonts w:ascii="仿宋" w:eastAsia="仿宋" w:hAnsi="仿宋"/>
          <w:sz w:val="24"/>
        </w:rPr>
        <w:t>035</w:t>
      </w:r>
      <w:r>
        <w:rPr>
          <w:rFonts w:ascii="仿宋" w:eastAsia="仿宋" w:hAnsi="仿宋" w:hint="eastAsia"/>
          <w:sz w:val="24"/>
        </w:rPr>
        <w:t>年的6</w:t>
      </w:r>
      <w:r>
        <w:rPr>
          <w:rFonts w:ascii="仿宋" w:eastAsia="仿宋" w:hAnsi="仿宋"/>
          <w:sz w:val="24"/>
        </w:rPr>
        <w:t>9%</w:t>
      </w:r>
      <w:r>
        <w:rPr>
          <w:rFonts w:ascii="仿宋" w:eastAsia="仿宋" w:hAnsi="仿宋" w:hint="eastAsia"/>
          <w:sz w:val="24"/>
        </w:rPr>
        <w:t>。</w:t>
      </w:r>
    </w:p>
    <w:p w14:paraId="36E9B9C7" w14:textId="77777777"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人工智能将强化发达经济体的技术和经济权力。</w:t>
      </w:r>
      <w:r>
        <w:rPr>
          <w:rFonts w:ascii="仿宋" w:eastAsia="仿宋" w:hAnsi="仿宋" w:hint="eastAsia"/>
          <w:sz w:val="24"/>
        </w:rPr>
        <w:t>人工智能经济增长潜力释放依托于较高数字技术创新水平、高技能劳动力、完善数字基础设施、庞大的高质量数据积累、成熟工业和服务业应用场景，发达国家将凭此实现人工智能先发优势自我强化，在全球数字鸿沟基础上进一步形成人工智能鸿沟，形成不同经济增长潜力差距，根据高盛测算未来十年人工智能将促进发达国家年均复合增速提升1</w:t>
      </w:r>
      <w:r>
        <w:rPr>
          <w:rFonts w:ascii="仿宋" w:eastAsia="仿宋" w:hAnsi="仿宋"/>
          <w:sz w:val="24"/>
        </w:rPr>
        <w:t>.54</w:t>
      </w:r>
      <w:r>
        <w:rPr>
          <w:rFonts w:ascii="仿宋" w:eastAsia="仿宋" w:hAnsi="仿宋" w:hint="eastAsia"/>
          <w:sz w:val="24"/>
        </w:rPr>
        <w:t>个百分点，而发展中国家提升1</w:t>
      </w:r>
      <w:r>
        <w:rPr>
          <w:rFonts w:ascii="仿宋" w:eastAsia="仿宋" w:hAnsi="仿宋"/>
          <w:sz w:val="24"/>
        </w:rPr>
        <w:t>.1</w:t>
      </w:r>
      <w:r>
        <w:rPr>
          <w:rFonts w:ascii="仿宋" w:eastAsia="仿宋" w:hAnsi="仿宋" w:hint="eastAsia"/>
          <w:sz w:val="24"/>
        </w:rPr>
        <w:t>个百分点。</w:t>
      </w:r>
    </w:p>
    <w:p w14:paraId="3F88C6C2" w14:textId="77777777"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人工智能将赋予发达经济体新生产成本优势</w:t>
      </w:r>
      <w:r>
        <w:rPr>
          <w:rFonts w:ascii="仿宋" w:eastAsia="仿宋" w:hAnsi="仿宋" w:hint="eastAsia"/>
          <w:sz w:val="24"/>
        </w:rPr>
        <w:t>，</w:t>
      </w:r>
      <w:r>
        <w:rPr>
          <w:rFonts w:ascii="仿宋" w:eastAsia="仿宋" w:hAnsi="仿宋" w:hint="eastAsia"/>
          <w:b/>
          <w:bCs/>
          <w:sz w:val="24"/>
        </w:rPr>
        <w:t>加速全球产业向发达经济体回流。</w:t>
      </w:r>
      <w:r>
        <w:rPr>
          <w:rFonts w:ascii="仿宋" w:eastAsia="仿宋" w:hAnsi="仿宋" w:hint="eastAsia"/>
          <w:sz w:val="24"/>
        </w:rPr>
        <w:t>无人工厂及智能工厂等新型制造范式广泛普及导致数字技术、数据要素、软件平台虚拟化资产大规模替代劳动、专用性重资产等传统要素，新兴经济体传统生产要素比较优势下降，增强全球产业向发达经济体回流趋势，根据麦肯锡预测，人工智能推动美国工作自动化比率从2</w:t>
      </w:r>
      <w:r>
        <w:rPr>
          <w:rFonts w:ascii="仿宋" w:eastAsia="仿宋" w:hAnsi="仿宋"/>
          <w:sz w:val="24"/>
        </w:rPr>
        <w:t>022</w:t>
      </w:r>
      <w:r>
        <w:rPr>
          <w:rFonts w:ascii="仿宋" w:eastAsia="仿宋" w:hAnsi="仿宋" w:hint="eastAsia"/>
          <w:sz w:val="24"/>
        </w:rPr>
        <w:t>年4</w:t>
      </w:r>
      <w:r>
        <w:rPr>
          <w:rFonts w:ascii="仿宋" w:eastAsia="仿宋" w:hAnsi="仿宋"/>
          <w:sz w:val="24"/>
        </w:rPr>
        <w:t>.5%</w:t>
      </w:r>
      <w:r>
        <w:rPr>
          <w:rFonts w:ascii="仿宋" w:eastAsia="仿宋" w:hAnsi="仿宋" w:hint="eastAsia"/>
          <w:sz w:val="24"/>
        </w:rPr>
        <w:t>提升至2</w:t>
      </w:r>
      <w:r>
        <w:rPr>
          <w:rFonts w:ascii="仿宋" w:eastAsia="仿宋" w:hAnsi="仿宋"/>
          <w:sz w:val="24"/>
        </w:rPr>
        <w:t>035</w:t>
      </w:r>
      <w:r>
        <w:rPr>
          <w:rFonts w:ascii="仿宋" w:eastAsia="仿宋" w:hAnsi="仿宋" w:hint="eastAsia"/>
          <w:sz w:val="24"/>
        </w:rPr>
        <w:t>年的8</w:t>
      </w:r>
      <w:r>
        <w:rPr>
          <w:rFonts w:ascii="仿宋" w:eastAsia="仿宋" w:hAnsi="仿宋"/>
          <w:sz w:val="24"/>
        </w:rPr>
        <w:t>7%</w:t>
      </w:r>
      <w:r>
        <w:rPr>
          <w:rFonts w:ascii="仿宋" w:eastAsia="仿宋" w:hAnsi="仿宋" w:hint="eastAsia"/>
          <w:sz w:val="24"/>
        </w:rPr>
        <w:t>，高</w:t>
      </w:r>
      <w:r>
        <w:rPr>
          <w:rFonts w:ascii="仿宋" w:eastAsia="仿宋" w:hAnsi="仿宋" w:hint="eastAsia"/>
          <w:sz w:val="24"/>
        </w:rPr>
        <w:lastRenderedPageBreak/>
        <w:t>出墨西哥等发展中国家</w:t>
      </w:r>
      <w:r>
        <w:rPr>
          <w:rFonts w:ascii="仿宋" w:eastAsia="仿宋" w:hAnsi="仿宋"/>
          <w:sz w:val="24"/>
        </w:rPr>
        <w:t>33</w:t>
      </w:r>
      <w:r>
        <w:rPr>
          <w:rFonts w:ascii="仿宋" w:eastAsia="仿宋" w:hAnsi="仿宋" w:hint="eastAsia"/>
          <w:sz w:val="24"/>
        </w:rPr>
        <w:t>个百分点；人工智能使得以消费为起点的“按需生产”模式成为可能，推动生产区域分布由成本导向演变为贸易导向型，全球生产进一步向发达经济体和消费中心聚集。</w:t>
      </w:r>
    </w:p>
    <w:p w14:paraId="7D3DD48B" w14:textId="77777777"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人工智能通过改善全球贸易效率和带动服务贸易发展促进全球经贸稳定。</w:t>
      </w:r>
      <w:r>
        <w:rPr>
          <w:rFonts w:ascii="仿宋" w:eastAsia="仿宋" w:hAnsi="仿宋" w:hint="eastAsia"/>
          <w:sz w:val="24"/>
        </w:rPr>
        <w:t>人工智能在贸易需求预测与撮合、供应链组织、物流优化、海关通关等环节应用深化，将有效提升全球贸易全链条效率、降低贸易成本，有助于促进全球商品和服务流通，世贸组织预测未来十年数字技术赋能全球贸易增长每年</w:t>
      </w:r>
      <w:r>
        <w:rPr>
          <w:rFonts w:ascii="仿宋" w:eastAsia="仿宋" w:hAnsi="仿宋"/>
          <w:sz w:val="24"/>
        </w:rPr>
        <w:t>1.8-2个百分点</w:t>
      </w:r>
      <w:r>
        <w:rPr>
          <w:rFonts w:ascii="仿宋" w:eastAsia="仿宋" w:hAnsi="仿宋" w:hint="eastAsia"/>
          <w:sz w:val="24"/>
        </w:rPr>
        <w:t>，贡献全球贸易总体增长的5</w:t>
      </w:r>
      <w:r>
        <w:rPr>
          <w:rFonts w:ascii="仿宋" w:eastAsia="仿宋" w:hAnsi="仿宋"/>
          <w:sz w:val="24"/>
        </w:rPr>
        <w:t>8%-65%</w:t>
      </w:r>
      <w:r>
        <w:rPr>
          <w:rFonts w:ascii="仿宋" w:eastAsia="仿宋" w:hAnsi="仿宋" w:hint="eastAsia"/>
          <w:sz w:val="24"/>
        </w:rPr>
        <w:t>;人工智能驱动数字服务贸易为全球贸易增长的重要贡献力量，全球数字贸易总额及占全球贸易总额比例由2</w:t>
      </w:r>
      <w:r>
        <w:rPr>
          <w:rFonts w:ascii="仿宋" w:eastAsia="仿宋" w:hAnsi="仿宋"/>
          <w:sz w:val="24"/>
        </w:rPr>
        <w:t>022</w:t>
      </w:r>
      <w:r>
        <w:rPr>
          <w:rFonts w:ascii="仿宋" w:eastAsia="仿宋" w:hAnsi="仿宋" w:hint="eastAsia"/>
          <w:sz w:val="24"/>
        </w:rPr>
        <w:t>年的3</w:t>
      </w:r>
      <w:r>
        <w:rPr>
          <w:rFonts w:ascii="仿宋" w:eastAsia="仿宋" w:hAnsi="仿宋"/>
          <w:sz w:val="24"/>
        </w:rPr>
        <w:t>.82</w:t>
      </w:r>
      <w:r>
        <w:rPr>
          <w:rFonts w:ascii="仿宋" w:eastAsia="仿宋" w:hAnsi="仿宋" w:hint="eastAsia"/>
          <w:sz w:val="24"/>
        </w:rPr>
        <w:t>万亿美元、1</w:t>
      </w:r>
      <w:r>
        <w:rPr>
          <w:rFonts w:ascii="仿宋" w:eastAsia="仿宋" w:hAnsi="仿宋"/>
          <w:sz w:val="24"/>
        </w:rPr>
        <w:t>2%</w:t>
      </w:r>
      <w:r>
        <w:rPr>
          <w:rFonts w:ascii="仿宋" w:eastAsia="仿宋" w:hAnsi="仿宋" w:hint="eastAsia"/>
          <w:sz w:val="24"/>
        </w:rPr>
        <w:t>提升至2</w:t>
      </w:r>
      <w:r>
        <w:rPr>
          <w:rFonts w:ascii="仿宋" w:eastAsia="仿宋" w:hAnsi="仿宋"/>
          <w:sz w:val="24"/>
        </w:rPr>
        <w:t>035</w:t>
      </w:r>
      <w:r>
        <w:rPr>
          <w:rFonts w:ascii="仿宋" w:eastAsia="仿宋" w:hAnsi="仿宋" w:hint="eastAsia"/>
          <w:sz w:val="24"/>
        </w:rPr>
        <w:t>年7</w:t>
      </w:r>
      <w:r>
        <w:rPr>
          <w:rFonts w:ascii="仿宋" w:eastAsia="仿宋" w:hAnsi="仿宋"/>
          <w:sz w:val="24"/>
        </w:rPr>
        <w:t>.6</w:t>
      </w:r>
      <w:r>
        <w:rPr>
          <w:rFonts w:ascii="仿宋" w:eastAsia="仿宋" w:hAnsi="仿宋" w:hint="eastAsia"/>
          <w:sz w:val="24"/>
        </w:rPr>
        <w:t>万亿美元、1</w:t>
      </w:r>
      <w:r>
        <w:rPr>
          <w:rFonts w:ascii="仿宋" w:eastAsia="仿宋" w:hAnsi="仿宋"/>
          <w:sz w:val="24"/>
        </w:rPr>
        <w:t>6%</w:t>
      </w:r>
      <w:r>
        <w:rPr>
          <w:rFonts w:ascii="仿宋" w:eastAsia="仿宋" w:hAnsi="仿宋" w:hint="eastAsia"/>
          <w:sz w:val="24"/>
        </w:rPr>
        <w:t>，主要驱动由媒体等数字消费内容向云及A</w:t>
      </w:r>
      <w:r>
        <w:rPr>
          <w:rFonts w:ascii="仿宋" w:eastAsia="仿宋" w:hAnsi="仿宋"/>
          <w:sz w:val="24"/>
        </w:rPr>
        <w:t>I</w:t>
      </w:r>
      <w:r>
        <w:rPr>
          <w:rFonts w:ascii="仿宋" w:eastAsia="仿宋" w:hAnsi="仿宋" w:hint="eastAsia"/>
          <w:sz w:val="24"/>
        </w:rPr>
        <w:t>等数字生产内容转变。</w:t>
      </w:r>
    </w:p>
    <w:p w14:paraId="480FD10E" w14:textId="77777777" w:rsidR="00DA696A" w:rsidRDefault="00000000">
      <w:pPr>
        <w:pStyle w:val="2"/>
        <w:ind w:firstLineChars="0" w:firstLine="0"/>
        <w:rPr>
          <w:sz w:val="24"/>
          <w:szCs w:val="20"/>
        </w:rPr>
      </w:pPr>
      <w:r>
        <w:rPr>
          <w:rFonts w:hint="eastAsia"/>
          <w:sz w:val="24"/>
          <w:szCs w:val="20"/>
        </w:rPr>
        <w:t>二、我国智能经济迈向十年快速发展期，将壮大为经济增长核心引擎</w:t>
      </w:r>
    </w:p>
    <w:p w14:paraId="21D3E9F8" w14:textId="77777777" w:rsidR="00DA696A" w:rsidRDefault="00000000">
      <w:pPr>
        <w:spacing w:line="360" w:lineRule="auto"/>
        <w:ind w:firstLine="480"/>
        <w:rPr>
          <w:rFonts w:ascii="仿宋" w:eastAsia="仿宋" w:hAnsi="仿宋" w:hint="eastAsia"/>
          <w:b/>
          <w:bCs/>
          <w:sz w:val="24"/>
        </w:rPr>
      </w:pPr>
      <w:r>
        <w:rPr>
          <w:rFonts w:ascii="仿宋" w:eastAsia="仿宋" w:hAnsi="仿宋" w:hint="eastAsia"/>
          <w:sz w:val="24"/>
        </w:rPr>
        <w:t>我国智能经济由小到大，未来十年将占据数字经济规模的半壁江山，增长引擎作用对于我国实现经济实力再上新台阶和人均GDP翻番等目标至关重要，巨大效率潜力对于我国经济全要素生产率提升和经济高质量发展至关重要。</w:t>
      </w:r>
    </w:p>
    <w:p w14:paraId="59C38770" w14:textId="0655FE71"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我国经济实力实现跃升离不开数字经济作为核心引擎。</w:t>
      </w:r>
      <w:r>
        <w:rPr>
          <w:rFonts w:ascii="仿宋" w:eastAsia="仿宋" w:hAnsi="仿宋" w:hint="eastAsia"/>
          <w:sz w:val="24"/>
        </w:rPr>
        <w:t>根据“两步走”战略安排</w:t>
      </w:r>
      <w:r w:rsidR="004D0F79">
        <w:rPr>
          <w:rFonts w:ascii="仿宋" w:eastAsia="仿宋" w:hAnsi="仿宋" w:hint="eastAsia"/>
          <w:sz w:val="24"/>
        </w:rPr>
        <w:t>，</w:t>
      </w:r>
      <w:r>
        <w:rPr>
          <w:rFonts w:ascii="仿宋" w:eastAsia="仿宋" w:hAnsi="仿宋" w:hint="eastAsia"/>
          <w:sz w:val="24"/>
        </w:rPr>
        <w:t>面向2</w:t>
      </w:r>
      <w:r>
        <w:rPr>
          <w:rFonts w:ascii="仿宋" w:eastAsia="仿宋" w:hAnsi="仿宋"/>
          <w:sz w:val="24"/>
        </w:rPr>
        <w:t>035</w:t>
      </w:r>
      <w:r>
        <w:rPr>
          <w:rFonts w:ascii="仿宋" w:eastAsia="仿宋" w:hAnsi="仿宋" w:hint="eastAsia"/>
          <w:sz w:val="24"/>
        </w:rPr>
        <w:t>年，我国基本实现社会主义现代化，人均G</w:t>
      </w:r>
      <w:r>
        <w:rPr>
          <w:rFonts w:ascii="仿宋" w:eastAsia="仿宋" w:hAnsi="仿宋"/>
          <w:sz w:val="24"/>
        </w:rPr>
        <w:t>DP</w:t>
      </w:r>
      <w:r>
        <w:rPr>
          <w:rFonts w:ascii="仿宋" w:eastAsia="仿宋" w:hAnsi="仿宋" w:hint="eastAsia"/>
          <w:sz w:val="24"/>
        </w:rPr>
        <w:t>水平从2</w:t>
      </w:r>
      <w:r>
        <w:rPr>
          <w:rFonts w:ascii="仿宋" w:eastAsia="仿宋" w:hAnsi="仿宋"/>
          <w:sz w:val="24"/>
        </w:rPr>
        <w:t>020</w:t>
      </w:r>
      <w:r>
        <w:rPr>
          <w:rFonts w:ascii="仿宋" w:eastAsia="仿宋" w:hAnsi="仿宋" w:hint="eastAsia"/>
          <w:sz w:val="24"/>
        </w:rPr>
        <w:t>年的</w:t>
      </w:r>
      <w:r>
        <w:rPr>
          <w:rFonts w:ascii="仿宋" w:eastAsia="仿宋" w:hAnsi="仿宋"/>
          <w:sz w:val="24"/>
        </w:rPr>
        <w:t>1.04</w:t>
      </w:r>
      <w:r>
        <w:rPr>
          <w:rFonts w:ascii="仿宋" w:eastAsia="仿宋" w:hAnsi="仿宋" w:hint="eastAsia"/>
          <w:sz w:val="24"/>
        </w:rPr>
        <w:t>万美元翻一番达到</w:t>
      </w:r>
      <w:r>
        <w:rPr>
          <w:rFonts w:ascii="仿宋" w:eastAsia="仿宋" w:hAnsi="仿宋"/>
          <w:sz w:val="24"/>
        </w:rPr>
        <w:t>2.43</w:t>
      </w:r>
      <w:r>
        <w:rPr>
          <w:rFonts w:ascii="仿宋" w:eastAsia="仿宋" w:hAnsi="仿宋" w:hint="eastAsia"/>
          <w:sz w:val="24"/>
        </w:rPr>
        <w:t>万美元，到达中等发达国家2</w:t>
      </w:r>
      <w:r>
        <w:rPr>
          <w:rFonts w:ascii="仿宋" w:eastAsia="仿宋" w:hAnsi="仿宋"/>
          <w:sz w:val="24"/>
        </w:rPr>
        <w:t>.42</w:t>
      </w:r>
      <w:r>
        <w:rPr>
          <w:rFonts w:ascii="仿宋" w:eastAsia="仿宋" w:hAnsi="仿宋" w:hint="eastAsia"/>
          <w:sz w:val="24"/>
        </w:rPr>
        <w:t>万美元水平。为实现这一目标，我国G</w:t>
      </w:r>
      <w:r>
        <w:rPr>
          <w:rFonts w:ascii="仿宋" w:eastAsia="仿宋" w:hAnsi="仿宋"/>
          <w:sz w:val="24"/>
        </w:rPr>
        <w:t>DP</w:t>
      </w:r>
      <w:r>
        <w:rPr>
          <w:rFonts w:ascii="仿宋" w:eastAsia="仿宋" w:hAnsi="仿宋" w:hint="eastAsia"/>
          <w:sz w:val="24"/>
        </w:rPr>
        <w:t>总量需从2</w:t>
      </w:r>
      <w:r>
        <w:rPr>
          <w:rFonts w:ascii="仿宋" w:eastAsia="仿宋" w:hAnsi="仿宋"/>
          <w:sz w:val="24"/>
        </w:rPr>
        <w:t>022</w:t>
      </w:r>
      <w:r>
        <w:rPr>
          <w:rFonts w:ascii="仿宋" w:eastAsia="仿宋" w:hAnsi="仿宋" w:hint="eastAsia"/>
          <w:sz w:val="24"/>
        </w:rPr>
        <w:t>年的1</w:t>
      </w:r>
      <w:r>
        <w:rPr>
          <w:rFonts w:ascii="仿宋" w:eastAsia="仿宋" w:hAnsi="仿宋"/>
          <w:sz w:val="24"/>
        </w:rPr>
        <w:t>20.47</w:t>
      </w:r>
      <w:r>
        <w:rPr>
          <w:rFonts w:ascii="仿宋" w:eastAsia="仿宋" w:hAnsi="仿宋" w:hint="eastAsia"/>
          <w:sz w:val="24"/>
        </w:rPr>
        <w:t>万亿元跃升至2</w:t>
      </w:r>
      <w:r>
        <w:rPr>
          <w:rFonts w:ascii="仿宋" w:eastAsia="仿宋" w:hAnsi="仿宋"/>
          <w:sz w:val="24"/>
        </w:rPr>
        <w:t>035</w:t>
      </w:r>
      <w:r>
        <w:rPr>
          <w:rFonts w:ascii="仿宋" w:eastAsia="仿宋" w:hAnsi="仿宋" w:hint="eastAsia"/>
          <w:sz w:val="24"/>
        </w:rPr>
        <w:t>年的2</w:t>
      </w:r>
      <w:r>
        <w:rPr>
          <w:rFonts w:ascii="仿宋" w:eastAsia="仿宋" w:hAnsi="仿宋"/>
          <w:sz w:val="24"/>
        </w:rPr>
        <w:t>20</w:t>
      </w:r>
      <w:r>
        <w:rPr>
          <w:rFonts w:ascii="仿宋" w:eastAsia="仿宋" w:hAnsi="仿宋" w:hint="eastAsia"/>
          <w:sz w:val="24"/>
        </w:rPr>
        <w:t>万亿元，年均复合增长4</w:t>
      </w:r>
      <w:r>
        <w:rPr>
          <w:rFonts w:ascii="仿宋" w:eastAsia="仿宋" w:hAnsi="仿宋"/>
          <w:sz w:val="24"/>
        </w:rPr>
        <w:t>.74%</w:t>
      </w:r>
      <w:r>
        <w:rPr>
          <w:rFonts w:ascii="仿宋" w:eastAsia="仿宋" w:hAnsi="仿宋" w:hint="eastAsia"/>
          <w:sz w:val="24"/>
        </w:rPr>
        <w:t>。习近平总书记“三个有利于”论述阐明了数字经济对推进新时代中国特色社会主义建设伟大事业的重要意义，未来十年数字经济对于推动我国经济实力再上新台阶至关重要，根据测算，我国数字经济规模从2</w:t>
      </w:r>
      <w:r>
        <w:rPr>
          <w:rFonts w:ascii="仿宋" w:eastAsia="仿宋" w:hAnsi="仿宋"/>
          <w:sz w:val="24"/>
        </w:rPr>
        <w:t>022</w:t>
      </w:r>
      <w:r>
        <w:rPr>
          <w:rFonts w:ascii="仿宋" w:eastAsia="仿宋" w:hAnsi="仿宋" w:hint="eastAsia"/>
          <w:sz w:val="24"/>
        </w:rPr>
        <w:t>年的5</w:t>
      </w:r>
      <w:r>
        <w:rPr>
          <w:rFonts w:ascii="仿宋" w:eastAsia="仿宋" w:hAnsi="仿宋"/>
          <w:sz w:val="24"/>
        </w:rPr>
        <w:t>0.2</w:t>
      </w:r>
      <w:r>
        <w:rPr>
          <w:rFonts w:ascii="仿宋" w:eastAsia="仿宋" w:hAnsi="仿宋" w:hint="eastAsia"/>
          <w:sz w:val="24"/>
        </w:rPr>
        <w:t>万亿元将跃升至2035年的1</w:t>
      </w:r>
      <w:r>
        <w:rPr>
          <w:rFonts w:ascii="仿宋" w:eastAsia="仿宋" w:hAnsi="仿宋"/>
          <w:sz w:val="24"/>
        </w:rPr>
        <w:t>27</w:t>
      </w:r>
      <w:r>
        <w:rPr>
          <w:rFonts w:ascii="仿宋" w:eastAsia="仿宋" w:hAnsi="仿宋" w:hint="eastAsia"/>
          <w:sz w:val="24"/>
        </w:rPr>
        <w:t>万亿元，占G</w:t>
      </w:r>
      <w:r>
        <w:rPr>
          <w:rFonts w:ascii="仿宋" w:eastAsia="仿宋" w:hAnsi="仿宋"/>
          <w:sz w:val="24"/>
        </w:rPr>
        <w:t>DP</w:t>
      </w:r>
      <w:r>
        <w:rPr>
          <w:rFonts w:ascii="仿宋" w:eastAsia="仿宋" w:hAnsi="仿宋" w:hint="eastAsia"/>
          <w:sz w:val="24"/>
        </w:rPr>
        <w:t>比重从</w:t>
      </w:r>
      <w:r>
        <w:rPr>
          <w:rFonts w:ascii="仿宋" w:eastAsia="仿宋" w:hAnsi="仿宋"/>
          <w:sz w:val="24"/>
        </w:rPr>
        <w:t>41.5%</w:t>
      </w:r>
      <w:r>
        <w:rPr>
          <w:rFonts w:ascii="仿宋" w:eastAsia="仿宋" w:hAnsi="仿宋" w:hint="eastAsia"/>
          <w:sz w:val="24"/>
        </w:rPr>
        <w:t>提升至5</w:t>
      </w:r>
      <w:r>
        <w:rPr>
          <w:rFonts w:ascii="仿宋" w:eastAsia="仿宋" w:hAnsi="仿宋"/>
          <w:sz w:val="24"/>
        </w:rPr>
        <w:t>8%</w:t>
      </w:r>
      <w:r>
        <w:rPr>
          <w:rFonts w:ascii="仿宋" w:eastAsia="仿宋" w:hAnsi="仿宋" w:hint="eastAsia"/>
          <w:sz w:val="24"/>
        </w:rPr>
        <w:t>，数字经济年均复合增长7</w:t>
      </w:r>
      <w:r>
        <w:rPr>
          <w:rFonts w:ascii="仿宋" w:eastAsia="仿宋" w:hAnsi="仿宋"/>
          <w:sz w:val="24"/>
        </w:rPr>
        <w:t>.6%</w:t>
      </w:r>
      <w:r>
        <w:rPr>
          <w:rFonts w:ascii="仿宋" w:eastAsia="仿宋" w:hAnsi="仿宋" w:hint="eastAsia"/>
          <w:sz w:val="24"/>
        </w:rPr>
        <w:t>，能够贡献7</w:t>
      </w:r>
      <w:r>
        <w:rPr>
          <w:rFonts w:ascii="仿宋" w:eastAsia="仿宋" w:hAnsi="仿宋"/>
          <w:sz w:val="24"/>
        </w:rPr>
        <w:t>7%</w:t>
      </w:r>
      <w:r>
        <w:rPr>
          <w:rFonts w:ascii="仿宋" w:eastAsia="仿宋" w:hAnsi="仿宋" w:hint="eastAsia"/>
          <w:sz w:val="24"/>
        </w:rPr>
        <w:t>的整体G</w:t>
      </w:r>
      <w:r>
        <w:rPr>
          <w:rFonts w:ascii="仿宋" w:eastAsia="仿宋" w:hAnsi="仿宋"/>
          <w:sz w:val="24"/>
        </w:rPr>
        <w:t>DP</w:t>
      </w:r>
      <w:r>
        <w:rPr>
          <w:rFonts w:ascii="仿宋" w:eastAsia="仿宋" w:hAnsi="仿宋" w:hint="eastAsia"/>
          <w:sz w:val="24"/>
        </w:rPr>
        <w:t>增长。</w:t>
      </w:r>
    </w:p>
    <w:p w14:paraId="3D2FC44E" w14:textId="77777777" w:rsidR="00DA696A" w:rsidRDefault="00000000">
      <w:pPr>
        <w:spacing w:line="360" w:lineRule="auto"/>
        <w:ind w:firstLine="482"/>
        <w:rPr>
          <w:rFonts w:ascii="仿宋" w:eastAsia="仿宋" w:hAnsi="仿宋" w:hint="eastAsia"/>
          <w:b/>
          <w:bCs/>
          <w:sz w:val="24"/>
        </w:rPr>
      </w:pPr>
      <w:r>
        <w:rPr>
          <w:rFonts w:ascii="仿宋" w:eastAsia="仿宋" w:hAnsi="仿宋" w:hint="eastAsia"/>
          <w:b/>
          <w:bCs/>
          <w:sz w:val="24"/>
        </w:rPr>
        <w:t>我国数字经济进程将因人工智能快速发展提速。</w:t>
      </w:r>
      <w:r>
        <w:rPr>
          <w:rFonts w:ascii="仿宋" w:eastAsia="仿宋" w:hAnsi="仿宋" w:hint="eastAsia"/>
          <w:sz w:val="24"/>
        </w:rPr>
        <w:t>在庞大数字技术创新积累和相对统一的全球数字市场条件下，人工智能技术特别是生成式人工智能、通用人工智能等技术创新在微观企业层面展现出提高劳动生产效率、推动产品创新乃至颠覆行业竞争格局的巨大潜力，导致技术创新向实体经济扩散快于以往任何一代</w:t>
      </w:r>
      <w:r>
        <w:rPr>
          <w:rFonts w:ascii="仿宋" w:eastAsia="仿宋" w:hAnsi="仿宋" w:hint="eastAsia"/>
          <w:sz w:val="24"/>
        </w:rPr>
        <w:lastRenderedPageBreak/>
        <w:t>技术变革，加速我国经济社会数字化转型，根据赛迪预测，生成式人工智能等应用将我国企业数字化率从</w:t>
      </w:r>
      <w:r>
        <w:rPr>
          <w:rFonts w:ascii="仿宋" w:eastAsia="仿宋" w:hAnsi="仿宋"/>
          <w:sz w:val="24"/>
        </w:rPr>
        <w:t>2022年的34.7%</w:t>
      </w:r>
      <w:r>
        <w:rPr>
          <w:rFonts w:ascii="仿宋" w:eastAsia="仿宋" w:hAnsi="仿宋" w:hint="eastAsia"/>
          <w:sz w:val="24"/>
        </w:rPr>
        <w:t>加速</w:t>
      </w:r>
      <w:r>
        <w:rPr>
          <w:rFonts w:ascii="仿宋" w:eastAsia="仿宋" w:hAnsi="仿宋"/>
          <w:sz w:val="24"/>
        </w:rPr>
        <w:t>提升至2035年的85%，比未采用该技术的情景高出35%，</w:t>
      </w:r>
      <w:r>
        <w:rPr>
          <w:rFonts w:ascii="仿宋" w:eastAsia="仿宋" w:hAnsi="仿宋" w:hint="eastAsia"/>
          <w:sz w:val="24"/>
        </w:rPr>
        <w:t>我国</w:t>
      </w:r>
      <w:r>
        <w:rPr>
          <w:rFonts w:ascii="仿宋" w:eastAsia="仿宋" w:hAnsi="仿宋"/>
          <w:sz w:val="24"/>
        </w:rPr>
        <w:t>数字化转型进程加快10年</w:t>
      </w:r>
      <w:r>
        <w:rPr>
          <w:rFonts w:ascii="仿宋" w:eastAsia="仿宋" w:hAnsi="仿宋"/>
          <w:b/>
          <w:bCs/>
          <w:sz w:val="24"/>
        </w:rPr>
        <w:t>。</w:t>
      </w:r>
    </w:p>
    <w:p w14:paraId="6C8ABE66" w14:textId="5E90356B"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我国数字经济迈向智能经济形态十年快速发展期。</w:t>
      </w:r>
      <w:r w:rsidRPr="00341B36">
        <w:rPr>
          <w:rFonts w:ascii="仿宋" w:eastAsia="仿宋" w:hAnsi="仿宋" w:hint="eastAsia"/>
          <w:sz w:val="24"/>
        </w:rPr>
        <w:t>未来十年是</w:t>
      </w:r>
      <w:r>
        <w:rPr>
          <w:rFonts w:ascii="仿宋" w:eastAsia="仿宋" w:hAnsi="仿宋" w:hint="eastAsia"/>
          <w:sz w:val="24"/>
        </w:rPr>
        <w:t>我国智能经济由小到大、快速成为经济增长核心动力的关键十年。从供给侧，人工智能通过自动化替代提升生产效率、数据要素优化资源配置提升全要素生产率等方面推动经济增长，从需求侧，智能产品服务需求指数级攀升、</w:t>
      </w:r>
      <w:ins w:id="0" w:author="baolin ai" w:date="2025-02-07T14:32:00Z" w16du:dateUtc="2025-02-07T06:32:00Z">
        <w:r w:rsidR="007A2722">
          <w:rPr>
            <w:rFonts w:ascii="仿宋" w:eastAsia="仿宋" w:hAnsi="仿宋" w:hint="eastAsia"/>
            <w:sz w:val="24"/>
          </w:rPr>
          <w:t>资产</w:t>
        </w:r>
      </w:ins>
      <w:del w:id="1" w:author="baolin ai" w:date="2025-02-07T14:31:00Z" w16du:dateUtc="2025-02-07T06:31:00Z">
        <w:r w:rsidDel="007A2722">
          <w:rPr>
            <w:rFonts w:ascii="仿宋" w:eastAsia="仿宋" w:hAnsi="仿宋" w:hint="eastAsia"/>
            <w:sz w:val="24"/>
          </w:rPr>
          <w:delText>投资</w:delText>
        </w:r>
      </w:del>
      <w:r>
        <w:rPr>
          <w:rFonts w:ascii="仿宋" w:eastAsia="仿宋" w:hAnsi="仿宋" w:hint="eastAsia"/>
          <w:sz w:val="24"/>
        </w:rPr>
        <w:t>更新换代需求扩容等方面拉动经济增长，结合麦肯锡等研究测算，我国智能经济规模从2</w:t>
      </w:r>
      <w:r>
        <w:rPr>
          <w:rFonts w:ascii="仿宋" w:eastAsia="仿宋" w:hAnsi="仿宋"/>
          <w:sz w:val="24"/>
        </w:rPr>
        <w:t>022</w:t>
      </w:r>
      <w:r>
        <w:rPr>
          <w:rFonts w:ascii="仿宋" w:eastAsia="仿宋" w:hAnsi="仿宋" w:hint="eastAsia"/>
          <w:sz w:val="24"/>
        </w:rPr>
        <w:t>年的3</w:t>
      </w:r>
      <w:r>
        <w:rPr>
          <w:rFonts w:ascii="仿宋" w:eastAsia="仿宋" w:hAnsi="仿宋"/>
          <w:sz w:val="24"/>
        </w:rPr>
        <w:t>.3</w:t>
      </w:r>
      <w:r>
        <w:rPr>
          <w:rFonts w:ascii="仿宋" w:eastAsia="仿宋" w:hAnsi="仿宋" w:hint="eastAsia"/>
          <w:sz w:val="24"/>
        </w:rPr>
        <w:t>万亿元提升2</w:t>
      </w:r>
      <w:r>
        <w:rPr>
          <w:rFonts w:ascii="仿宋" w:eastAsia="仿宋" w:hAnsi="仿宋"/>
          <w:sz w:val="24"/>
        </w:rPr>
        <w:t>035</w:t>
      </w:r>
      <w:r>
        <w:rPr>
          <w:rFonts w:ascii="仿宋" w:eastAsia="仿宋" w:hAnsi="仿宋" w:hint="eastAsia"/>
          <w:sz w:val="24"/>
        </w:rPr>
        <w:t>年的6</w:t>
      </w:r>
      <w:r>
        <w:rPr>
          <w:rFonts w:ascii="仿宋" w:eastAsia="仿宋" w:hAnsi="仿宋"/>
          <w:sz w:val="24"/>
        </w:rPr>
        <w:t>3</w:t>
      </w:r>
      <w:r>
        <w:rPr>
          <w:rFonts w:ascii="仿宋" w:eastAsia="仿宋" w:hAnsi="仿宋" w:hint="eastAsia"/>
          <w:sz w:val="24"/>
        </w:rPr>
        <w:t>万亿元，占数字经济规模的5</w:t>
      </w:r>
      <w:r>
        <w:rPr>
          <w:rFonts w:ascii="仿宋" w:eastAsia="仿宋" w:hAnsi="仿宋"/>
          <w:sz w:val="24"/>
        </w:rPr>
        <w:t>0%</w:t>
      </w:r>
      <w:r>
        <w:rPr>
          <w:rFonts w:ascii="仿宋" w:eastAsia="仿宋" w:hAnsi="仿宋" w:hint="eastAsia"/>
          <w:sz w:val="24"/>
        </w:rPr>
        <w:t>、整体经济规模的2</w:t>
      </w:r>
      <w:r>
        <w:rPr>
          <w:rFonts w:ascii="仿宋" w:eastAsia="仿宋" w:hAnsi="仿宋"/>
          <w:sz w:val="24"/>
        </w:rPr>
        <w:t>9%</w:t>
      </w:r>
      <w:r>
        <w:rPr>
          <w:rFonts w:ascii="仿宋" w:eastAsia="仿宋" w:hAnsi="仿宋" w:hint="eastAsia"/>
          <w:sz w:val="24"/>
        </w:rPr>
        <w:t>；年均复合增长2</w:t>
      </w:r>
      <w:r>
        <w:rPr>
          <w:rFonts w:ascii="仿宋" w:eastAsia="仿宋" w:hAnsi="仿宋"/>
          <w:sz w:val="24"/>
        </w:rPr>
        <w:t>5.6%</w:t>
      </w:r>
      <w:r>
        <w:rPr>
          <w:rFonts w:ascii="仿宋" w:eastAsia="仿宋" w:hAnsi="仿宋" w:hint="eastAsia"/>
          <w:sz w:val="24"/>
        </w:rPr>
        <w:t>，贡献了数字经济增长的7</w:t>
      </w:r>
      <w:r>
        <w:rPr>
          <w:rFonts w:ascii="仿宋" w:eastAsia="仿宋" w:hAnsi="仿宋"/>
          <w:sz w:val="24"/>
        </w:rPr>
        <w:t>8%</w:t>
      </w:r>
      <w:r>
        <w:rPr>
          <w:rFonts w:ascii="仿宋" w:eastAsia="仿宋" w:hAnsi="仿宋" w:hint="eastAsia"/>
          <w:sz w:val="24"/>
        </w:rPr>
        <w:t>、国民经济增长的6</w:t>
      </w:r>
      <w:r>
        <w:rPr>
          <w:rFonts w:ascii="仿宋" w:eastAsia="仿宋" w:hAnsi="仿宋"/>
          <w:sz w:val="24"/>
        </w:rPr>
        <w:t>1%</w:t>
      </w:r>
      <w:r>
        <w:rPr>
          <w:rFonts w:ascii="仿宋" w:eastAsia="仿宋" w:hAnsi="仿宋" w:hint="eastAsia"/>
          <w:sz w:val="24"/>
        </w:rPr>
        <w:t>，处于十年快速增长期。</w:t>
      </w:r>
    </w:p>
    <w:p w14:paraId="21B735A2" w14:textId="77777777" w:rsidR="00DA696A" w:rsidRDefault="00000000">
      <w:pPr>
        <w:pStyle w:val="2"/>
        <w:ind w:firstLineChars="0" w:firstLine="0"/>
        <w:rPr>
          <w:b w:val="0"/>
          <w:sz w:val="24"/>
          <w:szCs w:val="20"/>
        </w:rPr>
      </w:pPr>
      <w:r>
        <w:rPr>
          <w:rFonts w:hint="eastAsia"/>
          <w:sz w:val="24"/>
          <w:szCs w:val="20"/>
        </w:rPr>
        <w:t>三、通信业应加快形成优势，赋能我国智能经济领先发展</w:t>
      </w:r>
    </w:p>
    <w:p w14:paraId="0C9154F5" w14:textId="5697F3A5" w:rsidR="00DA696A" w:rsidRDefault="00000000">
      <w:pPr>
        <w:spacing w:line="360" w:lineRule="auto"/>
        <w:ind w:firstLine="480"/>
        <w:rPr>
          <w:rFonts w:ascii="仿宋" w:eastAsia="仿宋" w:hAnsi="仿宋" w:hint="eastAsia"/>
          <w:b/>
          <w:bCs/>
          <w:sz w:val="24"/>
        </w:rPr>
      </w:pPr>
      <w:r>
        <w:rPr>
          <w:rFonts w:ascii="仿宋" w:eastAsia="仿宋" w:hAnsi="仿宋" w:hint="eastAsia"/>
          <w:sz w:val="24"/>
        </w:rPr>
        <w:t>面对智能经济对全球</w:t>
      </w:r>
      <w:r w:rsidR="0088049F">
        <w:rPr>
          <w:rFonts w:ascii="仿宋" w:eastAsia="仿宋" w:hAnsi="仿宋" w:hint="eastAsia"/>
          <w:sz w:val="24"/>
        </w:rPr>
        <w:t>经济格局</w:t>
      </w:r>
      <w:r>
        <w:rPr>
          <w:rFonts w:ascii="仿宋" w:eastAsia="仿宋" w:hAnsi="仿宋" w:hint="eastAsia"/>
          <w:sz w:val="24"/>
        </w:rPr>
        <w:t>及我国经济</w:t>
      </w:r>
      <w:r w:rsidR="0088049F">
        <w:rPr>
          <w:rFonts w:ascii="仿宋" w:eastAsia="仿宋" w:hAnsi="仿宋" w:hint="eastAsia"/>
          <w:sz w:val="24"/>
        </w:rPr>
        <w:t>增长</w:t>
      </w:r>
      <w:r>
        <w:rPr>
          <w:rFonts w:ascii="仿宋" w:eastAsia="仿宋" w:hAnsi="仿宋" w:hint="eastAsia"/>
          <w:sz w:val="24"/>
        </w:rPr>
        <w:t>的影响，通信业应着力于发展人工智能基础设施优势、数实融合优势、国际化优势，将人工智能经济潜力充分转化为我国经济增长动力和全球竞争比较优势。</w:t>
      </w:r>
    </w:p>
    <w:p w14:paraId="3E74EAF5" w14:textId="210D1DE0" w:rsidR="00DA696A" w:rsidRDefault="00000000">
      <w:pPr>
        <w:spacing w:line="360" w:lineRule="auto"/>
        <w:ind w:firstLine="482"/>
        <w:rPr>
          <w:rFonts w:ascii="仿宋" w:eastAsia="仿宋" w:hAnsi="仿宋" w:hint="eastAsia"/>
          <w:b/>
          <w:bCs/>
          <w:sz w:val="24"/>
        </w:rPr>
      </w:pPr>
      <w:r>
        <w:rPr>
          <w:rFonts w:ascii="仿宋" w:eastAsia="仿宋" w:hAnsi="仿宋" w:hint="eastAsia"/>
          <w:b/>
          <w:bCs/>
          <w:sz w:val="24"/>
        </w:rPr>
        <w:t>迎接智能经济发展浪潮，打造人工智能基础设施全球先行优势。</w:t>
      </w:r>
      <w:r>
        <w:rPr>
          <w:rFonts w:ascii="仿宋" w:eastAsia="仿宋" w:hAnsi="仿宋" w:hint="eastAsia"/>
          <w:sz w:val="24"/>
        </w:rPr>
        <w:t>数字经济历次发展浪潮均深刻重塑通信业，升级网络基础设施，分化孕育出数据和算力基础设施、融合基础设施等数字基础设施形态，均赋予了行业重大发展机遇。我国迈向智能经济十年快速发展期，加快以智能计算为方向升级重构网、算、用等现有数字基础设施，分化诞生出数据集、基础模型、开放平台等新一代人工智能基础设施</w:t>
      </w:r>
      <w:r w:rsidR="00F63578">
        <w:rPr>
          <w:rFonts w:ascii="仿宋" w:eastAsia="仿宋" w:hAnsi="仿宋" w:hint="eastAsia"/>
          <w:sz w:val="24"/>
        </w:rPr>
        <w:t>内容</w:t>
      </w:r>
      <w:r>
        <w:rPr>
          <w:rFonts w:ascii="仿宋" w:eastAsia="仿宋" w:hAnsi="仿宋" w:hint="eastAsia"/>
          <w:sz w:val="24"/>
        </w:rPr>
        <w:t>，带来新一轮发展机遇。通信业应面向国家人工智能发展战略、“人工智能+”计划所需，在把握数字基础设施智能化升级机遇外，应更加注重适度超前建设、发展人工智能基础设施全球领先优势，为我国智能经济加快形成竞争优势提供坚强</w:t>
      </w:r>
      <w:ins w:id="2" w:author="baolin ai" w:date="2025-02-07T14:34:00Z" w16du:dateUtc="2025-02-07T06:34:00Z">
        <w:r w:rsidR="004B21CB">
          <w:rPr>
            <w:rFonts w:ascii="仿宋" w:eastAsia="仿宋" w:hAnsi="仿宋" w:hint="eastAsia"/>
            <w:sz w:val="24"/>
          </w:rPr>
          <w:t>的</w:t>
        </w:r>
      </w:ins>
      <w:r>
        <w:rPr>
          <w:rFonts w:ascii="仿宋" w:eastAsia="仿宋" w:hAnsi="仿宋" w:hint="eastAsia"/>
          <w:sz w:val="24"/>
        </w:rPr>
        <w:t>基础设施支撑。</w:t>
      </w:r>
    </w:p>
    <w:p w14:paraId="26669C70" w14:textId="71D1BEA3"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面向国内经济实力跃迁，</w:t>
      </w:r>
      <w:ins w:id="3" w:author="baolin ai" w:date="2025-02-07T14:39:00Z" w16du:dateUtc="2025-02-07T06:39:00Z">
        <w:r w:rsidR="00973219">
          <w:rPr>
            <w:rFonts w:ascii="仿宋" w:eastAsia="仿宋" w:hAnsi="仿宋" w:hint="eastAsia"/>
            <w:b/>
            <w:bCs/>
            <w:sz w:val="24"/>
          </w:rPr>
          <w:t>通过</w:t>
        </w:r>
      </w:ins>
      <w:r>
        <w:rPr>
          <w:rFonts w:ascii="仿宋" w:eastAsia="仿宋" w:hAnsi="仿宋" w:hint="eastAsia"/>
          <w:b/>
          <w:bCs/>
          <w:sz w:val="24"/>
        </w:rPr>
        <w:t>赋能新型工业化建立发展优势。</w:t>
      </w:r>
      <w:r>
        <w:rPr>
          <w:rFonts w:ascii="仿宋" w:eastAsia="仿宋" w:hAnsi="仿宋" w:hint="eastAsia"/>
          <w:sz w:val="24"/>
        </w:rPr>
        <w:t>数字经济历次发展浪潮推动实体经济历经自动化、信息化、云化等系列改造，对实体经济生产力提升影响日益扩大，未来十年，人工智能同实体经济加速融合渗透，事关我国经济能否在第四次工业革命进程中建立起数实融合的经济增长优势和国际比较</w:t>
      </w:r>
      <w:r>
        <w:rPr>
          <w:rFonts w:ascii="仿宋" w:eastAsia="仿宋" w:hAnsi="仿宋" w:hint="eastAsia"/>
          <w:sz w:val="24"/>
        </w:rPr>
        <w:lastRenderedPageBreak/>
        <w:t>优势。通信业服务实体经济发展从信息化初入、乘云而兴起、将因智能而壮大，AI发展应在融入千行百业这一基础上，突出人工智能赋能新型工业化这一数实融合主攻方向，建立智能操作系统底座、行业应用、装备产品、运营服务等的高质量规模供给，降低实体经济智能化改造的技术和成本门槛，建立起社会生产成本和效率的国际比较优势，以产业智能化的规模发展支撑经济实力跃迁。</w:t>
      </w:r>
    </w:p>
    <w:p w14:paraId="498C2996" w14:textId="77777777" w:rsidR="00DA696A" w:rsidRDefault="00000000">
      <w:pPr>
        <w:spacing w:line="360" w:lineRule="auto"/>
        <w:ind w:firstLine="482"/>
        <w:rPr>
          <w:rFonts w:ascii="仿宋" w:eastAsia="仿宋" w:hAnsi="仿宋" w:hint="eastAsia"/>
          <w:sz w:val="24"/>
        </w:rPr>
      </w:pPr>
      <w:r>
        <w:rPr>
          <w:rFonts w:ascii="仿宋" w:eastAsia="仿宋" w:hAnsi="仿宋" w:hint="eastAsia"/>
          <w:b/>
          <w:bCs/>
          <w:sz w:val="24"/>
        </w:rPr>
        <w:t>面向全球战略竞争，谋求国际化发展建立全球优势。</w:t>
      </w:r>
      <w:r>
        <w:rPr>
          <w:rFonts w:ascii="仿宋" w:eastAsia="仿宋" w:hAnsi="仿宋" w:hint="eastAsia"/>
          <w:sz w:val="24"/>
        </w:rPr>
        <w:t>数字经济历次发展浪潮通过生产力扩散和基础设施互联互通极大促进全球化，同时缔造了数字产业本身全球化特征，即强大网络效应带来的产业高度垄断和高度一体化，但智能经济时代沿地缘政治分裂可能性增加。我国通信行业一直以来主要聚焦国内建设发展，全球影响力体现为领先的国内基础设施和与之对应的庞大市场需求，面向构建智能经济时代全球竞争力所需，通信业可在地缘友好地区探索建设和运营数字基础设施，以促进我国数字产业全球化发展，推动全球智能经济发展，维护全球数字产业技术生态稳定，为建设命运共同体作出智能化贡献。</w:t>
      </w:r>
    </w:p>
    <w:sectPr w:rsidR="00DA696A">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C44B" w14:textId="77777777" w:rsidR="00710928" w:rsidRDefault="00710928">
      <w:pPr>
        <w:ind w:firstLine="420"/>
        <w:rPr>
          <w:rFonts w:hint="eastAsia"/>
        </w:rPr>
      </w:pPr>
      <w:r>
        <w:separator/>
      </w:r>
    </w:p>
  </w:endnote>
  <w:endnote w:type="continuationSeparator" w:id="0">
    <w:p w14:paraId="098042BF" w14:textId="77777777" w:rsidR="00710928" w:rsidRDefault="00710928">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4ACA" w14:textId="77777777" w:rsidR="00DA696A" w:rsidRDefault="00DA696A">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F00" w14:textId="77777777" w:rsidR="00DA696A" w:rsidRDefault="00DA696A">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EBDA" w14:textId="77777777" w:rsidR="00DA696A" w:rsidRDefault="00DA696A">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C7EFB" w14:textId="77777777" w:rsidR="00710928" w:rsidRDefault="00710928">
      <w:pPr>
        <w:ind w:firstLine="420"/>
        <w:rPr>
          <w:rFonts w:hint="eastAsia"/>
        </w:rPr>
      </w:pPr>
      <w:r>
        <w:separator/>
      </w:r>
    </w:p>
  </w:footnote>
  <w:footnote w:type="continuationSeparator" w:id="0">
    <w:p w14:paraId="67298374" w14:textId="77777777" w:rsidR="00710928" w:rsidRDefault="00710928">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27EB" w14:textId="77777777" w:rsidR="00DA696A" w:rsidRDefault="00DA696A">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E6F4" w14:textId="77777777" w:rsidR="00DA696A" w:rsidRDefault="00DA696A">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CF41" w14:textId="77777777" w:rsidR="00DA696A" w:rsidRDefault="00DA696A">
    <w:pPr>
      <w:pStyle w:val="a5"/>
      <w:rPr>
        <w:rFonts w:hint="eastAsia"/>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olin ai">
    <w15:presenceInfo w15:providerId="Windows Live" w15:userId="87023fde80bf86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DD1D63"/>
    <w:rsid w:val="0000135E"/>
    <w:rsid w:val="00007938"/>
    <w:rsid w:val="00007C6D"/>
    <w:rsid w:val="000234EB"/>
    <w:rsid w:val="000425A4"/>
    <w:rsid w:val="0004413B"/>
    <w:rsid w:val="000571B1"/>
    <w:rsid w:val="000658B4"/>
    <w:rsid w:val="00083138"/>
    <w:rsid w:val="0009153B"/>
    <w:rsid w:val="00094282"/>
    <w:rsid w:val="000A3BD6"/>
    <w:rsid w:val="000A65F2"/>
    <w:rsid w:val="000B76DB"/>
    <w:rsid w:val="00102A14"/>
    <w:rsid w:val="00107EDD"/>
    <w:rsid w:val="00111213"/>
    <w:rsid w:val="00132A26"/>
    <w:rsid w:val="00133006"/>
    <w:rsid w:val="001564FF"/>
    <w:rsid w:val="001611C1"/>
    <w:rsid w:val="00162552"/>
    <w:rsid w:val="0017334E"/>
    <w:rsid w:val="00176B7B"/>
    <w:rsid w:val="00181F8A"/>
    <w:rsid w:val="001913D2"/>
    <w:rsid w:val="001915C0"/>
    <w:rsid w:val="001A202E"/>
    <w:rsid w:val="001A55C9"/>
    <w:rsid w:val="001B4B8C"/>
    <w:rsid w:val="001B5388"/>
    <w:rsid w:val="001C3AAE"/>
    <w:rsid w:val="001C6955"/>
    <w:rsid w:val="001D2EF9"/>
    <w:rsid w:val="001E1006"/>
    <w:rsid w:val="001E63FA"/>
    <w:rsid w:val="001F4B01"/>
    <w:rsid w:val="002001C5"/>
    <w:rsid w:val="00203664"/>
    <w:rsid w:val="0021097A"/>
    <w:rsid w:val="00214F0B"/>
    <w:rsid w:val="002275B4"/>
    <w:rsid w:val="00236E56"/>
    <w:rsid w:val="00241BE6"/>
    <w:rsid w:val="00251BE7"/>
    <w:rsid w:val="00253343"/>
    <w:rsid w:val="002571D2"/>
    <w:rsid w:val="0026249C"/>
    <w:rsid w:val="0026302B"/>
    <w:rsid w:val="00270C4A"/>
    <w:rsid w:val="00277E5F"/>
    <w:rsid w:val="002A2E08"/>
    <w:rsid w:val="002B7B32"/>
    <w:rsid w:val="002D0F53"/>
    <w:rsid w:val="002E2E21"/>
    <w:rsid w:val="002F0704"/>
    <w:rsid w:val="002F4679"/>
    <w:rsid w:val="002F631E"/>
    <w:rsid w:val="003231EB"/>
    <w:rsid w:val="00327753"/>
    <w:rsid w:val="00333586"/>
    <w:rsid w:val="00341B36"/>
    <w:rsid w:val="00343B89"/>
    <w:rsid w:val="003522D2"/>
    <w:rsid w:val="00353060"/>
    <w:rsid w:val="00360996"/>
    <w:rsid w:val="00361148"/>
    <w:rsid w:val="00394298"/>
    <w:rsid w:val="003C402A"/>
    <w:rsid w:val="003D0B06"/>
    <w:rsid w:val="003D1FB6"/>
    <w:rsid w:val="003D2EF5"/>
    <w:rsid w:val="003D65CE"/>
    <w:rsid w:val="003D6FF5"/>
    <w:rsid w:val="00405FFC"/>
    <w:rsid w:val="004128EF"/>
    <w:rsid w:val="00427FE3"/>
    <w:rsid w:val="00436E48"/>
    <w:rsid w:val="00437C69"/>
    <w:rsid w:val="00437E76"/>
    <w:rsid w:val="00446024"/>
    <w:rsid w:val="00451F95"/>
    <w:rsid w:val="00460E34"/>
    <w:rsid w:val="00464D48"/>
    <w:rsid w:val="00476D4A"/>
    <w:rsid w:val="00480ADD"/>
    <w:rsid w:val="00482251"/>
    <w:rsid w:val="004A0F63"/>
    <w:rsid w:val="004B21CB"/>
    <w:rsid w:val="004C13ED"/>
    <w:rsid w:val="004D0F79"/>
    <w:rsid w:val="004D6990"/>
    <w:rsid w:val="004E0CF6"/>
    <w:rsid w:val="004E12D9"/>
    <w:rsid w:val="004E1FA0"/>
    <w:rsid w:val="004F1741"/>
    <w:rsid w:val="005046A3"/>
    <w:rsid w:val="00544454"/>
    <w:rsid w:val="00562326"/>
    <w:rsid w:val="005672C0"/>
    <w:rsid w:val="00580781"/>
    <w:rsid w:val="00582BC1"/>
    <w:rsid w:val="00583E16"/>
    <w:rsid w:val="00594DAA"/>
    <w:rsid w:val="005D0391"/>
    <w:rsid w:val="005D0E0B"/>
    <w:rsid w:val="005E1311"/>
    <w:rsid w:val="006164E8"/>
    <w:rsid w:val="006172D9"/>
    <w:rsid w:val="006227D0"/>
    <w:rsid w:val="00635CDD"/>
    <w:rsid w:val="006449E1"/>
    <w:rsid w:val="0065163A"/>
    <w:rsid w:val="0065366C"/>
    <w:rsid w:val="00666257"/>
    <w:rsid w:val="00670216"/>
    <w:rsid w:val="00687134"/>
    <w:rsid w:val="006B1521"/>
    <w:rsid w:val="006D5C46"/>
    <w:rsid w:val="006E750A"/>
    <w:rsid w:val="006E77E6"/>
    <w:rsid w:val="00710928"/>
    <w:rsid w:val="007169DC"/>
    <w:rsid w:val="00720398"/>
    <w:rsid w:val="007242C9"/>
    <w:rsid w:val="00724BAB"/>
    <w:rsid w:val="00725B9F"/>
    <w:rsid w:val="0073223F"/>
    <w:rsid w:val="00734509"/>
    <w:rsid w:val="0075247D"/>
    <w:rsid w:val="00760AAC"/>
    <w:rsid w:val="00767798"/>
    <w:rsid w:val="007748EC"/>
    <w:rsid w:val="0078490B"/>
    <w:rsid w:val="007855A1"/>
    <w:rsid w:val="00787A8A"/>
    <w:rsid w:val="007906C4"/>
    <w:rsid w:val="007A2722"/>
    <w:rsid w:val="007A40CE"/>
    <w:rsid w:val="007A4890"/>
    <w:rsid w:val="007A6D27"/>
    <w:rsid w:val="007B00D6"/>
    <w:rsid w:val="007C23C1"/>
    <w:rsid w:val="007F5724"/>
    <w:rsid w:val="0080174A"/>
    <w:rsid w:val="00820E3D"/>
    <w:rsid w:val="008218F3"/>
    <w:rsid w:val="0082278F"/>
    <w:rsid w:val="00835DB2"/>
    <w:rsid w:val="0084663D"/>
    <w:rsid w:val="00863DB3"/>
    <w:rsid w:val="008660A6"/>
    <w:rsid w:val="008705D8"/>
    <w:rsid w:val="0088049F"/>
    <w:rsid w:val="00881200"/>
    <w:rsid w:val="008A205C"/>
    <w:rsid w:val="008B1871"/>
    <w:rsid w:val="008B2489"/>
    <w:rsid w:val="008E5B5F"/>
    <w:rsid w:val="008F5254"/>
    <w:rsid w:val="009032E2"/>
    <w:rsid w:val="00905A52"/>
    <w:rsid w:val="00913AFF"/>
    <w:rsid w:val="00914DB2"/>
    <w:rsid w:val="009475AB"/>
    <w:rsid w:val="0096642A"/>
    <w:rsid w:val="0096769F"/>
    <w:rsid w:val="0096777A"/>
    <w:rsid w:val="00973219"/>
    <w:rsid w:val="00982FEE"/>
    <w:rsid w:val="009845B9"/>
    <w:rsid w:val="009A3343"/>
    <w:rsid w:val="009E1021"/>
    <w:rsid w:val="009F1FEC"/>
    <w:rsid w:val="009F4364"/>
    <w:rsid w:val="00A1432A"/>
    <w:rsid w:val="00A14342"/>
    <w:rsid w:val="00A174ED"/>
    <w:rsid w:val="00A53AEA"/>
    <w:rsid w:val="00A65B69"/>
    <w:rsid w:val="00A74919"/>
    <w:rsid w:val="00A87949"/>
    <w:rsid w:val="00A90935"/>
    <w:rsid w:val="00A91351"/>
    <w:rsid w:val="00A9309B"/>
    <w:rsid w:val="00AA5A4D"/>
    <w:rsid w:val="00AC6277"/>
    <w:rsid w:val="00AD3B41"/>
    <w:rsid w:val="00B41660"/>
    <w:rsid w:val="00B45A61"/>
    <w:rsid w:val="00B60478"/>
    <w:rsid w:val="00B93BF0"/>
    <w:rsid w:val="00BA0926"/>
    <w:rsid w:val="00BA18C4"/>
    <w:rsid w:val="00BC2DE2"/>
    <w:rsid w:val="00BF185F"/>
    <w:rsid w:val="00C0377F"/>
    <w:rsid w:val="00C33819"/>
    <w:rsid w:val="00C33AAB"/>
    <w:rsid w:val="00C42AC8"/>
    <w:rsid w:val="00C4506D"/>
    <w:rsid w:val="00C5650B"/>
    <w:rsid w:val="00C638A0"/>
    <w:rsid w:val="00C75F5B"/>
    <w:rsid w:val="00C77165"/>
    <w:rsid w:val="00C803A9"/>
    <w:rsid w:val="00C868F2"/>
    <w:rsid w:val="00CA1E7E"/>
    <w:rsid w:val="00CB03E4"/>
    <w:rsid w:val="00CD32EF"/>
    <w:rsid w:val="00CD4E2C"/>
    <w:rsid w:val="00CD55CC"/>
    <w:rsid w:val="00CF3158"/>
    <w:rsid w:val="00CF3873"/>
    <w:rsid w:val="00D02FEF"/>
    <w:rsid w:val="00D136E3"/>
    <w:rsid w:val="00D2632D"/>
    <w:rsid w:val="00D6791C"/>
    <w:rsid w:val="00D8480D"/>
    <w:rsid w:val="00D91AD3"/>
    <w:rsid w:val="00D947E2"/>
    <w:rsid w:val="00DA4175"/>
    <w:rsid w:val="00DA696A"/>
    <w:rsid w:val="00DB1F07"/>
    <w:rsid w:val="00DB39D1"/>
    <w:rsid w:val="00DB4679"/>
    <w:rsid w:val="00DB4AA3"/>
    <w:rsid w:val="00DB6A5B"/>
    <w:rsid w:val="00DB7CEF"/>
    <w:rsid w:val="00DC0DA9"/>
    <w:rsid w:val="00DD1149"/>
    <w:rsid w:val="00DD1D63"/>
    <w:rsid w:val="00DD2355"/>
    <w:rsid w:val="00DD66BF"/>
    <w:rsid w:val="00DF7F51"/>
    <w:rsid w:val="00E05DD5"/>
    <w:rsid w:val="00E13034"/>
    <w:rsid w:val="00E15DDA"/>
    <w:rsid w:val="00E26F3E"/>
    <w:rsid w:val="00E431D3"/>
    <w:rsid w:val="00E64190"/>
    <w:rsid w:val="00E64310"/>
    <w:rsid w:val="00E81614"/>
    <w:rsid w:val="00EA2996"/>
    <w:rsid w:val="00EA2E04"/>
    <w:rsid w:val="00EA7A2C"/>
    <w:rsid w:val="00EB5F15"/>
    <w:rsid w:val="00ED1EAE"/>
    <w:rsid w:val="00ED7C25"/>
    <w:rsid w:val="00EE66B3"/>
    <w:rsid w:val="00F00FDD"/>
    <w:rsid w:val="00F50BF2"/>
    <w:rsid w:val="00F5148D"/>
    <w:rsid w:val="00F63578"/>
    <w:rsid w:val="00F65840"/>
    <w:rsid w:val="00F705D4"/>
    <w:rsid w:val="00F7750E"/>
    <w:rsid w:val="00F86FB1"/>
    <w:rsid w:val="00FA525C"/>
    <w:rsid w:val="00FB44EA"/>
    <w:rsid w:val="00FB5C96"/>
    <w:rsid w:val="00FD277A"/>
    <w:rsid w:val="00FD74B3"/>
    <w:rsid w:val="00FE495B"/>
    <w:rsid w:val="00FE4DBB"/>
    <w:rsid w:val="00FE7E2B"/>
    <w:rsid w:val="00FF54C7"/>
    <w:rsid w:val="00FF6466"/>
    <w:rsid w:val="0A182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3435C"/>
  <w15:docId w15:val="{297DBA8C-58A9-4A19-8832-0F75255E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ind w:firstLineChars="0" w:firstLine="0"/>
      <w:jc w:val="left"/>
    </w:pPr>
    <w:rPr>
      <w:sz w:val="18"/>
      <w:szCs w:val="18"/>
    </w:rPr>
  </w:style>
  <w:style w:type="paragraph" w:styleId="a5">
    <w:name w:val="header"/>
    <w:basedOn w:val="a"/>
    <w:link w:val="a6"/>
    <w:uiPriority w:val="99"/>
    <w:unhideWhenUsed/>
    <w:qFormat/>
    <w:pPr>
      <w:tabs>
        <w:tab w:val="center" w:pos="4153"/>
        <w:tab w:val="right" w:pos="8306"/>
      </w:tabs>
      <w:snapToGrid w:val="0"/>
      <w:ind w:firstLineChars="0" w:firstLine="0"/>
      <w:jc w:val="center"/>
    </w:pPr>
    <w:rPr>
      <w:sz w:val="18"/>
      <w:szCs w:val="18"/>
    </w:rPr>
  </w:style>
  <w:style w:type="table" w:styleId="a7">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20">
    <w:name w:val="标题 2 字符"/>
    <w:basedOn w:val="a0"/>
    <w:link w:val="2"/>
    <w:uiPriority w:val="9"/>
    <w:qFormat/>
    <w:rPr>
      <w:rFonts w:ascii="Arial" w:eastAsia="黑体" w:hAnsi="Arial"/>
      <w:b/>
      <w:sz w:val="32"/>
    </w:rPr>
  </w:style>
  <w:style w:type="character" w:customStyle="1" w:styleId="10">
    <w:name w:val="标题 1 字符"/>
    <w:basedOn w:val="a0"/>
    <w:link w:val="1"/>
    <w:uiPriority w:val="9"/>
    <w:qFormat/>
    <w:rPr>
      <w:b/>
      <w:bCs/>
      <w:kern w:val="44"/>
      <w:sz w:val="44"/>
      <w:szCs w:val="44"/>
    </w:rPr>
  </w:style>
  <w:style w:type="paragraph" w:customStyle="1" w:styleId="11">
    <w:name w:val="修订1"/>
    <w:hidden/>
    <w:uiPriority w:val="99"/>
    <w:semiHidden/>
    <w:qFormat/>
    <w:rPr>
      <w:kern w:val="2"/>
      <w:sz w:val="21"/>
      <w:szCs w:val="22"/>
    </w:rPr>
  </w:style>
  <w:style w:type="paragraph" w:styleId="a8">
    <w:name w:val="Revision"/>
    <w:hidden/>
    <w:uiPriority w:val="99"/>
    <w:unhideWhenUsed/>
    <w:rsid w:val="00F6357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baolin ai</dc:creator>
  <cp:lastModifiedBy>baolin ai</cp:lastModifiedBy>
  <cp:revision>57</cp:revision>
  <dcterms:created xsi:type="dcterms:W3CDTF">2024-07-10T01:17:00Z</dcterms:created>
  <dcterms:modified xsi:type="dcterms:W3CDTF">2025-02-07T06:39:00Z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FA1F6C18CA8147DA972DE3C158FC7919_13</vt:lpwstr>
  </property>
</Properties>
</file>