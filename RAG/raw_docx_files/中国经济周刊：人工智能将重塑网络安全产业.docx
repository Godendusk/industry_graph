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ins w:id="1" w:author="郭小爷" w:date="2024-07-01T10:50:00Z"/>
          <w:del w:id="2" w:author="Admin" w:date="2024-07-04T15:13:31Z"/>
          <w:rFonts w:hint="eastAsia" w:ascii="宋体" w:hAnsi="宋体" w:eastAsia="宋体" w:cs="宋体"/>
          <w:sz w:val="24"/>
          <w:szCs w:val="24"/>
          <w:highlight w:val="yellow"/>
        </w:rPr>
        <w:pPrChange w:id="0" w:author="郭小爷" w:date="2024-07-01T10:52:00Z">
          <w:pPr>
            <w:jc w:val="center"/>
          </w:pPr>
        </w:pPrChange>
      </w:pPr>
      <w:ins w:id="3" w:author="郭小爷" w:date="2024-07-01T10:42:00Z">
        <w:del w:id="4" w:author="Admin" w:date="2024-07-04T15:13:31Z">
          <w:commentRangeStart w:id="0"/>
          <w:r>
            <w:rPr>
              <w:rFonts w:hint="eastAsia" w:ascii="宋体" w:hAnsi="宋体" w:eastAsia="宋体" w:cs="宋体"/>
              <w:sz w:val="24"/>
              <w:szCs w:val="24"/>
              <w:highlight w:val="yellow"/>
            </w:rPr>
            <w:delText>编辑语：作为专业稿件没有什么问题，</w:delText>
          </w:r>
        </w:del>
      </w:ins>
      <w:ins w:id="5" w:author="郭小爷" w:date="2024-07-01T10:43:00Z">
        <w:del w:id="6" w:author="Admin" w:date="2024-07-04T15:13:31Z">
          <w:r>
            <w:rPr>
              <w:rFonts w:hint="eastAsia" w:ascii="宋体" w:hAnsi="宋体" w:eastAsia="宋体" w:cs="宋体"/>
              <w:sz w:val="24"/>
              <w:szCs w:val="24"/>
              <w:highlight w:val="yellow"/>
            </w:rPr>
            <w:delText>只是因为考虑到本刊的读者群体，建议文中把一些专业的表述再接地气一点。</w:delText>
          </w:r>
        </w:del>
      </w:ins>
    </w:p>
    <w:p>
      <w:pPr>
        <w:spacing w:line="360" w:lineRule="auto"/>
        <w:jc w:val="left"/>
        <w:rPr>
          <w:ins w:id="8" w:author="郭小爷" w:date="2024-07-01T10:51:00Z"/>
          <w:del w:id="9" w:author="Admin" w:date="2024-07-04T15:13:31Z"/>
          <w:rFonts w:hint="eastAsia" w:ascii="宋体" w:hAnsi="宋体" w:eastAsia="宋体" w:cs="宋体"/>
          <w:sz w:val="24"/>
          <w:szCs w:val="24"/>
          <w:highlight w:val="yellow"/>
        </w:rPr>
        <w:pPrChange w:id="7" w:author="郭小爷" w:date="2024-07-01T10:52:00Z">
          <w:pPr/>
        </w:pPrChange>
      </w:pPr>
      <w:ins w:id="10" w:author="郭小爷" w:date="2024-07-01T10:50:00Z">
        <w:del w:id="11" w:author="Admin" w:date="2024-07-04T15:13:31Z">
          <w:r>
            <w:rPr>
              <w:rFonts w:hint="eastAsia" w:ascii="宋体" w:hAnsi="宋体" w:eastAsia="宋体" w:cs="宋体"/>
              <w:sz w:val="24"/>
              <w:szCs w:val="24"/>
              <w:highlight w:val="yellow"/>
            </w:rPr>
            <w:delText>主要是三个阶段和</w:delText>
          </w:r>
        </w:del>
      </w:ins>
      <w:ins w:id="12" w:author="郭小爷" w:date="2024-07-01T10:43:00Z">
        <w:del w:id="13" w:author="Admin" w:date="2024-07-04T15:13:31Z">
          <w:r>
            <w:rPr>
              <w:rFonts w:hint="eastAsia" w:ascii="宋体" w:hAnsi="宋体" w:eastAsia="宋体" w:cs="宋体"/>
              <w:sz w:val="24"/>
              <w:szCs w:val="24"/>
              <w:highlight w:val="yellow"/>
            </w:rPr>
            <w:delText>AI如何重塑网络安全产业的方面</w:delText>
          </w:r>
        </w:del>
      </w:ins>
      <w:ins w:id="14" w:author="郭小爷" w:date="2024-07-01T10:50:00Z">
        <w:del w:id="15" w:author="Admin" w:date="2024-07-04T15:13:31Z">
          <w:r>
            <w:rPr>
              <w:rFonts w:hint="eastAsia" w:ascii="宋体" w:hAnsi="宋体" w:eastAsia="宋体" w:cs="宋体"/>
              <w:sz w:val="24"/>
              <w:szCs w:val="24"/>
              <w:highlight w:val="yellow"/>
            </w:rPr>
            <w:delText>这两部分建议调整一下。让读者理解为什么</w:delText>
          </w:r>
        </w:del>
      </w:ins>
      <w:ins w:id="16" w:author="郭小爷" w:date="2024-07-01T10:51:00Z">
        <w:del w:id="17" w:author="Admin" w:date="2024-07-04T15:13:31Z">
          <w:r>
            <w:rPr>
              <w:rFonts w:hint="eastAsia" w:ascii="宋体" w:hAnsi="宋体" w:eastAsia="宋体" w:cs="宋体"/>
              <w:sz w:val="24"/>
              <w:szCs w:val="24"/>
              <w:highlight w:val="yellow"/>
            </w:rPr>
            <w:delText>我国现阶段</w:delText>
          </w:r>
        </w:del>
      </w:ins>
      <w:ins w:id="18" w:author="郭小爷" w:date="2024-07-01T10:50:00Z">
        <w:del w:id="19" w:author="Admin" w:date="2024-07-04T15:13:31Z">
          <w:r>
            <w:rPr>
              <w:rFonts w:hint="eastAsia" w:ascii="宋体" w:hAnsi="宋体" w:eastAsia="宋体" w:cs="宋体"/>
              <w:sz w:val="24"/>
              <w:szCs w:val="24"/>
              <w:highlight w:val="yellow"/>
            </w:rPr>
            <w:delText>要发展“AI+安全”,AI具体将</w:delText>
          </w:r>
        </w:del>
      </w:ins>
      <w:ins w:id="20" w:author="郭小爷" w:date="2024-07-01T10:51:00Z">
        <w:del w:id="21" w:author="Admin" w:date="2024-07-04T15:13:31Z">
          <w:r>
            <w:rPr>
              <w:rFonts w:hint="eastAsia" w:ascii="宋体" w:hAnsi="宋体" w:eastAsia="宋体" w:cs="宋体"/>
              <w:sz w:val="24"/>
              <w:szCs w:val="24"/>
              <w:highlight w:val="yellow"/>
            </w:rPr>
            <w:delText>带来怎样的改变</w:delText>
          </w:r>
        </w:del>
      </w:ins>
      <w:ins w:id="22" w:author="郭小爷" w:date="2024-07-01T10:43:00Z">
        <w:del w:id="23" w:author="Admin" w:date="2024-07-04T15:13:31Z">
          <w:r>
            <w:rPr>
              <w:rFonts w:hint="eastAsia" w:ascii="宋体" w:hAnsi="宋体" w:eastAsia="宋体" w:cs="宋体"/>
              <w:sz w:val="24"/>
              <w:szCs w:val="24"/>
              <w:highlight w:val="yellow"/>
            </w:rPr>
            <w:delText>，</w:delText>
          </w:r>
        </w:del>
      </w:ins>
      <w:ins w:id="24" w:author="郭小爷" w:date="2024-07-01T10:51:00Z">
        <w:del w:id="25" w:author="Admin" w:date="2024-07-04T15:13:31Z">
          <w:r>
            <w:rPr>
              <w:rFonts w:hint="eastAsia" w:ascii="宋体" w:hAnsi="宋体" w:eastAsia="宋体" w:cs="宋体"/>
              <w:sz w:val="24"/>
              <w:szCs w:val="24"/>
              <w:highlight w:val="yellow"/>
            </w:rPr>
            <w:delText>这个问题为什么迫切。</w:delText>
          </w:r>
        </w:del>
      </w:ins>
    </w:p>
    <w:p>
      <w:pPr>
        <w:spacing w:line="360" w:lineRule="auto"/>
        <w:jc w:val="left"/>
        <w:rPr>
          <w:ins w:id="27" w:author="郭小爷" w:date="2024-07-01T10:52:00Z"/>
          <w:del w:id="28" w:author="Admin" w:date="2024-07-04T15:13:38Z"/>
          <w:rFonts w:hint="eastAsia" w:ascii="宋体" w:hAnsi="宋体" w:eastAsia="宋体" w:cs="宋体"/>
          <w:sz w:val="24"/>
          <w:szCs w:val="24"/>
        </w:rPr>
        <w:pPrChange w:id="26" w:author="郭小爷" w:date="2024-07-01T10:52:00Z">
          <w:pPr/>
        </w:pPrChange>
      </w:pPr>
      <w:ins w:id="29" w:author="郭小爷" w:date="2024-07-01T10:51:00Z">
        <w:del w:id="30" w:author="Admin" w:date="2024-07-04T15:13:31Z">
          <w:r>
            <w:rPr>
              <w:rFonts w:hint="eastAsia" w:ascii="宋体" w:hAnsi="宋体" w:eastAsia="宋体" w:cs="宋体"/>
              <w:sz w:val="24"/>
              <w:szCs w:val="24"/>
              <w:highlight w:val="yellow"/>
            </w:rPr>
            <w:delText>表述过程中，</w:delText>
          </w:r>
        </w:del>
      </w:ins>
      <w:ins w:id="31" w:author="郭小爷" w:date="2024-07-01T10:43:00Z">
        <w:del w:id="32" w:author="Admin" w:date="2024-07-04T15:13:31Z">
          <w:r>
            <w:rPr>
              <w:rFonts w:hint="eastAsia" w:ascii="宋体" w:hAnsi="宋体" w:eastAsia="宋体" w:cs="宋体"/>
              <w:sz w:val="24"/>
              <w:szCs w:val="24"/>
              <w:highlight w:val="yellow"/>
            </w:rPr>
            <w:delText>可以看看如何和普通人的生活相结合。</w:delText>
          </w:r>
        </w:del>
      </w:ins>
      <w:ins w:id="33" w:author="郭小爷" w:date="2024-07-01T10:44:00Z">
        <w:del w:id="34" w:author="Admin" w:date="2024-07-04T15:13:31Z">
          <w:r>
            <w:rPr>
              <w:rFonts w:hint="eastAsia" w:ascii="宋体" w:hAnsi="宋体" w:eastAsia="宋体" w:cs="宋体"/>
              <w:sz w:val="24"/>
              <w:szCs w:val="24"/>
              <w:highlight w:val="yellow"/>
            </w:rPr>
            <w:delText>（比如说智能化、平台化的时候，普通人可能无法理解智能化、平台化的运作，但</w:delText>
          </w:r>
        </w:del>
      </w:ins>
      <w:ins w:id="35" w:author="郭小爷" w:date="2024-07-01T10:45:00Z">
        <w:del w:id="36" w:author="Admin" w:date="2024-07-04T15:13:31Z">
          <w:r>
            <w:rPr>
              <w:rFonts w:hint="eastAsia" w:ascii="宋体" w:hAnsi="宋体" w:eastAsia="宋体" w:cs="宋体"/>
              <w:sz w:val="24"/>
              <w:szCs w:val="24"/>
              <w:highlight w:val="yellow"/>
            </w:rPr>
            <w:delText>可以理解什么是降本增效）</w:delText>
          </w:r>
        </w:del>
      </w:ins>
      <w:ins w:id="37" w:author="郭小爷" w:date="2024-07-01T10:43:00Z">
        <w:del w:id="38" w:author="Admin" w:date="2024-07-04T15:13:31Z">
          <w:r>
            <w:rPr>
              <w:rFonts w:hint="eastAsia" w:ascii="宋体" w:hAnsi="宋体" w:eastAsia="宋体" w:cs="宋体"/>
              <w:sz w:val="24"/>
              <w:szCs w:val="24"/>
              <w:highlight w:val="yellow"/>
            </w:rPr>
            <w:delText>可以适当举一些</w:delText>
          </w:r>
        </w:del>
      </w:ins>
      <w:ins w:id="39" w:author="郭小爷" w:date="2024-07-01T10:45:00Z">
        <w:del w:id="40" w:author="Admin" w:date="2024-07-04T15:13:31Z">
          <w:r>
            <w:rPr>
              <w:rFonts w:hint="eastAsia" w:ascii="宋体" w:hAnsi="宋体" w:eastAsia="宋体" w:cs="宋体"/>
              <w:sz w:val="24"/>
              <w:szCs w:val="24"/>
              <w:highlight w:val="yellow"/>
            </w:rPr>
            <w:delText>普通读者可以理解的</w:delText>
          </w:r>
        </w:del>
      </w:ins>
      <w:ins w:id="41" w:author="郭小爷" w:date="2024-07-01T10:43:00Z">
        <w:del w:id="42" w:author="Admin" w:date="2024-07-04T15:13:31Z">
          <w:r>
            <w:rPr>
              <w:rFonts w:hint="eastAsia" w:ascii="宋体" w:hAnsi="宋体" w:eastAsia="宋体" w:cs="宋体"/>
              <w:sz w:val="24"/>
              <w:szCs w:val="24"/>
              <w:highlight w:val="yellow"/>
            </w:rPr>
            <w:delText>案</w:delText>
          </w:r>
        </w:del>
      </w:ins>
      <w:ins w:id="43" w:author="郭小爷" w:date="2024-07-01T10:52:00Z">
        <w:del w:id="44" w:author="Admin" w:date="2024-07-04T15:13:31Z">
          <w:r>
            <w:rPr>
              <w:rFonts w:hint="eastAsia" w:ascii="宋体" w:hAnsi="宋体" w:eastAsia="宋体" w:cs="宋体"/>
              <w:sz w:val="24"/>
              <w:szCs w:val="24"/>
              <w:highlight w:val="yellow"/>
            </w:rPr>
            <w:delText>例。</w:delText>
          </w:r>
        </w:del>
      </w:ins>
      <w:ins w:id="45" w:author="郭小爷" w:date="2024-07-01T10:51:00Z">
        <w:del w:id="46" w:author="Admin" w:date="2024-07-04T15:13:33Z">
          <w:r>
            <w:rPr>
              <w:rFonts w:hint="eastAsia" w:ascii="宋体" w:hAnsi="宋体" w:eastAsia="宋体" w:cs="宋体"/>
              <w:sz w:val="24"/>
              <w:szCs w:val="24"/>
            </w:rPr>
            <w:br w:type="textWrapping"/>
          </w:r>
        </w:del>
      </w:ins>
    </w:p>
    <w:p>
      <w:pPr>
        <w:spacing w:line="360" w:lineRule="auto"/>
        <w:jc w:val="center"/>
        <w:rPr>
          <w:rFonts w:hint="eastAsia" w:ascii="宋体" w:hAnsi="宋体" w:eastAsia="宋体" w:cs="宋体"/>
          <w:b/>
          <w:bCs/>
          <w:sz w:val="32"/>
          <w:szCs w:val="32"/>
          <w:lang w:val="en-US" w:eastAsia="zh-CN"/>
        </w:rPr>
      </w:pPr>
      <w:del w:id="47" w:author="Admin" w:date="2024-07-04T17:04:32Z">
        <w:r>
          <w:rPr>
            <w:rFonts w:hint="eastAsia" w:ascii="宋体" w:hAnsi="宋体" w:eastAsia="宋体" w:cs="宋体"/>
            <w:b/>
            <w:bCs/>
            <w:sz w:val="32"/>
            <w:szCs w:val="32"/>
          </w:rPr>
          <w:delText>A</w:delText>
        </w:r>
      </w:del>
      <w:del w:id="48" w:author="Admin" w:date="2024-07-04T17:04:51Z">
        <w:r>
          <w:rPr>
            <w:rFonts w:hint="eastAsia" w:ascii="宋体" w:hAnsi="宋体" w:eastAsia="宋体" w:cs="宋体"/>
            <w:b/>
            <w:bCs/>
            <w:sz w:val="32"/>
            <w:szCs w:val="32"/>
          </w:rPr>
          <w:delText>I</w:delText>
        </w:r>
      </w:del>
      <w:ins w:id="49" w:author="Admin" w:date="2024-07-04T17:05:20Z">
        <w:r>
          <w:rPr>
            <w:rFonts w:hint="eastAsia" w:ascii="宋体" w:hAnsi="宋体" w:eastAsia="宋体" w:cs="宋体"/>
            <w:b/>
            <w:bCs/>
            <w:sz w:val="32"/>
            <w:szCs w:val="32"/>
            <w:lang w:val="en-US" w:eastAsia="zh-CN"/>
          </w:rPr>
          <w:t>人</w:t>
        </w:r>
      </w:ins>
      <w:ins w:id="50" w:author="Admin" w:date="2024-07-04T17:04:47Z">
        <w:r>
          <w:rPr>
            <w:rFonts w:hint="eastAsia" w:ascii="宋体" w:hAnsi="宋体" w:eastAsia="宋体" w:cs="宋体"/>
            <w:b/>
            <w:bCs/>
            <w:sz w:val="32"/>
            <w:szCs w:val="32"/>
            <w:lang w:val="en-US" w:eastAsia="zh-CN"/>
          </w:rPr>
          <w:t>工智能</w:t>
        </w:r>
      </w:ins>
      <w:ins w:id="51" w:author="Admin" w:date="2024-07-04T17:16:19Z">
        <w:r>
          <w:rPr>
            <w:rFonts w:hint="eastAsia" w:ascii="宋体" w:hAnsi="宋体" w:eastAsia="宋体" w:cs="宋体"/>
            <w:b/>
            <w:bCs/>
            <w:sz w:val="32"/>
            <w:szCs w:val="32"/>
            <w:lang w:val="en-US" w:eastAsia="zh-CN"/>
          </w:rPr>
          <w:t>将</w:t>
        </w:r>
      </w:ins>
      <w:ins w:id="52" w:author="Admin" w:date="2024-07-04T17:16:20Z">
        <w:r>
          <w:rPr>
            <w:rFonts w:hint="eastAsia" w:ascii="宋体" w:hAnsi="宋体" w:eastAsia="宋体" w:cs="宋体"/>
            <w:b/>
            <w:bCs/>
            <w:sz w:val="32"/>
            <w:szCs w:val="32"/>
            <w:lang w:val="en-US" w:eastAsia="zh-CN"/>
          </w:rPr>
          <w:t>重塑</w:t>
        </w:r>
      </w:ins>
      <w:ins w:id="53" w:author="Admin" w:date="2024-07-04T17:16:21Z">
        <w:r>
          <w:rPr>
            <w:rFonts w:hint="eastAsia" w:ascii="宋体" w:hAnsi="宋体" w:eastAsia="宋体" w:cs="宋体"/>
            <w:b/>
            <w:bCs/>
            <w:sz w:val="32"/>
            <w:szCs w:val="32"/>
            <w:lang w:val="en-US" w:eastAsia="zh-CN"/>
          </w:rPr>
          <w:t>网络</w:t>
        </w:r>
      </w:ins>
      <w:ins w:id="54" w:author="Admin" w:date="2024-07-04T17:16:22Z">
        <w:r>
          <w:rPr>
            <w:rFonts w:hint="eastAsia" w:ascii="宋体" w:hAnsi="宋体" w:eastAsia="宋体" w:cs="宋体"/>
            <w:b/>
            <w:bCs/>
            <w:sz w:val="32"/>
            <w:szCs w:val="32"/>
            <w:lang w:val="en-US" w:eastAsia="zh-CN"/>
          </w:rPr>
          <w:t>安全</w:t>
        </w:r>
      </w:ins>
      <w:ins w:id="55" w:author="Admin" w:date="2024-07-04T17:16:23Z">
        <w:r>
          <w:rPr>
            <w:rFonts w:hint="eastAsia" w:ascii="宋体" w:hAnsi="宋体" w:eastAsia="宋体" w:cs="宋体"/>
            <w:b/>
            <w:bCs/>
            <w:sz w:val="32"/>
            <w:szCs w:val="32"/>
            <w:lang w:val="en-US" w:eastAsia="zh-CN"/>
          </w:rPr>
          <w:t>产</w:t>
        </w:r>
        <w:bookmarkStart w:id="2" w:name="_GoBack"/>
        <w:bookmarkEnd w:id="2"/>
        <w:r>
          <w:rPr>
            <w:rFonts w:hint="eastAsia" w:ascii="宋体" w:hAnsi="宋体" w:eastAsia="宋体" w:cs="宋体"/>
            <w:b/>
            <w:bCs/>
            <w:sz w:val="32"/>
            <w:szCs w:val="32"/>
            <w:lang w:val="en-US" w:eastAsia="zh-CN"/>
          </w:rPr>
          <w:t>业</w:t>
        </w:r>
      </w:ins>
      <w:del w:id="56" w:author="Admin" w:date="2024-07-04T17:16:24Z">
        <w:r>
          <w:rPr>
            <w:rFonts w:hint="eastAsia" w:ascii="宋体" w:hAnsi="宋体" w:eastAsia="宋体" w:cs="宋体"/>
            <w:b/>
            <w:bCs/>
            <w:sz w:val="32"/>
            <w:szCs w:val="32"/>
          </w:rPr>
          <w:delText>安全</w:delText>
        </w:r>
        <w:commentRangeEnd w:id="0"/>
      </w:del>
      <w:r>
        <w:commentReference w:id="0"/>
      </w:r>
    </w:p>
    <w:p>
      <w:pPr>
        <w:spacing w:line="360" w:lineRule="auto"/>
        <w:rPr>
          <w:rFonts w:hint="eastAsia" w:ascii="宋体" w:hAnsi="宋体" w:eastAsia="宋体" w:cs="宋体"/>
          <w:sz w:val="24"/>
          <w:szCs w:val="24"/>
        </w:rPr>
      </w:pPr>
    </w:p>
    <w:p>
      <w:pPr>
        <w:spacing w:line="360" w:lineRule="auto"/>
        <w:ind w:firstLine="480" w:firstLineChars="200"/>
        <w:rPr>
          <w:ins w:id="57" w:author="Admin" w:date="2024-07-04T17:01:53Z"/>
          <w:rFonts w:hint="eastAsia" w:ascii="宋体" w:hAnsi="宋体" w:eastAsia="宋体" w:cs="宋体"/>
          <w:sz w:val="24"/>
          <w:szCs w:val="24"/>
        </w:rPr>
      </w:pPr>
      <w:ins w:id="58" w:author="Admin" w:date="2024-07-04T17:00:01Z">
        <w:r>
          <w:rPr>
            <w:rFonts w:hint="eastAsia" w:ascii="宋体" w:hAnsi="宋体" w:eastAsia="宋体" w:cs="宋体"/>
            <w:sz w:val="24"/>
            <w:szCs w:val="24"/>
          </w:rPr>
          <w:t>在十四届全国人大二次会议上，2024年政府工作报告提出，深化大数据、人工智能等研发应用，开展“人工智能+”行动。这是我国政府工作报告第一次提出“人工智能+”。</w:t>
        </w:r>
      </w:ins>
    </w:p>
    <w:p>
      <w:pPr>
        <w:spacing w:line="360" w:lineRule="auto"/>
        <w:ind w:firstLine="482" w:firstLineChars="200"/>
        <w:jc w:val="center"/>
        <w:rPr>
          <w:ins w:id="59" w:author="Admin" w:date="2024-07-04T17:00:56Z"/>
          <w:rFonts w:hint="default" w:ascii="宋体" w:hAnsi="宋体" w:eastAsia="宋体" w:cs="宋体"/>
          <w:b/>
          <w:bCs/>
          <w:sz w:val="24"/>
          <w:szCs w:val="24"/>
          <w:lang w:val="en-US" w:eastAsia="zh-CN"/>
        </w:rPr>
      </w:pPr>
      <w:ins w:id="60" w:author="Admin" w:date="2024-07-04T17:02:02Z">
        <w:r>
          <w:rPr>
            <w:rFonts w:hint="eastAsia" w:ascii="宋体" w:hAnsi="宋体" w:eastAsia="宋体" w:cs="宋体"/>
            <w:b/>
            <w:bCs/>
            <w:sz w:val="24"/>
            <w:szCs w:val="24"/>
            <w:lang w:eastAsia="zh-CN"/>
          </w:rPr>
          <w:t>“</w:t>
        </w:r>
      </w:ins>
      <w:ins w:id="61" w:author="Admin" w:date="2024-07-04T17:02:04Z">
        <w:r>
          <w:rPr>
            <w:rFonts w:hint="eastAsia" w:ascii="宋体" w:hAnsi="宋体" w:eastAsia="宋体" w:cs="宋体"/>
            <w:b/>
            <w:bCs/>
            <w:sz w:val="24"/>
            <w:szCs w:val="24"/>
            <w:lang w:val="en-US" w:eastAsia="zh-CN"/>
          </w:rPr>
          <w:t>AI</w:t>
        </w:r>
      </w:ins>
      <w:ins w:id="62" w:author="Admin" w:date="2024-07-04T17:02:02Z">
        <w:r>
          <w:rPr>
            <w:rFonts w:hint="eastAsia" w:ascii="宋体" w:hAnsi="宋体" w:eastAsia="宋体" w:cs="宋体"/>
            <w:b/>
            <w:bCs/>
            <w:sz w:val="24"/>
            <w:szCs w:val="24"/>
            <w:lang w:eastAsia="zh-CN"/>
          </w:rPr>
          <w:t>”</w:t>
        </w:r>
      </w:ins>
      <w:ins w:id="63" w:author="Admin" w:date="2024-07-04T17:10:18Z">
        <w:r>
          <w:rPr>
            <w:rFonts w:hint="eastAsia" w:ascii="宋体" w:hAnsi="宋体" w:eastAsia="宋体" w:cs="宋体"/>
            <w:b/>
            <w:bCs/>
            <w:sz w:val="24"/>
            <w:szCs w:val="24"/>
            <w:lang w:val="en-US" w:eastAsia="zh-CN"/>
          </w:rPr>
          <w:t>是</w:t>
        </w:r>
      </w:ins>
      <w:ins w:id="64" w:author="Admin" w:date="2024-07-04T17:10:19Z">
        <w:r>
          <w:rPr>
            <w:rFonts w:hint="eastAsia" w:ascii="宋体" w:hAnsi="宋体" w:eastAsia="宋体" w:cs="宋体"/>
            <w:b/>
            <w:bCs/>
            <w:sz w:val="24"/>
            <w:szCs w:val="24"/>
            <w:lang w:val="en-US" w:eastAsia="zh-CN"/>
          </w:rPr>
          <w:t>把</w:t>
        </w:r>
      </w:ins>
      <w:ins w:id="65" w:author="Admin" w:date="2024-07-04T17:10:21Z">
        <w:r>
          <w:rPr>
            <w:rFonts w:hint="eastAsia" w:ascii="宋体" w:hAnsi="宋体" w:eastAsia="宋体" w:cs="宋体"/>
            <w:b/>
            <w:bCs/>
            <w:sz w:val="24"/>
            <w:szCs w:val="24"/>
            <w:lang w:val="en-US" w:eastAsia="zh-CN"/>
          </w:rPr>
          <w:t>双刃剑</w:t>
        </w:r>
      </w:ins>
    </w:p>
    <w:p>
      <w:pPr>
        <w:spacing w:line="360" w:lineRule="auto"/>
        <w:ind w:firstLine="480" w:firstLineChars="200"/>
        <w:rPr>
          <w:rFonts w:hint="eastAsia" w:ascii="宋体" w:hAnsi="宋体" w:eastAsia="宋体" w:cs="宋体"/>
          <w:sz w:val="24"/>
          <w:szCs w:val="24"/>
        </w:rPr>
      </w:pPr>
      <w:ins w:id="66" w:author="Admin" w:date="2024-07-04T17:00:51Z">
        <w:r>
          <w:rPr>
            <w:rFonts w:hint="eastAsia" w:ascii="宋体" w:hAnsi="宋体" w:eastAsia="宋体" w:cs="宋体"/>
            <w:sz w:val="24"/>
            <w:szCs w:val="24"/>
            <w:lang w:val="en-US" w:eastAsia="zh-CN"/>
          </w:rPr>
          <w:t>伴随着</w:t>
        </w:r>
      </w:ins>
      <w:r>
        <w:rPr>
          <w:rFonts w:hint="eastAsia" w:ascii="宋体" w:hAnsi="宋体" w:eastAsia="宋体" w:cs="宋体"/>
          <w:sz w:val="24"/>
          <w:szCs w:val="24"/>
        </w:rPr>
        <w:t>以Sora、GPT-4o为代表的生成式人工智能（AI Generated Content，AIGC）为人类社会带来技术革新和发展契机的同时，也引发公众对数据安全和法律伦理问题的广泛关注。一些不法分子利用开源的大语言模型（Large Language Model，LLM），结合有害语料库，训练出专门用于漏洞发现、社交操纵、欺诈勒索等非法活动的恶意应用，对国家安全、行业创新、生产生活等造成</w:t>
      </w:r>
      <w:ins w:id="67" w:author="c1882" w:date="2024-07-04T10:53:00Z">
        <w:r>
          <w:rPr>
            <w:rFonts w:hint="eastAsia" w:ascii="宋体" w:hAnsi="宋体" w:eastAsia="宋体" w:cs="宋体"/>
            <w:sz w:val="24"/>
            <w:szCs w:val="24"/>
          </w:rPr>
          <w:t>严重</w:t>
        </w:r>
      </w:ins>
      <w:r>
        <w:rPr>
          <w:rFonts w:hint="eastAsia" w:ascii="宋体" w:hAnsi="宋体" w:eastAsia="宋体" w:cs="宋体"/>
          <w:sz w:val="24"/>
          <w:szCs w:val="24"/>
        </w:rPr>
        <w:t>危害。</w:t>
      </w:r>
    </w:p>
    <w:p>
      <w:pPr>
        <w:spacing w:line="360" w:lineRule="auto"/>
        <w:ind w:firstLine="480" w:firstLineChars="200"/>
        <w:rPr>
          <w:rFonts w:hint="eastAsia" w:ascii="宋体" w:hAnsi="宋体" w:eastAsia="宋体" w:cs="宋体"/>
          <w:sz w:val="24"/>
          <w:szCs w:val="24"/>
        </w:rPr>
      </w:pPr>
      <w:ins w:id="68" w:author="Admin" w:date="2024-07-04T17:09:32Z">
        <w:r>
          <w:rPr>
            <w:rFonts w:hint="eastAsia" w:ascii="宋体" w:hAnsi="宋体" w:eastAsia="宋体" w:cs="宋体"/>
            <w:sz w:val="24"/>
            <w:szCs w:val="24"/>
            <w:lang w:val="en-US" w:eastAsia="zh-CN"/>
          </w:rPr>
          <w:t>人工智能</w:t>
        </w:r>
      </w:ins>
      <w:del w:id="69" w:author="Admin" w:date="2024-07-04T17:09:30Z">
        <w:r>
          <w:rPr>
            <w:rFonts w:hint="eastAsia" w:ascii="宋体" w:hAnsi="宋体" w:eastAsia="宋体" w:cs="宋体"/>
            <w:sz w:val="24"/>
            <w:szCs w:val="24"/>
          </w:rPr>
          <w:delText>大语言模型</w:delText>
        </w:r>
      </w:del>
      <w:r>
        <w:rPr>
          <w:rFonts w:hint="eastAsia" w:ascii="宋体" w:hAnsi="宋体" w:eastAsia="宋体" w:cs="宋体"/>
          <w:sz w:val="24"/>
          <w:szCs w:val="24"/>
        </w:rPr>
        <w:t>是一把“双刃剑”，</w:t>
      </w:r>
      <w:ins w:id="70" w:author="郭小爷" w:date="2024-07-01T10:06:00Z">
        <w:r>
          <w:rPr>
            <w:rFonts w:hint="eastAsia" w:ascii="宋体" w:hAnsi="宋体" w:eastAsia="宋体" w:cs="宋体"/>
            <w:sz w:val="24"/>
            <w:szCs w:val="24"/>
          </w:rPr>
          <w:t>在</w:t>
        </w:r>
      </w:ins>
      <w:r>
        <w:rPr>
          <w:rFonts w:hint="eastAsia" w:ascii="宋体" w:hAnsi="宋体" w:eastAsia="宋体" w:cs="宋体"/>
          <w:sz w:val="24"/>
          <w:szCs w:val="24"/>
        </w:rPr>
        <w:t>带来一系列安全风险</w:t>
      </w:r>
      <w:ins w:id="71" w:author="郭小爷" w:date="2024-07-01T10:06:00Z">
        <w:r>
          <w:rPr>
            <w:rFonts w:hint="eastAsia" w:ascii="宋体" w:hAnsi="宋体" w:eastAsia="宋体" w:cs="宋体"/>
            <w:sz w:val="24"/>
            <w:szCs w:val="24"/>
          </w:rPr>
          <w:t>的同时</w:t>
        </w:r>
      </w:ins>
      <w:r>
        <w:rPr>
          <w:rFonts w:hint="eastAsia" w:ascii="宋体" w:hAnsi="宋体" w:eastAsia="宋体" w:cs="宋体"/>
          <w:sz w:val="24"/>
          <w:szCs w:val="24"/>
        </w:rPr>
        <w:t>，</w:t>
      </w:r>
      <w:ins w:id="72" w:author="Admin" w:date="2024-07-04T17:09:38Z">
        <w:r>
          <w:rPr>
            <w:rFonts w:hint="eastAsia" w:ascii="宋体" w:hAnsi="宋体" w:eastAsia="宋体" w:cs="宋体"/>
            <w:sz w:val="24"/>
            <w:szCs w:val="24"/>
            <w:lang w:val="en-US" w:eastAsia="zh-CN"/>
          </w:rPr>
          <w:t>亦</w:t>
        </w:r>
      </w:ins>
      <w:del w:id="73" w:author="Admin" w:date="2024-07-04T17:09:35Z">
        <w:r>
          <w:rPr>
            <w:rFonts w:hint="eastAsia" w:ascii="宋体" w:hAnsi="宋体" w:eastAsia="宋体" w:cs="宋体"/>
            <w:sz w:val="24"/>
            <w:szCs w:val="24"/>
          </w:rPr>
          <w:delText>也</w:delText>
        </w:r>
      </w:del>
      <w:ins w:id="74" w:author="郭小爷" w:date="2024-07-01T10:06:00Z">
        <w:r>
          <w:rPr>
            <w:rFonts w:hint="eastAsia" w:ascii="宋体" w:hAnsi="宋体" w:eastAsia="宋体" w:cs="宋体"/>
            <w:sz w:val="24"/>
            <w:szCs w:val="24"/>
          </w:rPr>
          <w:t>能</w:t>
        </w:r>
      </w:ins>
      <w:ins w:id="75" w:author="郭小爷" w:date="2024-07-01T10:06:00Z">
        <w:del w:id="76" w:author="Admin" w:date="2024-07-04T17:09:40Z">
          <w:r>
            <w:rPr>
              <w:rFonts w:hint="eastAsia" w:ascii="宋体" w:hAnsi="宋体" w:eastAsia="宋体" w:cs="宋体"/>
              <w:sz w:val="24"/>
              <w:szCs w:val="24"/>
            </w:rPr>
            <w:delText>够</w:delText>
          </w:r>
        </w:del>
      </w:ins>
      <w:r>
        <w:rPr>
          <w:rFonts w:hint="eastAsia" w:ascii="宋体" w:hAnsi="宋体" w:eastAsia="宋体" w:cs="宋体"/>
          <w:sz w:val="24"/>
          <w:szCs w:val="24"/>
        </w:rPr>
        <w:t>为网络安全产业有效赋能。在</w:t>
      </w:r>
      <w:ins w:id="77" w:author="郭小爷" w:date="2024-07-01T10:06:00Z">
        <w:r>
          <w:rPr>
            <w:rFonts w:hint="eastAsia" w:ascii="宋体" w:hAnsi="宋体" w:eastAsia="宋体" w:cs="宋体"/>
            <w:sz w:val="24"/>
            <w:szCs w:val="24"/>
          </w:rPr>
          <w:t>前段时间</w:t>
        </w:r>
      </w:ins>
      <w:r>
        <w:rPr>
          <w:rFonts w:hint="eastAsia" w:ascii="宋体" w:hAnsi="宋体" w:eastAsia="宋体" w:cs="宋体"/>
          <w:sz w:val="24"/>
          <w:szCs w:val="24"/>
        </w:rPr>
        <w:t>闭幕的网络安全顶级盛会——RSA大会（RSA Conference，RSAC）中，谷歌、思科、CrowdStrike等业界领军企业纷纷推出由AI驱动的</w:t>
      </w:r>
      <w:ins w:id="78" w:author="c1882" w:date="2024-07-01T15:36:00Z">
        <w:r>
          <w:rPr>
            <w:rFonts w:hint="eastAsia" w:ascii="宋体" w:hAnsi="宋体" w:eastAsia="宋体" w:cs="宋体"/>
            <w:sz w:val="24"/>
            <w:szCs w:val="24"/>
          </w:rPr>
          <w:t>网络安全</w:t>
        </w:r>
      </w:ins>
      <w:r>
        <w:rPr>
          <w:rFonts w:hint="eastAsia" w:ascii="宋体" w:hAnsi="宋体" w:eastAsia="宋体" w:cs="宋体"/>
          <w:sz w:val="24"/>
          <w:szCs w:val="24"/>
        </w:rPr>
        <w:t>产品</w:t>
      </w:r>
      <w:ins w:id="79" w:author="c1882" w:date="2024-07-01T15:36:00Z">
        <w:r>
          <w:rPr>
            <w:rFonts w:hint="eastAsia" w:ascii="宋体" w:hAnsi="宋体" w:eastAsia="宋体" w:cs="宋体"/>
            <w:sz w:val="24"/>
            <w:szCs w:val="24"/>
          </w:rPr>
          <w:t>和服务</w:t>
        </w:r>
      </w:ins>
      <w:r>
        <w:rPr>
          <w:rFonts w:hint="eastAsia" w:ascii="宋体" w:hAnsi="宋体" w:eastAsia="宋体" w:cs="宋体"/>
          <w:sz w:val="24"/>
          <w:szCs w:val="24"/>
        </w:rPr>
        <w:t>。与会行业专家普遍认为，AI是推动网络安全产业革命性发展的核心技术。AI重塑网络安全产业，已成</w:t>
      </w:r>
      <w:del w:id="80" w:author="郭小爷" w:date="2024-07-01T10:07:00Z">
        <w:r>
          <w:rPr>
            <w:rFonts w:hint="eastAsia" w:ascii="宋体" w:hAnsi="宋体" w:eastAsia="宋体" w:cs="宋体"/>
            <w:sz w:val="24"/>
            <w:szCs w:val="24"/>
          </w:rPr>
          <w:delText>为未来发展的确定性趋势</w:delText>
        </w:r>
      </w:del>
      <w:ins w:id="81" w:author="郭小爷" w:date="2024-07-01T10:07:00Z">
        <w:r>
          <w:rPr>
            <w:rFonts w:hint="eastAsia" w:ascii="宋体" w:hAnsi="宋体" w:eastAsia="宋体" w:cs="宋体"/>
            <w:sz w:val="24"/>
            <w:szCs w:val="24"/>
          </w:rPr>
          <w:t>共识</w:t>
        </w:r>
      </w:ins>
      <w:r>
        <w:rPr>
          <w:rFonts w:hint="eastAsia" w:ascii="宋体" w:hAnsi="宋体" w:eastAsia="宋体" w:cs="宋体"/>
          <w:sz w:val="24"/>
          <w:szCs w:val="24"/>
        </w:rPr>
        <w:t>。</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我国企业应</w:t>
      </w:r>
      <w:ins w:id="82" w:author="郭小爷" w:date="2024-07-01T10:07:00Z">
        <w:r>
          <w:rPr>
            <w:rFonts w:hint="eastAsia" w:ascii="宋体" w:hAnsi="宋体" w:eastAsia="宋体" w:cs="宋体"/>
            <w:sz w:val="24"/>
            <w:szCs w:val="24"/>
          </w:rPr>
          <w:t>重视</w:t>
        </w:r>
      </w:ins>
      <w:r>
        <w:rPr>
          <w:rFonts w:hint="eastAsia" w:ascii="宋体" w:hAnsi="宋体" w:eastAsia="宋体" w:cs="宋体"/>
          <w:sz w:val="24"/>
          <w:szCs w:val="24"/>
        </w:rPr>
        <w:t>这一趋势，积极推动AI技术与网络安全技术的深度融合，</w:t>
      </w:r>
      <w:del w:id="83" w:author="Admin" w:date="2024-07-04T17:07:42Z">
        <w:r>
          <w:rPr>
            <w:rFonts w:hint="eastAsia" w:ascii="宋体" w:hAnsi="宋体" w:eastAsia="宋体" w:cs="宋体"/>
            <w:sz w:val="24"/>
            <w:szCs w:val="24"/>
          </w:rPr>
          <w:delText>以</w:delText>
        </w:r>
      </w:del>
      <w:r>
        <w:rPr>
          <w:rFonts w:hint="eastAsia" w:ascii="宋体" w:hAnsi="宋体" w:eastAsia="宋体" w:cs="宋体"/>
          <w:sz w:val="24"/>
          <w:szCs w:val="24"/>
        </w:rPr>
        <w:t>在激烈的国际竞争中赢得更多发展主动权。</w:t>
      </w:r>
    </w:p>
    <w:p>
      <w:pPr>
        <w:spacing w:line="360" w:lineRule="auto"/>
        <w:ind w:firstLine="480" w:firstLineChars="200"/>
        <w:rPr>
          <w:rFonts w:hint="eastAsia" w:ascii="宋体" w:hAnsi="宋体" w:eastAsia="宋体" w:cs="宋体"/>
          <w:sz w:val="24"/>
          <w:szCs w:val="24"/>
        </w:rPr>
      </w:pPr>
    </w:p>
    <w:p>
      <w:pPr>
        <w:spacing w:line="360" w:lineRule="auto"/>
        <w:jc w:val="center"/>
        <w:rPr>
          <w:rFonts w:hint="eastAsia" w:ascii="宋体" w:hAnsi="宋体" w:eastAsia="宋体" w:cs="宋体"/>
          <w:sz w:val="24"/>
          <w:szCs w:val="24"/>
          <w:lang w:val="en-US" w:eastAsia="zh-CN"/>
        </w:rPr>
      </w:pPr>
      <w:ins w:id="84" w:author="Admin" w:date="2024-07-04T15:03:36Z">
        <w:bookmarkStart w:id="0" w:name="_Hlk170923302"/>
        <w:r>
          <w:rPr>
            <w:rFonts w:hint="eastAsia" w:ascii="宋体" w:hAnsi="宋体" w:eastAsia="宋体" w:cs="宋体"/>
            <w:b/>
            <w:bCs/>
            <w:sz w:val="24"/>
            <w:szCs w:val="24"/>
            <w:lang w:val="en-US" w:eastAsia="zh-CN"/>
          </w:rPr>
          <w:t>“</w:t>
        </w:r>
      </w:ins>
      <w:ins w:id="85" w:author="Admin" w:date="2024-07-04T15:08:27Z">
        <w:r>
          <w:rPr>
            <w:rFonts w:hint="eastAsia" w:ascii="宋体" w:hAnsi="宋体" w:eastAsia="宋体" w:cs="宋体"/>
            <w:b/>
            <w:bCs/>
            <w:sz w:val="24"/>
            <w:szCs w:val="24"/>
            <w:lang w:val="en-US" w:eastAsia="zh-CN"/>
          </w:rPr>
          <w:t>用</w:t>
        </w:r>
      </w:ins>
      <w:ins w:id="86" w:author="Admin" w:date="2024-07-04T15:03:09Z">
        <w:r>
          <w:rPr>
            <w:rFonts w:hint="eastAsia" w:ascii="宋体" w:hAnsi="宋体" w:eastAsia="宋体" w:cs="宋体"/>
            <w:b/>
            <w:bCs/>
            <w:sz w:val="24"/>
            <w:szCs w:val="24"/>
            <w:lang w:val="en-US" w:eastAsia="zh-CN"/>
          </w:rPr>
          <w:t>AI</w:t>
        </w:r>
      </w:ins>
      <w:ins w:id="87" w:author="Admin" w:date="2024-07-04T15:03:31Z">
        <w:r>
          <w:rPr>
            <w:rFonts w:hint="eastAsia" w:ascii="宋体" w:hAnsi="宋体" w:eastAsia="宋体" w:cs="宋体"/>
            <w:b/>
            <w:bCs/>
            <w:sz w:val="24"/>
            <w:szCs w:val="24"/>
            <w:lang w:val="en-US" w:eastAsia="zh-CN"/>
          </w:rPr>
          <w:t>保护</w:t>
        </w:r>
      </w:ins>
      <w:ins w:id="88" w:author="Admin" w:date="2024-07-04T15:03:15Z">
        <w:r>
          <w:rPr>
            <w:rFonts w:hint="eastAsia" w:ascii="宋体" w:hAnsi="宋体" w:eastAsia="宋体" w:cs="宋体"/>
            <w:b/>
            <w:bCs/>
            <w:sz w:val="24"/>
            <w:szCs w:val="24"/>
            <w:lang w:val="en-US" w:eastAsia="zh-CN"/>
          </w:rPr>
          <w:t>A</w:t>
        </w:r>
      </w:ins>
      <w:ins w:id="89" w:author="Admin" w:date="2024-07-04T15:03:45Z">
        <w:r>
          <w:rPr>
            <w:rFonts w:hint="eastAsia" w:ascii="宋体" w:hAnsi="宋体" w:eastAsia="宋体" w:cs="宋体"/>
            <w:b/>
            <w:bCs/>
            <w:sz w:val="24"/>
            <w:szCs w:val="24"/>
            <w:lang w:val="en-US" w:eastAsia="zh-CN"/>
          </w:rPr>
          <w:t>I</w:t>
        </w:r>
      </w:ins>
      <w:ins w:id="90" w:author="Admin" w:date="2024-07-04T15:03:42Z">
        <w:r>
          <w:rPr>
            <w:rFonts w:hint="eastAsia" w:ascii="宋体" w:hAnsi="宋体" w:eastAsia="宋体" w:cs="宋体"/>
            <w:b/>
            <w:bCs/>
            <w:sz w:val="24"/>
            <w:szCs w:val="24"/>
            <w:lang w:val="en-US" w:eastAsia="zh-CN"/>
          </w:rPr>
          <w:t>”</w:t>
        </w:r>
      </w:ins>
      <w:del w:id="91" w:author="Admin" w:date="2024-07-04T15:03:01Z">
        <w:commentRangeStart w:id="1"/>
        <w:r>
          <w:rPr>
            <w:rFonts w:hint="eastAsia" w:ascii="宋体" w:hAnsi="宋体" w:eastAsia="宋体" w:cs="宋体"/>
            <w:b/>
            <w:bCs/>
            <w:sz w:val="24"/>
            <w:szCs w:val="24"/>
          </w:rPr>
          <w:delText>网络安全产业</w:delText>
        </w:r>
      </w:del>
      <w:ins w:id="92" w:author="c1882" w:date="2024-07-03T11:35:00Z">
        <w:del w:id="93" w:author="Admin" w:date="2024-07-04T15:03:01Z">
          <w:r>
            <w:rPr>
              <w:rFonts w:hint="eastAsia" w:ascii="宋体" w:hAnsi="宋体" w:eastAsia="宋体" w:cs="宋体"/>
              <w:b/>
              <w:bCs/>
              <w:sz w:val="24"/>
              <w:szCs w:val="24"/>
            </w:rPr>
            <w:delText>发展回顾</w:delText>
          </w:r>
        </w:del>
      </w:ins>
      <w:ins w:id="94" w:author="c1882" w:date="2024-07-03T18:11:00Z">
        <w:del w:id="95" w:author="Admin" w:date="2024-07-04T15:03:01Z">
          <w:r>
            <w:rPr>
              <w:rFonts w:hint="eastAsia" w:ascii="宋体" w:hAnsi="宋体" w:eastAsia="宋体" w:cs="宋体"/>
              <w:b/>
              <w:bCs/>
              <w:sz w:val="24"/>
              <w:szCs w:val="24"/>
            </w:rPr>
            <w:delText>及现状分析</w:delText>
          </w:r>
        </w:del>
      </w:ins>
      <w:del w:id="96" w:author="Admin" w:date="2024-07-04T15:03:01Z">
        <w:r>
          <w:rPr>
            <w:rFonts w:hint="eastAsia" w:ascii="宋体" w:hAnsi="宋体" w:eastAsia="宋体" w:cs="宋体"/>
            <w:b/>
            <w:bCs/>
            <w:sz w:val="24"/>
            <w:szCs w:val="24"/>
          </w:rPr>
          <w:delText>经历三个发展阶段</w:delText>
        </w:r>
        <w:commentRangeEnd w:id="1"/>
      </w:del>
      <w:del w:id="97" w:author="Admin" w:date="2024-07-04T15:03:01Z">
        <w:r>
          <w:rPr>
            <w:rFonts w:hint="eastAsia" w:ascii="宋体" w:hAnsi="宋体" w:eastAsia="宋体" w:cs="宋体"/>
            <w:sz w:val="24"/>
            <w:szCs w:val="24"/>
          </w:rPr>
          <w:commentReference w:id="1"/>
        </w:r>
      </w:del>
    </w:p>
    <w:p>
      <w:pPr>
        <w:spacing w:line="360" w:lineRule="auto"/>
        <w:ind w:firstLine="480" w:firstLineChars="200"/>
        <w:rPr>
          <w:ins w:id="98" w:author="c1882" w:date="2024-07-03T18:14:00Z"/>
          <w:rFonts w:hint="eastAsia" w:ascii="宋体" w:hAnsi="宋体" w:eastAsia="宋体" w:cs="宋体"/>
          <w:sz w:val="24"/>
          <w:szCs w:val="24"/>
        </w:rPr>
      </w:pPr>
      <w:del w:id="99" w:author="郭小爷" w:date="2024-07-01T10:40:00Z">
        <w:r>
          <w:rPr>
            <w:rFonts w:hint="eastAsia" w:ascii="宋体" w:hAnsi="宋体" w:eastAsia="宋体" w:cs="宋体"/>
            <w:sz w:val="24"/>
            <w:szCs w:val="24"/>
          </w:rPr>
          <w:delText>技术发展是网络安全产业发展的核心驱动因素。</w:delText>
        </w:r>
      </w:del>
      <w:r>
        <w:rPr>
          <w:rFonts w:hint="eastAsia" w:ascii="宋体" w:hAnsi="宋体" w:eastAsia="宋体" w:cs="宋体"/>
          <w:sz w:val="24"/>
          <w:szCs w:val="24"/>
        </w:rPr>
        <w:t>过去30年来，攻击和防御技术在相互对抗过程中不断变化和</w:t>
      </w:r>
      <w:ins w:id="100" w:author="Admin" w:date="2024-07-04T15:04:34Z">
        <w:r>
          <w:rPr>
            <w:rFonts w:hint="eastAsia" w:ascii="宋体" w:hAnsi="宋体" w:eastAsia="宋体" w:cs="宋体"/>
            <w:sz w:val="24"/>
            <w:szCs w:val="24"/>
            <w:lang w:val="en-US" w:eastAsia="zh-CN"/>
          </w:rPr>
          <w:t>升级</w:t>
        </w:r>
      </w:ins>
      <w:ins w:id="101" w:author="Admin" w:date="2024-07-04T15:04:45Z">
        <w:r>
          <w:rPr>
            <w:rFonts w:hint="eastAsia" w:ascii="宋体" w:hAnsi="宋体" w:eastAsia="宋体" w:cs="宋体"/>
            <w:sz w:val="24"/>
            <w:szCs w:val="24"/>
            <w:lang w:eastAsia="zh-CN"/>
          </w:rPr>
          <w:t>。</w:t>
        </w:r>
      </w:ins>
      <w:del w:id="102" w:author="Admin" w:date="2024-07-04T15:04:44Z">
        <w:r>
          <w:rPr>
            <w:rFonts w:hint="eastAsia" w:ascii="宋体" w:hAnsi="宋体" w:eastAsia="宋体" w:cs="宋体"/>
            <w:sz w:val="24"/>
            <w:szCs w:val="24"/>
          </w:rPr>
          <w:delText>，二者共同推动网络安全防护能力持续升级。总体上，</w:delText>
        </w:r>
      </w:del>
      <w:r>
        <w:rPr>
          <w:rFonts w:hint="eastAsia" w:ascii="宋体" w:hAnsi="宋体" w:eastAsia="宋体" w:cs="宋体"/>
          <w:sz w:val="24"/>
          <w:szCs w:val="24"/>
        </w:rPr>
        <w:t>我国网络安全产业发展</w:t>
      </w:r>
      <w:ins w:id="103" w:author="c1882" w:date="2024-07-03T18:00:00Z">
        <w:del w:id="104" w:author="Admin" w:date="2024-07-04T15:04:49Z">
          <w:r>
            <w:rPr>
              <w:rFonts w:hint="eastAsia" w:ascii="宋体" w:hAnsi="宋体" w:eastAsia="宋体" w:cs="宋体"/>
              <w:sz w:val="24"/>
              <w:szCs w:val="24"/>
            </w:rPr>
            <w:delText>主要经历单点被动防御（1990-2000年）、静态纵深</w:delText>
          </w:r>
        </w:del>
      </w:ins>
      <w:ins w:id="105" w:author="c1882" w:date="2024-07-03T18:01:00Z">
        <w:del w:id="106" w:author="Admin" w:date="2024-07-04T15:04:49Z">
          <w:r>
            <w:rPr>
              <w:rFonts w:hint="eastAsia" w:ascii="宋体" w:hAnsi="宋体" w:eastAsia="宋体" w:cs="宋体"/>
              <w:sz w:val="24"/>
              <w:szCs w:val="24"/>
            </w:rPr>
            <w:delText>防御（2000-2015年）和动态积极防御（2015-至今）三个阶段。</w:delText>
          </w:r>
        </w:del>
      </w:ins>
      <w:ins w:id="107" w:author="c1882" w:date="2024-07-03T18:02:00Z">
        <w:r>
          <w:rPr>
            <w:rFonts w:hint="eastAsia" w:ascii="宋体" w:hAnsi="宋体" w:eastAsia="宋体" w:cs="宋体"/>
            <w:sz w:val="24"/>
            <w:szCs w:val="24"/>
          </w:rPr>
          <w:t>从最初的反病毒、传统防火墙</w:t>
        </w:r>
      </w:ins>
      <w:ins w:id="108" w:author="Admin" w:date="2024-07-04T15:05:27Z">
        <w:r>
          <w:rPr>
            <w:rFonts w:hint="eastAsia" w:ascii="宋体" w:hAnsi="宋体" w:eastAsia="宋体" w:cs="宋体"/>
            <w:sz w:val="24"/>
            <w:szCs w:val="24"/>
            <w:lang w:val="en-US" w:eastAsia="zh-CN"/>
          </w:rPr>
          <w:t>发展</w:t>
        </w:r>
      </w:ins>
      <w:ins w:id="109" w:author="Admin" w:date="2024-07-04T15:06:02Z">
        <w:r>
          <w:rPr>
            <w:rFonts w:hint="eastAsia" w:ascii="宋体" w:hAnsi="宋体" w:eastAsia="宋体" w:cs="宋体"/>
            <w:sz w:val="24"/>
            <w:szCs w:val="24"/>
            <w:lang w:val="en-US" w:eastAsia="zh-CN"/>
          </w:rPr>
          <w:t>成</w:t>
        </w:r>
      </w:ins>
      <w:ins w:id="110" w:author="c1882" w:date="2024-07-03T18:06:00Z">
        <w:r>
          <w:rPr>
            <w:rFonts w:hint="eastAsia" w:ascii="宋体" w:hAnsi="宋体" w:eastAsia="宋体" w:cs="宋体"/>
            <w:sz w:val="24"/>
            <w:szCs w:val="24"/>
          </w:rPr>
          <w:t>目前的</w:t>
        </w:r>
      </w:ins>
      <w:ins w:id="111" w:author="c1882" w:date="2024-07-03T18:06:00Z">
        <w:del w:id="112" w:author="Admin" w:date="2024-07-04T15:06:06Z">
          <w:r>
            <w:rPr>
              <w:rFonts w:hint="eastAsia" w:ascii="宋体" w:hAnsi="宋体" w:eastAsia="宋体" w:cs="宋体"/>
              <w:sz w:val="24"/>
              <w:szCs w:val="24"/>
            </w:rPr>
            <w:delText>几十类几百款产品</w:delText>
          </w:r>
        </w:del>
      </w:ins>
      <w:ins w:id="113" w:author="c1882" w:date="2024-07-03T18:07:00Z">
        <w:del w:id="114" w:author="Admin" w:date="2024-07-04T15:06:06Z">
          <w:r>
            <w:rPr>
              <w:rFonts w:hint="eastAsia" w:ascii="宋体" w:hAnsi="宋体" w:eastAsia="宋体" w:cs="宋体"/>
              <w:sz w:val="24"/>
              <w:szCs w:val="24"/>
            </w:rPr>
            <w:delText>，</w:delText>
          </w:r>
        </w:del>
      </w:ins>
      <w:ins w:id="115" w:author="c1882" w:date="2024-07-03T18:14:00Z">
        <w:r>
          <w:rPr>
            <w:rFonts w:hint="eastAsia" w:ascii="宋体" w:hAnsi="宋体" w:eastAsia="宋体" w:cs="宋体"/>
            <w:sz w:val="24"/>
            <w:szCs w:val="24"/>
          </w:rPr>
          <w:t>网络安全产品体系</w:t>
        </w:r>
      </w:ins>
      <w:ins w:id="116" w:author="Admin" w:date="2024-07-04T15:06:07Z">
        <w:r>
          <w:rPr>
            <w:rFonts w:hint="eastAsia" w:ascii="宋体" w:hAnsi="宋体" w:eastAsia="宋体" w:cs="宋体"/>
            <w:sz w:val="24"/>
            <w:szCs w:val="24"/>
            <w:lang w:eastAsia="zh-CN"/>
          </w:rPr>
          <w:t>，</w:t>
        </w:r>
      </w:ins>
      <w:ins w:id="117" w:author="c1882" w:date="2024-07-03T20:24:00Z">
        <w:r>
          <w:rPr>
            <w:rFonts w:hint="eastAsia" w:ascii="宋体" w:hAnsi="宋体" w:eastAsia="宋体" w:cs="宋体"/>
            <w:sz w:val="24"/>
            <w:szCs w:val="24"/>
          </w:rPr>
          <w:t>已</w:t>
        </w:r>
      </w:ins>
      <w:ins w:id="118" w:author="Admin" w:date="2024-07-04T15:06:22Z">
        <w:r>
          <w:rPr>
            <w:rFonts w:hint="eastAsia" w:ascii="宋体" w:hAnsi="宋体" w:eastAsia="宋体" w:cs="宋体"/>
            <w:sz w:val="24"/>
            <w:szCs w:val="24"/>
            <w:lang w:val="en-US" w:eastAsia="zh-CN"/>
          </w:rPr>
          <w:t>经</w:t>
        </w:r>
      </w:ins>
      <w:ins w:id="119" w:author="c1882" w:date="2024-07-03T18:14:00Z">
        <w:r>
          <w:rPr>
            <w:rFonts w:hint="eastAsia" w:ascii="宋体" w:hAnsi="宋体" w:eastAsia="宋体" w:cs="宋体"/>
            <w:sz w:val="24"/>
            <w:szCs w:val="24"/>
          </w:rPr>
          <w:t>能够</w:t>
        </w:r>
      </w:ins>
      <w:ins w:id="120" w:author="c1882" w:date="2024-07-03T18:09:00Z">
        <w:r>
          <w:rPr>
            <w:rFonts w:hint="eastAsia" w:ascii="宋体" w:hAnsi="宋体" w:eastAsia="宋体" w:cs="宋体"/>
            <w:sz w:val="24"/>
            <w:szCs w:val="24"/>
          </w:rPr>
          <w:t>满足多场景、多维度的安全</w:t>
        </w:r>
      </w:ins>
      <w:ins w:id="121" w:author="c1882" w:date="2024-07-03T18:10:00Z">
        <w:r>
          <w:rPr>
            <w:rFonts w:hint="eastAsia" w:ascii="宋体" w:hAnsi="宋体" w:eastAsia="宋体" w:cs="宋体"/>
            <w:sz w:val="24"/>
            <w:szCs w:val="24"/>
          </w:rPr>
          <w:t>防护需求。</w:t>
        </w:r>
      </w:ins>
      <w:ins w:id="122" w:author="c1882" w:date="2024-07-03T18:09:00Z">
        <w:r>
          <w:rPr>
            <w:rFonts w:hint="eastAsia" w:ascii="宋体" w:hAnsi="宋体" w:eastAsia="宋体" w:cs="宋体"/>
            <w:sz w:val="24"/>
            <w:szCs w:val="24"/>
          </w:rPr>
          <w:t xml:space="preserve"> </w:t>
        </w:r>
      </w:ins>
    </w:p>
    <w:p>
      <w:pPr>
        <w:spacing w:line="360" w:lineRule="auto"/>
        <w:ind w:firstLine="480" w:firstLineChars="200"/>
        <w:rPr>
          <w:ins w:id="123" w:author="c1882" w:date="2024-07-03T16:54:00Z"/>
          <w:rFonts w:hint="eastAsia" w:ascii="宋体" w:hAnsi="宋体" w:eastAsia="宋体" w:cs="宋体"/>
          <w:sz w:val="24"/>
          <w:szCs w:val="24"/>
        </w:rPr>
      </w:pPr>
      <w:ins w:id="124" w:author="c1882" w:date="2024-07-03T18:14:00Z">
        <w:r>
          <w:rPr>
            <w:rFonts w:hint="eastAsia" w:ascii="宋体" w:hAnsi="宋体" w:eastAsia="宋体" w:cs="宋体"/>
            <w:sz w:val="24"/>
            <w:szCs w:val="24"/>
          </w:rPr>
          <w:t>然而，</w:t>
        </w:r>
      </w:ins>
      <w:ins w:id="125" w:author="c1882" w:date="2024-07-03T17:17:00Z">
        <w:r>
          <w:rPr>
            <w:rFonts w:hint="eastAsia" w:ascii="宋体" w:hAnsi="宋体" w:eastAsia="宋体" w:cs="宋体"/>
            <w:sz w:val="24"/>
            <w:szCs w:val="24"/>
          </w:rPr>
          <w:t>随着AI技术的广泛应用，</w:t>
        </w:r>
      </w:ins>
      <w:ins w:id="126" w:author="c1882" w:date="2024-07-03T20:25:00Z">
        <w:r>
          <w:rPr>
            <w:rFonts w:hint="eastAsia" w:ascii="宋体" w:hAnsi="宋体" w:eastAsia="宋体" w:cs="宋体"/>
            <w:sz w:val="24"/>
            <w:szCs w:val="24"/>
          </w:rPr>
          <w:t>不法分子</w:t>
        </w:r>
      </w:ins>
      <w:ins w:id="127" w:author="c1882" w:date="2024-07-03T20:27:00Z">
        <w:r>
          <w:rPr>
            <w:rFonts w:hint="eastAsia" w:ascii="宋体" w:hAnsi="宋体" w:eastAsia="宋体" w:cs="宋体"/>
            <w:sz w:val="24"/>
            <w:szCs w:val="24"/>
          </w:rPr>
          <w:t>升级了</w:t>
        </w:r>
      </w:ins>
      <w:ins w:id="128" w:author="c1882" w:date="2024-07-03T20:26:00Z">
        <w:r>
          <w:rPr>
            <w:rFonts w:hint="eastAsia" w:ascii="宋体" w:hAnsi="宋体" w:eastAsia="宋体" w:cs="宋体"/>
            <w:sz w:val="24"/>
            <w:szCs w:val="24"/>
          </w:rPr>
          <w:t>攻击手段</w:t>
        </w:r>
      </w:ins>
      <w:ins w:id="129" w:author="c1882" w:date="2024-07-03T17:17:00Z">
        <w:r>
          <w:rPr>
            <w:rFonts w:hint="eastAsia" w:ascii="宋体" w:hAnsi="宋体" w:eastAsia="宋体" w:cs="宋体"/>
            <w:sz w:val="24"/>
            <w:szCs w:val="24"/>
          </w:rPr>
          <w:t>，</w:t>
        </w:r>
      </w:ins>
      <w:ins w:id="130" w:author="c1882" w:date="2024-07-03T20:27:00Z">
        <w:r>
          <w:rPr>
            <w:rFonts w:hint="eastAsia" w:ascii="宋体" w:hAnsi="宋体" w:eastAsia="宋体" w:cs="宋体"/>
            <w:sz w:val="24"/>
            <w:szCs w:val="24"/>
          </w:rPr>
          <w:t>使</w:t>
        </w:r>
      </w:ins>
      <w:ins w:id="131" w:author="c1882" w:date="2024-07-03T20:26:00Z">
        <w:r>
          <w:rPr>
            <w:rFonts w:hint="eastAsia" w:ascii="宋体" w:hAnsi="宋体" w:eastAsia="宋体" w:cs="宋体"/>
            <w:sz w:val="24"/>
            <w:szCs w:val="24"/>
          </w:rPr>
          <w:t>网络安全</w:t>
        </w:r>
      </w:ins>
      <w:ins w:id="132" w:author="c1882" w:date="2024-07-03T17:17:00Z">
        <w:r>
          <w:rPr>
            <w:rFonts w:hint="eastAsia" w:ascii="宋体" w:hAnsi="宋体" w:eastAsia="宋体" w:cs="宋体"/>
            <w:sz w:val="24"/>
            <w:szCs w:val="24"/>
          </w:rPr>
          <w:t>防护变得更加复杂和紧迫。针对和利用AI技术的网络攻击显著增加，包括“深度伪造”诈骗、钓鱼邮件、漏洞</w:t>
        </w:r>
      </w:ins>
      <w:ins w:id="133" w:author="c1882" w:date="2024-07-03T17:35:00Z">
        <w:r>
          <w:rPr>
            <w:rFonts w:hint="eastAsia" w:ascii="宋体" w:hAnsi="宋体" w:eastAsia="宋体" w:cs="宋体"/>
            <w:sz w:val="24"/>
            <w:szCs w:val="24"/>
          </w:rPr>
          <w:t>攻击</w:t>
        </w:r>
      </w:ins>
      <w:ins w:id="134" w:author="c1882" w:date="2024-07-03T17:17:00Z">
        <w:r>
          <w:rPr>
            <w:rFonts w:hint="eastAsia" w:ascii="宋体" w:hAnsi="宋体" w:eastAsia="宋体" w:cs="宋体"/>
            <w:sz w:val="24"/>
            <w:szCs w:val="24"/>
          </w:rPr>
          <w:t>以及数据泄露等问题日益突出。</w:t>
        </w:r>
        <w:commentRangeStart w:id="2"/>
        <w:r>
          <w:rPr>
            <w:rFonts w:hint="eastAsia" w:ascii="宋体" w:hAnsi="宋体" w:eastAsia="宋体" w:cs="宋体"/>
            <w:sz w:val="24"/>
            <w:szCs w:val="24"/>
          </w:rPr>
          <w:t>根据MIT Technology Review对300名网络安全专业人员的调查，2021年，60%的受访者表示难以有效抵御自动化网络攻击，96%的受访者曾经历过由AI驱动的网络攻击。</w:t>
        </w:r>
        <w:commentRangeEnd w:id="2"/>
      </w:ins>
      <w:ins w:id="135" w:author="c1882" w:date="2024-07-04T14:39:00Z">
        <w:r>
          <w:rPr>
            <w:rStyle w:val="12"/>
            <w:rFonts w:hint="eastAsia" w:ascii="宋体" w:hAnsi="宋体" w:eastAsia="宋体" w:cs="宋体"/>
            <w:sz w:val="24"/>
            <w:szCs w:val="24"/>
          </w:rPr>
          <w:commentReference w:id="2"/>
        </w:r>
      </w:ins>
    </w:p>
    <w:p>
      <w:pPr>
        <w:spacing w:line="360" w:lineRule="auto"/>
        <w:ind w:firstLine="480" w:firstLineChars="200"/>
        <w:rPr>
          <w:ins w:id="136" w:author="c1882" w:date="2024-07-04T14:53:00Z"/>
          <w:rFonts w:hint="eastAsia" w:ascii="宋体" w:hAnsi="宋体" w:eastAsia="宋体" w:cs="宋体"/>
          <w:sz w:val="24"/>
          <w:szCs w:val="24"/>
        </w:rPr>
      </w:pPr>
      <w:ins w:id="137" w:author="Admin" w:date="2024-07-04T15:07:43Z">
        <w:r>
          <w:rPr>
            <w:rFonts w:hint="eastAsia" w:ascii="宋体" w:hAnsi="宋体" w:eastAsia="宋体" w:cs="宋体"/>
            <w:sz w:val="24"/>
            <w:szCs w:val="24"/>
            <w:lang w:eastAsia="zh-CN"/>
          </w:rPr>
          <w:t>“</w:t>
        </w:r>
      </w:ins>
      <w:ins w:id="138" w:author="Admin" w:date="2024-07-04T15:08:35Z">
        <w:r>
          <w:rPr>
            <w:rFonts w:hint="eastAsia" w:ascii="宋体" w:hAnsi="宋体" w:eastAsia="宋体" w:cs="宋体"/>
            <w:sz w:val="24"/>
            <w:szCs w:val="24"/>
            <w:lang w:val="en-US" w:eastAsia="zh-CN"/>
          </w:rPr>
          <w:t>用</w:t>
        </w:r>
      </w:ins>
      <w:ins w:id="139" w:author="Admin" w:date="2024-07-04T15:07:48Z">
        <w:r>
          <w:rPr>
            <w:rFonts w:hint="eastAsia" w:ascii="宋体" w:hAnsi="宋体" w:eastAsia="宋体" w:cs="宋体"/>
            <w:sz w:val="24"/>
            <w:szCs w:val="24"/>
          </w:rPr>
          <w:t>AI</w:t>
        </w:r>
      </w:ins>
      <w:ins w:id="140" w:author="Admin" w:date="2024-07-04T15:07:50Z">
        <w:r>
          <w:rPr>
            <w:rFonts w:hint="eastAsia" w:ascii="宋体" w:hAnsi="宋体" w:eastAsia="宋体" w:cs="宋体"/>
            <w:sz w:val="24"/>
            <w:szCs w:val="24"/>
            <w:lang w:val="en-US" w:eastAsia="zh-CN"/>
          </w:rPr>
          <w:t>保护</w:t>
        </w:r>
      </w:ins>
      <w:ins w:id="141" w:author="Admin" w:date="2024-07-04T15:07:48Z">
        <w:r>
          <w:rPr>
            <w:rFonts w:hint="eastAsia" w:ascii="宋体" w:hAnsi="宋体" w:eastAsia="宋体" w:cs="宋体"/>
            <w:sz w:val="24"/>
            <w:szCs w:val="24"/>
          </w:rPr>
          <w:t>AI</w:t>
        </w:r>
      </w:ins>
      <w:ins w:id="142" w:author="Admin" w:date="2024-07-04T15:07:43Z">
        <w:r>
          <w:rPr>
            <w:rFonts w:hint="eastAsia" w:ascii="宋体" w:hAnsi="宋体" w:eastAsia="宋体" w:cs="宋体"/>
            <w:sz w:val="24"/>
            <w:szCs w:val="24"/>
            <w:lang w:eastAsia="zh-CN"/>
          </w:rPr>
          <w:t>”</w:t>
        </w:r>
      </w:ins>
      <w:ins w:id="143" w:author="c1882" w:date="2024-07-03T17:36:00Z">
        <w:del w:id="144" w:author="Admin" w:date="2024-07-04T15:08:13Z">
          <w:r>
            <w:rPr>
              <w:rFonts w:hint="eastAsia" w:ascii="宋体" w:hAnsi="宋体" w:eastAsia="宋体" w:cs="宋体"/>
              <w:sz w:val="24"/>
              <w:szCs w:val="24"/>
            </w:rPr>
            <w:delText>“AI对抗AI”</w:delText>
          </w:r>
        </w:del>
      </w:ins>
      <w:ins w:id="145" w:author="Admin" w:date="2024-07-04T15:07:56Z">
        <w:r>
          <w:rPr>
            <w:rFonts w:hint="eastAsia" w:ascii="宋体" w:hAnsi="宋体" w:eastAsia="宋体" w:cs="宋体"/>
            <w:sz w:val="24"/>
            <w:szCs w:val="24"/>
            <w:lang w:val="en-US" w:eastAsia="zh-CN"/>
          </w:rPr>
          <w:t>已经</w:t>
        </w:r>
      </w:ins>
      <w:ins w:id="146" w:author="c1882" w:date="2024-07-03T17:36:00Z">
        <w:r>
          <w:rPr>
            <w:rFonts w:hint="eastAsia" w:ascii="宋体" w:hAnsi="宋体" w:eastAsia="宋体" w:cs="宋体"/>
            <w:sz w:val="24"/>
            <w:szCs w:val="24"/>
          </w:rPr>
          <w:t>成为</w:t>
        </w:r>
      </w:ins>
      <w:ins w:id="147" w:author="c1882" w:date="2024-07-03T17:43:00Z">
        <w:r>
          <w:rPr>
            <w:rFonts w:hint="eastAsia" w:ascii="宋体" w:hAnsi="宋体" w:eastAsia="宋体" w:cs="宋体"/>
            <w:sz w:val="24"/>
            <w:szCs w:val="24"/>
          </w:rPr>
          <w:t>应对当前网络安全威胁的必选项。</w:t>
        </w:r>
      </w:ins>
      <w:ins w:id="148" w:author="c1882" w:date="2024-07-03T17:44:00Z">
        <w:r>
          <w:rPr>
            <w:rFonts w:hint="eastAsia" w:ascii="宋体" w:hAnsi="宋体" w:eastAsia="宋体" w:cs="宋体"/>
            <w:sz w:val="24"/>
            <w:szCs w:val="24"/>
          </w:rPr>
          <w:t>越来越多国家和机构正在加速布局网络安全与AI技术的融合，以促进攻防技术升级</w:t>
        </w:r>
      </w:ins>
      <w:ins w:id="149" w:author="c1882" w:date="2024-07-03T17:45:00Z">
        <w:r>
          <w:rPr>
            <w:rFonts w:hint="eastAsia" w:ascii="宋体" w:hAnsi="宋体" w:eastAsia="宋体" w:cs="宋体"/>
            <w:sz w:val="24"/>
            <w:szCs w:val="24"/>
          </w:rPr>
          <w:t>。从现有的行业实践来看，以安全大模型为代表的</w:t>
        </w:r>
      </w:ins>
      <w:ins w:id="150" w:author="c1882" w:date="2024-07-03T17:46:00Z">
        <w:r>
          <w:rPr>
            <w:rFonts w:hint="eastAsia" w:ascii="宋体" w:hAnsi="宋体" w:eastAsia="宋体" w:cs="宋体"/>
            <w:sz w:val="24"/>
            <w:szCs w:val="24"/>
          </w:rPr>
          <w:t>“AI+安全”范式在</w:t>
        </w:r>
      </w:ins>
      <w:ins w:id="151" w:author="c1882" w:date="2024-07-03T17:52:00Z">
        <w:r>
          <w:rPr>
            <w:rFonts w:hint="eastAsia" w:ascii="宋体" w:hAnsi="宋体" w:eastAsia="宋体" w:cs="宋体"/>
            <w:sz w:val="24"/>
            <w:szCs w:val="24"/>
          </w:rPr>
          <w:t>恶意代码检测、安全策略管理、安全运营、数据分类分级、数据脱敏等领域涌现出超越人类的潜质。</w:t>
        </w:r>
      </w:ins>
      <w:ins w:id="152" w:author="Admin" w:date="2024-07-04T15:09:19Z">
        <w:r>
          <w:rPr>
            <w:rFonts w:hint="eastAsia" w:ascii="宋体" w:hAnsi="宋体" w:eastAsia="宋体" w:cs="宋体"/>
            <w:sz w:val="24"/>
            <w:szCs w:val="24"/>
            <w:lang w:val="en-US" w:eastAsia="zh-CN"/>
          </w:rPr>
          <w:t>预计</w:t>
        </w:r>
      </w:ins>
      <w:ins w:id="153" w:author="c1882" w:date="2024-07-03T17:52:00Z">
        <w:del w:id="154" w:author="Admin" w:date="2024-07-04T15:09:16Z">
          <w:commentRangeStart w:id="3"/>
          <w:r>
            <w:rPr>
              <w:rFonts w:hint="eastAsia" w:ascii="宋体" w:hAnsi="宋体" w:eastAsia="宋体" w:cs="宋体"/>
              <w:sz w:val="24"/>
              <w:szCs w:val="24"/>
            </w:rPr>
            <w:delText>全球领先的咨询公司IDC分析认为</w:delText>
          </w:r>
        </w:del>
      </w:ins>
      <w:ins w:id="155" w:author="c1882" w:date="2024-07-03T17:53:00Z">
        <w:del w:id="156" w:author="Admin" w:date="2024-07-04T15:09:16Z">
          <w:r>
            <w:rPr>
              <w:rFonts w:hint="eastAsia" w:ascii="宋体" w:hAnsi="宋体" w:eastAsia="宋体" w:cs="宋体"/>
              <w:sz w:val="24"/>
              <w:szCs w:val="24"/>
            </w:rPr>
            <w:delText>，</w:delText>
          </w:r>
        </w:del>
      </w:ins>
      <w:ins w:id="157" w:author="c1882" w:date="2024-07-03T17:53:00Z">
        <w:r>
          <w:rPr>
            <w:rFonts w:hint="eastAsia" w:ascii="宋体" w:hAnsi="宋体" w:eastAsia="宋体" w:cs="宋体"/>
            <w:sz w:val="24"/>
            <w:szCs w:val="24"/>
          </w:rPr>
          <w:t>到20</w:t>
        </w:r>
      </w:ins>
      <w:ins w:id="158" w:author="Admin" w:date="2024-07-04T15:09:54Z">
        <w:r>
          <w:rPr>
            <w:rFonts w:hint="eastAsia" w:ascii="宋体" w:hAnsi="宋体" w:eastAsia="宋体" w:cs="宋体"/>
            <w:sz w:val="24"/>
            <w:szCs w:val="24"/>
            <w:lang w:val="en-US" w:eastAsia="zh-CN"/>
          </w:rPr>
          <w:t>30</w:t>
        </w:r>
      </w:ins>
      <w:ins w:id="159" w:author="c1882" w:date="2024-07-03T17:53:00Z">
        <w:r>
          <w:rPr>
            <w:rFonts w:hint="eastAsia" w:ascii="宋体" w:hAnsi="宋体" w:eastAsia="宋体" w:cs="宋体"/>
            <w:sz w:val="24"/>
            <w:szCs w:val="24"/>
          </w:rPr>
          <w:t>年，</w:t>
        </w:r>
      </w:ins>
      <w:ins w:id="160" w:author="Admin" w:date="2024-07-04T15:09:25Z">
        <w:r>
          <w:rPr>
            <w:rFonts w:hint="eastAsia" w:ascii="宋体" w:hAnsi="宋体" w:eastAsia="宋体" w:cs="宋体"/>
            <w:sz w:val="24"/>
            <w:szCs w:val="24"/>
            <w:lang w:val="en-US" w:eastAsia="zh-CN"/>
          </w:rPr>
          <w:t>我国</w:t>
        </w:r>
      </w:ins>
      <w:ins w:id="161" w:author="Admin" w:date="2024-07-04T15:10:12Z">
        <w:r>
          <w:rPr>
            <w:rFonts w:hint="eastAsia" w:ascii="宋体" w:hAnsi="宋体" w:eastAsia="宋体" w:cs="宋体"/>
            <w:sz w:val="24"/>
            <w:szCs w:val="24"/>
            <w:lang w:val="en-US" w:eastAsia="zh-CN"/>
          </w:rPr>
          <w:t>前</w:t>
        </w:r>
      </w:ins>
      <w:ins w:id="162" w:author="Admin" w:date="2024-07-04T15:10:12Z">
        <w:r>
          <w:rPr>
            <w:rFonts w:hint="eastAsia" w:ascii="宋体" w:hAnsi="宋体" w:eastAsia="宋体" w:cs="宋体"/>
            <w:sz w:val="24"/>
            <w:szCs w:val="24"/>
          </w:rPr>
          <w:t>2000强企业</w:t>
        </w:r>
      </w:ins>
      <w:ins w:id="163" w:author="Admin" w:date="2024-07-04T15:09:57Z">
        <w:r>
          <w:rPr>
            <w:rFonts w:hint="eastAsia" w:ascii="宋体" w:hAnsi="宋体" w:eastAsia="宋体" w:cs="宋体"/>
            <w:sz w:val="24"/>
            <w:szCs w:val="24"/>
            <w:lang w:val="en-US" w:eastAsia="zh-CN"/>
          </w:rPr>
          <w:t>超</w:t>
        </w:r>
      </w:ins>
      <w:ins w:id="164" w:author="Admin" w:date="2024-07-04T15:10:24Z">
        <w:r>
          <w:rPr>
            <w:rFonts w:hint="eastAsia" w:ascii="宋体" w:hAnsi="宋体" w:eastAsia="宋体" w:cs="宋体"/>
            <w:sz w:val="24"/>
            <w:szCs w:val="24"/>
            <w:lang w:val="en-US" w:eastAsia="zh-CN"/>
          </w:rPr>
          <w:t>半数</w:t>
        </w:r>
      </w:ins>
      <w:ins w:id="165" w:author="c1882" w:date="2024-07-03T17:53:00Z">
        <w:del w:id="166" w:author="Admin" w:date="2024-07-04T15:09:24Z">
          <w:r>
            <w:rPr>
              <w:rFonts w:hint="eastAsia" w:ascii="宋体" w:hAnsi="宋体" w:eastAsia="宋体" w:cs="宋体"/>
              <w:sz w:val="24"/>
              <w:szCs w:val="24"/>
            </w:rPr>
            <w:delText>中国</w:delText>
          </w:r>
        </w:del>
      </w:ins>
      <w:ins w:id="167" w:author="c1882" w:date="2024-07-03T17:53:00Z">
        <w:del w:id="168" w:author="Admin" w:date="2024-07-04T15:09:32Z">
          <w:r>
            <w:rPr>
              <w:rFonts w:hint="eastAsia" w:ascii="宋体" w:hAnsi="宋体" w:eastAsia="宋体" w:cs="宋体"/>
              <w:sz w:val="24"/>
              <w:szCs w:val="24"/>
            </w:rPr>
            <w:delText>40%</w:delText>
          </w:r>
        </w:del>
      </w:ins>
      <w:ins w:id="169" w:author="c1882" w:date="2024-07-03T17:53:00Z">
        <w:del w:id="170" w:author="Admin" w:date="2024-07-04T15:10:19Z">
          <w:r>
            <w:rPr>
              <w:rFonts w:hint="eastAsia" w:ascii="宋体" w:hAnsi="宋体" w:eastAsia="宋体" w:cs="宋体"/>
              <w:sz w:val="24"/>
              <w:szCs w:val="24"/>
            </w:rPr>
            <w:delText>的</w:delText>
          </w:r>
        </w:del>
      </w:ins>
      <w:ins w:id="171" w:author="c1882" w:date="2024-07-03T17:53:00Z">
        <w:del w:id="172" w:author="Admin" w:date="2024-07-04T15:10:10Z">
          <w:r>
            <w:rPr>
              <w:rFonts w:hint="eastAsia" w:ascii="宋体" w:hAnsi="宋体" w:eastAsia="宋体" w:cs="宋体"/>
              <w:sz w:val="24"/>
              <w:szCs w:val="24"/>
            </w:rPr>
            <w:delText>2000强企业</w:delText>
          </w:r>
        </w:del>
      </w:ins>
      <w:ins w:id="173" w:author="c1882" w:date="2024-07-03T17:53:00Z">
        <w:r>
          <w:rPr>
            <w:rFonts w:hint="eastAsia" w:ascii="宋体" w:hAnsi="宋体" w:eastAsia="宋体" w:cs="宋体"/>
            <w:sz w:val="24"/>
            <w:szCs w:val="24"/>
          </w:rPr>
          <w:t>将</w:t>
        </w:r>
      </w:ins>
      <w:ins w:id="174" w:author="c1882" w:date="2024-07-03T17:53:00Z">
        <w:del w:id="175" w:author="Admin" w:date="2024-07-04T15:10:41Z">
          <w:r>
            <w:rPr>
              <w:rFonts w:hint="eastAsia" w:ascii="宋体" w:hAnsi="宋体" w:eastAsia="宋体" w:cs="宋体"/>
              <w:sz w:val="24"/>
              <w:szCs w:val="24"/>
            </w:rPr>
            <w:delText>在其安全运营中心中</w:delText>
          </w:r>
        </w:del>
      </w:ins>
      <w:ins w:id="176" w:author="c1882" w:date="2024-07-03T17:53:00Z">
        <w:r>
          <w:rPr>
            <w:rFonts w:hint="eastAsia" w:ascii="宋体" w:hAnsi="宋体" w:eastAsia="宋体" w:cs="宋体"/>
            <w:sz w:val="24"/>
            <w:szCs w:val="24"/>
          </w:rPr>
          <w:t>部署安全大模型。</w:t>
        </w:r>
        <w:commentRangeEnd w:id="3"/>
      </w:ins>
      <w:ins w:id="177" w:author="c1882" w:date="2024-07-04T14:36:00Z">
        <w:r>
          <w:rPr>
            <w:rStyle w:val="12"/>
            <w:rFonts w:hint="eastAsia" w:ascii="宋体" w:hAnsi="宋体" w:eastAsia="宋体" w:cs="宋体"/>
            <w:sz w:val="24"/>
            <w:szCs w:val="24"/>
          </w:rPr>
          <w:commentReference w:id="3"/>
        </w:r>
      </w:ins>
    </w:p>
    <w:p>
      <w:pPr>
        <w:spacing w:line="360" w:lineRule="auto"/>
        <w:ind w:firstLine="480" w:firstLineChars="200"/>
        <w:rPr>
          <w:ins w:id="178" w:author="c1882" w:date="2024-07-03T17:34:00Z"/>
          <w:rFonts w:hint="eastAsia" w:ascii="宋体" w:hAnsi="宋体" w:eastAsia="宋体" w:cs="宋体"/>
          <w:sz w:val="24"/>
          <w:szCs w:val="24"/>
        </w:rPr>
      </w:pPr>
    </w:p>
    <w:bookmarkEnd w:id="0"/>
    <w:p>
      <w:pPr>
        <w:spacing w:line="360" w:lineRule="auto"/>
        <w:jc w:val="center"/>
        <w:rPr>
          <w:rFonts w:hint="eastAsia" w:ascii="宋体" w:hAnsi="宋体" w:eastAsia="宋体" w:cs="宋体"/>
          <w:b/>
          <w:bCs/>
          <w:sz w:val="24"/>
          <w:szCs w:val="24"/>
        </w:rPr>
      </w:pPr>
      <w:ins w:id="179" w:author="Admin" w:date="2024-07-04T17:10:46Z">
        <w:r>
          <w:rPr>
            <w:rFonts w:hint="eastAsia" w:ascii="宋体" w:hAnsi="宋体" w:eastAsia="宋体" w:cs="宋体"/>
            <w:b/>
            <w:bCs/>
            <w:sz w:val="24"/>
            <w:szCs w:val="24"/>
            <w:lang w:val="en-US" w:eastAsia="zh-CN"/>
          </w:rPr>
          <w:t>一石激起千层浪：</w:t>
        </w:r>
      </w:ins>
      <w:r>
        <w:rPr>
          <w:rFonts w:hint="eastAsia" w:ascii="宋体" w:hAnsi="宋体" w:eastAsia="宋体" w:cs="宋体"/>
          <w:b/>
          <w:bCs/>
          <w:sz w:val="24"/>
          <w:szCs w:val="24"/>
        </w:rPr>
        <w:t>“AI+安全”产业格局</w:t>
      </w:r>
      <w:ins w:id="180" w:author="Admin" w:date="2024-07-04T15:54:45Z">
        <w:r>
          <w:rPr>
            <w:rFonts w:hint="eastAsia" w:ascii="宋体" w:hAnsi="宋体" w:eastAsia="宋体" w:cs="宋体"/>
            <w:b/>
            <w:bCs/>
            <w:sz w:val="24"/>
            <w:szCs w:val="24"/>
            <w:lang w:val="en-US" w:eastAsia="zh-CN"/>
          </w:rPr>
          <w:t>迎来</w:t>
        </w:r>
      </w:ins>
      <w:ins w:id="181" w:author="Admin" w:date="2024-07-04T15:54:47Z">
        <w:r>
          <w:rPr>
            <w:rFonts w:hint="eastAsia" w:ascii="宋体" w:hAnsi="宋体" w:eastAsia="宋体" w:cs="宋体"/>
            <w:b/>
            <w:bCs/>
            <w:sz w:val="24"/>
            <w:szCs w:val="24"/>
            <w:lang w:val="en-US" w:eastAsia="zh-CN"/>
          </w:rPr>
          <w:t>新</w:t>
        </w:r>
      </w:ins>
      <w:ins w:id="182" w:author="Admin" w:date="2024-07-04T15:54:49Z">
        <w:r>
          <w:rPr>
            <w:rFonts w:hint="eastAsia" w:ascii="宋体" w:hAnsi="宋体" w:eastAsia="宋体" w:cs="宋体"/>
            <w:b/>
            <w:bCs/>
            <w:sz w:val="24"/>
            <w:szCs w:val="24"/>
            <w:lang w:val="en-US" w:eastAsia="zh-CN"/>
          </w:rPr>
          <w:t>变化</w:t>
        </w:r>
      </w:ins>
    </w:p>
    <w:p>
      <w:pPr>
        <w:spacing w:line="360" w:lineRule="auto"/>
        <w:ind w:firstLine="480" w:firstLineChars="200"/>
        <w:rPr>
          <w:rFonts w:hint="eastAsia" w:ascii="宋体" w:hAnsi="宋体" w:eastAsia="宋体" w:cs="宋体"/>
          <w:sz w:val="24"/>
          <w:szCs w:val="24"/>
        </w:rPr>
      </w:pPr>
      <w:ins w:id="183" w:author="Admin" w:date="2024-07-04T15:15:36Z">
        <w:r>
          <w:rPr>
            <w:rFonts w:hint="eastAsia" w:ascii="宋体" w:hAnsi="宋体" w:eastAsia="宋体" w:cs="宋体"/>
            <w:sz w:val="24"/>
            <w:szCs w:val="24"/>
            <w:lang w:val="en-US" w:eastAsia="zh-CN"/>
          </w:rPr>
          <w:t>放眼全球</w:t>
        </w:r>
      </w:ins>
      <w:del w:id="184" w:author="Admin" w:date="2024-07-04T15:15:32Z">
        <w:commentRangeStart w:id="4"/>
        <w:commentRangeStart w:id="5"/>
        <w:commentRangeStart w:id="6"/>
        <w:r>
          <w:rPr>
            <w:rFonts w:hint="eastAsia" w:ascii="宋体" w:hAnsi="宋体" w:eastAsia="宋体" w:cs="宋体"/>
            <w:sz w:val="24"/>
            <w:szCs w:val="24"/>
          </w:rPr>
          <w:delText>根据Marketsandmarkets报告</w:delText>
        </w:r>
        <w:commentRangeEnd w:id="4"/>
      </w:del>
      <w:del w:id="185" w:author="Admin" w:date="2024-07-04T15:15:32Z">
        <w:r>
          <w:rPr>
            <w:rFonts w:hint="eastAsia" w:ascii="宋体" w:hAnsi="宋体" w:eastAsia="宋体" w:cs="宋体"/>
            <w:sz w:val="24"/>
            <w:szCs w:val="24"/>
          </w:rPr>
          <w:commentReference w:id="4"/>
        </w:r>
        <w:commentRangeEnd w:id="5"/>
      </w:del>
      <w:del w:id="186" w:author="Admin" w:date="2024-07-04T15:15:32Z">
        <w:r>
          <w:rPr>
            <w:rStyle w:val="12"/>
            <w:rFonts w:hint="eastAsia" w:ascii="宋体" w:hAnsi="宋体" w:eastAsia="宋体" w:cs="宋体"/>
            <w:sz w:val="24"/>
            <w:szCs w:val="24"/>
          </w:rPr>
          <w:commentReference w:id="5"/>
        </w:r>
      </w:del>
      <w:r>
        <w:rPr>
          <w:rFonts w:hint="eastAsia" w:ascii="宋体" w:hAnsi="宋体" w:eastAsia="宋体" w:cs="宋体"/>
          <w:sz w:val="24"/>
          <w:szCs w:val="24"/>
        </w:rPr>
        <w:t>，</w:t>
      </w:r>
      <w:ins w:id="187" w:author="Admin" w:date="2024-07-04T15:15:38Z">
        <w:r>
          <w:rPr>
            <w:rFonts w:hint="eastAsia" w:ascii="宋体" w:hAnsi="宋体" w:eastAsia="宋体" w:cs="宋体"/>
            <w:sz w:val="24"/>
            <w:szCs w:val="24"/>
            <w:lang w:val="en-US" w:eastAsia="zh-CN"/>
          </w:rPr>
          <w:t>目前</w:t>
        </w:r>
      </w:ins>
      <w:del w:id="188" w:author="Admin" w:date="2024-07-04T15:15:41Z">
        <w:r>
          <w:rPr>
            <w:rFonts w:hint="eastAsia" w:ascii="宋体" w:hAnsi="宋体" w:eastAsia="宋体" w:cs="宋体"/>
            <w:sz w:val="24"/>
            <w:szCs w:val="24"/>
          </w:rPr>
          <w:delText>全球</w:delText>
        </w:r>
      </w:del>
      <w:r>
        <w:rPr>
          <w:rFonts w:hint="eastAsia" w:ascii="宋体" w:hAnsi="宋体" w:eastAsia="宋体" w:cs="宋体"/>
          <w:sz w:val="24"/>
          <w:szCs w:val="24"/>
        </w:rPr>
        <w:t>网络安全人工智能市场处于高速增长阶段。</w:t>
      </w:r>
      <w:ins w:id="189" w:author="Admin" w:date="2024-07-04T15:15:59Z">
        <w:r>
          <w:rPr>
            <w:rFonts w:hint="eastAsia" w:ascii="宋体" w:hAnsi="宋体" w:eastAsia="宋体" w:cs="宋体"/>
            <w:sz w:val="24"/>
            <w:szCs w:val="24"/>
          </w:rPr>
          <w:t>2023年的</w:t>
        </w:r>
      </w:ins>
      <w:r>
        <w:rPr>
          <w:rFonts w:hint="eastAsia" w:ascii="宋体" w:hAnsi="宋体" w:eastAsia="宋体" w:cs="宋体"/>
          <w:sz w:val="24"/>
          <w:szCs w:val="24"/>
        </w:rPr>
        <w:t>市场规模</w:t>
      </w:r>
      <w:ins w:id="190" w:author="Admin" w:date="2024-07-04T15:16:21Z">
        <w:r>
          <w:rPr>
            <w:rFonts w:hint="eastAsia" w:ascii="宋体" w:hAnsi="宋体" w:eastAsia="宋体" w:cs="宋体"/>
            <w:sz w:val="24"/>
            <w:szCs w:val="24"/>
            <w:lang w:val="en-US" w:eastAsia="zh-CN"/>
          </w:rPr>
          <w:t>增长</w:t>
        </w:r>
      </w:ins>
      <w:ins w:id="191" w:author="Admin" w:date="2024-07-04T15:16:10Z">
        <w:r>
          <w:rPr>
            <w:rFonts w:hint="eastAsia" w:ascii="宋体" w:hAnsi="宋体" w:eastAsia="宋体" w:cs="宋体"/>
            <w:sz w:val="24"/>
            <w:szCs w:val="24"/>
            <w:lang w:val="en-US" w:eastAsia="zh-CN"/>
          </w:rPr>
          <w:t>超过</w:t>
        </w:r>
      </w:ins>
      <w:r>
        <w:rPr>
          <w:rFonts w:hint="eastAsia" w:ascii="宋体" w:hAnsi="宋体" w:eastAsia="宋体" w:cs="宋体"/>
          <w:sz w:val="24"/>
          <w:szCs w:val="24"/>
        </w:rPr>
        <w:t>2</w:t>
      </w:r>
      <w:ins w:id="192" w:author="Admin" w:date="2024-07-04T15:16:12Z">
        <w:r>
          <w:rPr>
            <w:rFonts w:hint="eastAsia" w:ascii="宋体" w:hAnsi="宋体" w:eastAsia="宋体" w:cs="宋体"/>
            <w:sz w:val="24"/>
            <w:szCs w:val="24"/>
            <w:lang w:val="en-US" w:eastAsia="zh-CN"/>
          </w:rPr>
          <w:t>00</w:t>
        </w:r>
      </w:ins>
      <w:r>
        <w:rPr>
          <w:rFonts w:hint="eastAsia" w:ascii="宋体" w:hAnsi="宋体" w:eastAsia="宋体" w:cs="宋体"/>
          <w:sz w:val="24"/>
          <w:szCs w:val="24"/>
        </w:rPr>
        <w:t>亿美元</w:t>
      </w:r>
      <w:ins w:id="193" w:author="Admin" w:date="2024-07-04T15:16:26Z">
        <w:r>
          <w:rPr>
            <w:rFonts w:hint="eastAsia" w:ascii="宋体" w:hAnsi="宋体" w:eastAsia="宋体" w:cs="宋体"/>
            <w:sz w:val="24"/>
            <w:szCs w:val="24"/>
            <w:lang w:eastAsia="zh-CN"/>
          </w:rPr>
          <w:t>，</w:t>
        </w:r>
      </w:ins>
      <w:ins w:id="194" w:author="Admin" w:date="2024-07-04T15:16:27Z">
        <w:r>
          <w:rPr>
            <w:rFonts w:hint="eastAsia" w:ascii="宋体" w:hAnsi="宋体" w:eastAsia="宋体" w:cs="宋体"/>
            <w:sz w:val="24"/>
            <w:szCs w:val="24"/>
            <w:lang w:val="en-US" w:eastAsia="zh-CN"/>
          </w:rPr>
          <w:t>预计</w:t>
        </w:r>
      </w:ins>
      <w:ins w:id="195" w:author="Admin" w:date="2024-07-04T15:16:40Z">
        <w:r>
          <w:rPr>
            <w:rFonts w:hint="eastAsia" w:ascii="宋体" w:hAnsi="宋体" w:eastAsia="宋体" w:cs="宋体"/>
            <w:sz w:val="24"/>
            <w:szCs w:val="24"/>
            <w:lang w:val="en-US" w:eastAsia="zh-CN"/>
          </w:rPr>
          <w:t>到</w:t>
        </w:r>
      </w:ins>
      <w:r>
        <w:rPr>
          <w:rFonts w:hint="eastAsia" w:ascii="宋体" w:hAnsi="宋体" w:eastAsia="宋体" w:cs="宋体"/>
          <w:sz w:val="24"/>
          <w:szCs w:val="24"/>
        </w:rPr>
        <w:t>20</w:t>
      </w:r>
      <w:ins w:id="196" w:author="Admin" w:date="2024-07-04T15:16:43Z">
        <w:r>
          <w:rPr>
            <w:rFonts w:hint="eastAsia" w:ascii="宋体" w:hAnsi="宋体" w:eastAsia="宋体" w:cs="宋体"/>
            <w:sz w:val="24"/>
            <w:szCs w:val="24"/>
            <w:lang w:val="en-US" w:eastAsia="zh-CN"/>
          </w:rPr>
          <w:t>30</w:t>
        </w:r>
      </w:ins>
      <w:r>
        <w:rPr>
          <w:rFonts w:hint="eastAsia" w:ascii="宋体" w:hAnsi="宋体" w:eastAsia="宋体" w:cs="宋体"/>
          <w:sz w:val="24"/>
          <w:szCs w:val="24"/>
        </w:rPr>
        <w:t>年</w:t>
      </w:r>
      <w:del w:id="197" w:author="Admin" w:date="2024-07-04T15:17:09Z">
        <w:r>
          <w:rPr>
            <w:rFonts w:hint="eastAsia" w:ascii="宋体" w:hAnsi="宋体" w:eastAsia="宋体" w:cs="宋体"/>
            <w:sz w:val="24"/>
            <w:szCs w:val="24"/>
          </w:rPr>
          <w:delText>的606亿美元，</w:delText>
        </w:r>
      </w:del>
      <w:r>
        <w:rPr>
          <w:rFonts w:hint="eastAsia" w:ascii="宋体" w:hAnsi="宋体" w:eastAsia="宋体" w:cs="宋体"/>
          <w:sz w:val="24"/>
          <w:szCs w:val="24"/>
        </w:rPr>
        <w:t>年复合增长率</w:t>
      </w:r>
      <w:ins w:id="198" w:author="Admin" w:date="2024-07-04T15:17:14Z">
        <w:r>
          <w:rPr>
            <w:rFonts w:hint="eastAsia" w:ascii="宋体" w:hAnsi="宋体" w:eastAsia="宋体" w:cs="宋体"/>
            <w:sz w:val="24"/>
            <w:szCs w:val="24"/>
            <w:lang w:val="en-US" w:eastAsia="zh-CN"/>
          </w:rPr>
          <w:t>将</w:t>
        </w:r>
      </w:ins>
      <w:ins w:id="199" w:author="Admin" w:date="2024-07-04T15:17:33Z">
        <w:r>
          <w:rPr>
            <w:rFonts w:hint="eastAsia" w:ascii="宋体" w:hAnsi="宋体" w:eastAsia="宋体" w:cs="宋体"/>
            <w:sz w:val="24"/>
            <w:szCs w:val="24"/>
            <w:lang w:val="en-US" w:eastAsia="zh-CN"/>
          </w:rPr>
          <w:t>保持在</w:t>
        </w:r>
      </w:ins>
      <w:r>
        <w:rPr>
          <w:rFonts w:hint="eastAsia" w:ascii="宋体" w:hAnsi="宋体" w:eastAsia="宋体" w:cs="宋体"/>
          <w:sz w:val="24"/>
          <w:szCs w:val="24"/>
        </w:rPr>
        <w:t>2</w:t>
      </w:r>
      <w:ins w:id="200" w:author="Admin" w:date="2024-07-04T15:17:20Z">
        <w:r>
          <w:rPr>
            <w:rFonts w:hint="eastAsia" w:ascii="宋体" w:hAnsi="宋体" w:eastAsia="宋体" w:cs="宋体"/>
            <w:sz w:val="24"/>
            <w:szCs w:val="24"/>
            <w:lang w:val="en-US" w:eastAsia="zh-CN"/>
          </w:rPr>
          <w:t>0</w:t>
        </w:r>
      </w:ins>
      <w:r>
        <w:rPr>
          <w:rFonts w:hint="eastAsia" w:ascii="宋体" w:hAnsi="宋体" w:eastAsia="宋体" w:cs="宋体"/>
          <w:sz w:val="24"/>
          <w:szCs w:val="24"/>
        </w:rPr>
        <w:t>%</w:t>
      </w:r>
      <w:ins w:id="201" w:author="Admin" w:date="2024-07-04T15:17:36Z">
        <w:r>
          <w:rPr>
            <w:rFonts w:hint="eastAsia" w:ascii="宋体" w:hAnsi="宋体" w:eastAsia="宋体" w:cs="宋体"/>
            <w:sz w:val="24"/>
            <w:szCs w:val="24"/>
            <w:lang w:val="en-US" w:eastAsia="zh-CN"/>
          </w:rPr>
          <w:t>以上</w:t>
        </w:r>
      </w:ins>
      <w:r>
        <w:rPr>
          <w:rFonts w:hint="eastAsia" w:ascii="宋体" w:hAnsi="宋体" w:eastAsia="宋体" w:cs="宋体"/>
          <w:sz w:val="24"/>
          <w:szCs w:val="24"/>
        </w:rPr>
        <w:t>。</w:t>
      </w:r>
      <w:commentRangeEnd w:id="6"/>
      <w:r>
        <w:rPr>
          <w:rStyle w:val="12"/>
          <w:rFonts w:hint="eastAsia" w:ascii="宋体" w:hAnsi="宋体" w:eastAsia="宋体" w:cs="宋体"/>
          <w:sz w:val="24"/>
          <w:szCs w:val="24"/>
        </w:rPr>
        <w:commentReference w:id="6"/>
      </w:r>
      <w:r>
        <w:rPr>
          <w:rFonts w:hint="eastAsia" w:ascii="宋体" w:hAnsi="宋体" w:eastAsia="宋体" w:cs="宋体"/>
          <w:sz w:val="24"/>
          <w:szCs w:val="24"/>
        </w:rPr>
        <w:t>随着“AI+安全”范式的广泛实践应用，网络安全产业将</w:t>
      </w:r>
      <w:ins w:id="202" w:author="Admin" w:date="2024-07-04T15:17:54Z">
        <w:r>
          <w:rPr>
            <w:rFonts w:hint="eastAsia" w:ascii="宋体" w:hAnsi="宋体" w:eastAsia="宋体" w:cs="宋体"/>
            <w:sz w:val="24"/>
            <w:szCs w:val="24"/>
            <w:lang w:val="en-US" w:eastAsia="zh-CN"/>
          </w:rPr>
          <w:t>迎来</w:t>
        </w:r>
      </w:ins>
      <w:r>
        <w:rPr>
          <w:rFonts w:hint="eastAsia" w:ascii="宋体" w:hAnsi="宋体" w:eastAsia="宋体" w:cs="宋体"/>
          <w:sz w:val="24"/>
          <w:szCs w:val="24"/>
        </w:rPr>
        <w:t>三</w:t>
      </w:r>
      <w:ins w:id="203" w:author="Admin" w:date="2024-07-04T15:17:57Z">
        <w:r>
          <w:rPr>
            <w:rFonts w:hint="eastAsia" w:ascii="宋体" w:hAnsi="宋体" w:eastAsia="宋体" w:cs="宋体"/>
            <w:sz w:val="24"/>
            <w:szCs w:val="24"/>
            <w:lang w:val="en-US" w:eastAsia="zh-CN"/>
          </w:rPr>
          <w:t>大</w:t>
        </w:r>
      </w:ins>
      <w:r>
        <w:rPr>
          <w:rFonts w:hint="eastAsia" w:ascii="宋体" w:hAnsi="宋体" w:eastAsia="宋体" w:cs="宋体"/>
          <w:sz w:val="24"/>
          <w:szCs w:val="24"/>
        </w:rPr>
        <w:t>变化：</w:t>
      </w:r>
    </w:p>
    <w:p>
      <w:pPr>
        <w:spacing w:line="360" w:lineRule="auto"/>
        <w:ind w:firstLine="482" w:firstLineChars="200"/>
        <w:rPr>
          <w:del w:id="205" w:author="c1882" w:date="2024-07-03T21:04:00Z"/>
          <w:rFonts w:hint="eastAsia" w:ascii="宋体" w:hAnsi="宋体" w:eastAsia="宋体" w:cs="宋体"/>
          <w:color w:val="000000"/>
          <w:sz w:val="24"/>
          <w:szCs w:val="24"/>
        </w:rPr>
        <w:pPrChange w:id="204" w:author="c1882" w:date="2024-07-04T14:53:00Z">
          <w:pPr/>
        </w:pPrChange>
      </w:pPr>
      <w:r>
        <w:rPr>
          <w:rFonts w:hint="eastAsia" w:ascii="宋体" w:hAnsi="宋体" w:eastAsia="宋体" w:cs="宋体"/>
          <w:b/>
          <w:sz w:val="24"/>
          <w:szCs w:val="24"/>
        </w:rPr>
        <w:t>一是产业向智能化方向发展。</w:t>
      </w:r>
      <w:ins w:id="206" w:author="c1882" w:date="2024-07-03T20:12:00Z">
        <w:r>
          <w:rPr>
            <w:rFonts w:hint="eastAsia" w:ascii="宋体" w:hAnsi="宋体" w:eastAsia="宋体" w:cs="宋体"/>
            <w:b w:val="0"/>
            <w:bCs/>
            <w:sz w:val="24"/>
            <w:szCs w:val="24"/>
          </w:rPr>
          <w:t>网络安全产品及服务的智能化</w:t>
        </w:r>
      </w:ins>
      <w:ins w:id="207" w:author="c1882" w:date="2024-07-04T11:02:00Z">
        <w:r>
          <w:rPr>
            <w:rFonts w:hint="eastAsia" w:ascii="宋体" w:hAnsi="宋体" w:eastAsia="宋体" w:cs="宋体"/>
            <w:bCs/>
            <w:sz w:val="24"/>
            <w:szCs w:val="24"/>
          </w:rPr>
          <w:t>能够</w:t>
        </w:r>
      </w:ins>
      <w:ins w:id="208" w:author="c1882" w:date="2024-07-04T11:04:00Z">
        <w:r>
          <w:rPr>
            <w:rFonts w:hint="eastAsia" w:ascii="宋体" w:hAnsi="宋体" w:eastAsia="宋体" w:cs="宋体"/>
            <w:bCs/>
            <w:sz w:val="24"/>
            <w:szCs w:val="24"/>
          </w:rPr>
          <w:t>极大</w:t>
        </w:r>
      </w:ins>
      <w:ins w:id="209" w:author="c1882" w:date="2024-07-04T11:02:00Z">
        <w:r>
          <w:rPr>
            <w:rFonts w:hint="eastAsia" w:ascii="宋体" w:hAnsi="宋体" w:eastAsia="宋体" w:cs="宋体"/>
            <w:bCs/>
            <w:sz w:val="24"/>
            <w:szCs w:val="24"/>
          </w:rPr>
          <w:t>解放人力</w:t>
        </w:r>
      </w:ins>
      <w:ins w:id="210" w:author="c1882" w:date="2024-07-04T11:04:00Z">
        <w:r>
          <w:rPr>
            <w:rFonts w:hint="eastAsia" w:ascii="宋体" w:hAnsi="宋体" w:eastAsia="宋体" w:cs="宋体"/>
            <w:bCs/>
            <w:sz w:val="24"/>
            <w:szCs w:val="24"/>
          </w:rPr>
          <w:t>负担</w:t>
        </w:r>
      </w:ins>
      <w:ins w:id="211" w:author="c1882" w:date="2024-07-04T11:02:00Z">
        <w:r>
          <w:rPr>
            <w:rFonts w:hint="eastAsia" w:ascii="宋体" w:hAnsi="宋体" w:eastAsia="宋体" w:cs="宋体"/>
            <w:bCs/>
            <w:sz w:val="24"/>
            <w:szCs w:val="24"/>
          </w:rPr>
          <w:t>，</w:t>
        </w:r>
      </w:ins>
      <w:ins w:id="212" w:author="c1882" w:date="2024-07-03T20:11:00Z">
        <w:r>
          <w:rPr>
            <w:rFonts w:hint="eastAsia" w:ascii="宋体" w:hAnsi="宋体" w:eastAsia="宋体" w:cs="宋体"/>
            <w:b w:val="0"/>
            <w:bCs/>
            <w:sz w:val="24"/>
            <w:szCs w:val="24"/>
          </w:rPr>
          <w:t>过去需要大量</w:t>
        </w:r>
      </w:ins>
      <w:ins w:id="213" w:author="c1882" w:date="2024-07-03T20:18:00Z">
        <w:r>
          <w:rPr>
            <w:rFonts w:hint="eastAsia" w:ascii="宋体" w:hAnsi="宋体" w:eastAsia="宋体" w:cs="宋体"/>
            <w:bCs/>
            <w:sz w:val="24"/>
            <w:szCs w:val="24"/>
          </w:rPr>
          <w:t>人工</w:t>
        </w:r>
      </w:ins>
      <w:ins w:id="214" w:author="c1882" w:date="2024-07-03T20:11:00Z">
        <w:r>
          <w:rPr>
            <w:rFonts w:hint="eastAsia" w:ascii="宋体" w:hAnsi="宋体" w:eastAsia="宋体" w:cs="宋体"/>
            <w:b w:val="0"/>
            <w:bCs/>
            <w:sz w:val="24"/>
            <w:szCs w:val="24"/>
          </w:rPr>
          <w:t>操作的流程，</w:t>
        </w:r>
      </w:ins>
      <w:ins w:id="215" w:author="c1882" w:date="2024-07-03T20:12:00Z">
        <w:r>
          <w:rPr>
            <w:rFonts w:hint="eastAsia" w:ascii="宋体" w:hAnsi="宋体" w:eastAsia="宋体" w:cs="宋体"/>
            <w:b w:val="0"/>
            <w:bCs/>
            <w:sz w:val="24"/>
            <w:szCs w:val="24"/>
          </w:rPr>
          <w:t>如今都可</w:t>
        </w:r>
      </w:ins>
      <w:ins w:id="216" w:author="c1882" w:date="2024-07-03T20:05:00Z">
        <w:r>
          <w:rPr>
            <w:rFonts w:hint="eastAsia" w:ascii="宋体" w:hAnsi="宋体" w:eastAsia="宋体" w:cs="宋体"/>
            <w:b w:val="0"/>
            <w:bCs/>
            <w:sz w:val="24"/>
            <w:szCs w:val="24"/>
          </w:rPr>
          <w:t>通过安全大模型</w:t>
        </w:r>
      </w:ins>
      <w:ins w:id="217" w:author="c1882" w:date="2024-07-03T20:12:00Z">
        <w:r>
          <w:rPr>
            <w:rFonts w:hint="eastAsia" w:ascii="宋体" w:hAnsi="宋体" w:eastAsia="宋体" w:cs="宋体"/>
            <w:bCs/>
            <w:sz w:val="24"/>
            <w:szCs w:val="24"/>
          </w:rPr>
          <w:t>来解决。</w:t>
        </w:r>
      </w:ins>
      <w:del w:id="218" w:author="c1882" w:date="2024-07-03T19:37:00Z">
        <w:r>
          <w:rPr>
            <w:rFonts w:hint="eastAsia" w:ascii="宋体" w:hAnsi="宋体" w:eastAsia="宋体" w:cs="宋体"/>
            <w:sz w:val="24"/>
            <w:szCs w:val="24"/>
          </w:rPr>
          <w:delText>在恶意代码检测、安全策略管理、安全运营、数据分类分级、数据脱敏等领域，安全大模型逐渐涌现出超越人类的潜质。</w:delText>
        </w:r>
      </w:del>
      <w:del w:id="219" w:author="c1882" w:date="2024-07-03T20:29:00Z">
        <w:r>
          <w:rPr>
            <w:rFonts w:hint="eastAsia" w:ascii="宋体" w:hAnsi="宋体" w:eastAsia="宋体" w:cs="宋体"/>
            <w:sz w:val="24"/>
            <w:szCs w:val="24"/>
          </w:rPr>
          <w:delText>包括</w:delText>
        </w:r>
      </w:del>
      <w:r>
        <w:rPr>
          <w:rFonts w:hint="eastAsia" w:ascii="宋体" w:hAnsi="宋体" w:eastAsia="宋体" w:cs="宋体"/>
          <w:sz w:val="24"/>
          <w:szCs w:val="24"/>
        </w:rPr>
        <w:t>微软、Palo Alto Networks、深信服、奇安信等数十家网络安全企业已将安全大模型</w:t>
      </w:r>
      <w:ins w:id="220" w:author="c1882" w:date="2024-07-03T20:30:00Z">
        <w:r>
          <w:rPr>
            <w:rFonts w:hint="eastAsia" w:ascii="宋体" w:hAnsi="宋体" w:eastAsia="宋体" w:cs="宋体"/>
            <w:sz w:val="24"/>
            <w:szCs w:val="24"/>
          </w:rPr>
          <w:t>应</w:t>
        </w:r>
      </w:ins>
      <w:r>
        <w:rPr>
          <w:rFonts w:hint="eastAsia" w:ascii="宋体" w:hAnsi="宋体" w:eastAsia="宋体" w:cs="宋体"/>
          <w:sz w:val="24"/>
          <w:szCs w:val="24"/>
        </w:rPr>
        <w:t>用于</w:t>
      </w:r>
      <w:ins w:id="221" w:author="c1882" w:date="2024-07-03T20:30:00Z">
        <w:r>
          <w:rPr>
            <w:rFonts w:hint="eastAsia" w:ascii="宋体" w:hAnsi="宋体" w:eastAsia="宋体" w:cs="宋体"/>
            <w:sz w:val="24"/>
            <w:szCs w:val="24"/>
          </w:rPr>
          <w:t>自身</w:t>
        </w:r>
      </w:ins>
      <w:r>
        <w:rPr>
          <w:rFonts w:hint="eastAsia" w:ascii="宋体" w:hAnsi="宋体" w:eastAsia="宋体" w:cs="宋体"/>
          <w:sz w:val="24"/>
          <w:szCs w:val="24"/>
        </w:rPr>
        <w:t>产品及服务</w:t>
      </w:r>
      <w:ins w:id="222" w:author="c1882" w:date="2024-07-03T20:30:00Z">
        <w:r>
          <w:rPr>
            <w:rFonts w:hint="eastAsia" w:ascii="宋体" w:hAnsi="宋体" w:eastAsia="宋体" w:cs="宋体"/>
            <w:sz w:val="24"/>
            <w:szCs w:val="24"/>
          </w:rPr>
          <w:t>中，取得明显效果</w:t>
        </w:r>
      </w:ins>
      <w:r>
        <w:rPr>
          <w:rFonts w:hint="eastAsia" w:ascii="宋体" w:hAnsi="宋体" w:eastAsia="宋体" w:cs="宋体"/>
          <w:sz w:val="24"/>
          <w:szCs w:val="24"/>
        </w:rPr>
        <w:t>。</w:t>
      </w:r>
      <w:ins w:id="223" w:author="c1882" w:date="2024-07-04T11:07:00Z">
        <w:r>
          <w:rPr>
            <w:rFonts w:hint="eastAsia" w:ascii="宋体" w:hAnsi="宋体" w:eastAsia="宋体" w:cs="宋体"/>
            <w:sz w:val="24"/>
            <w:szCs w:val="24"/>
          </w:rPr>
          <w:t>其中，</w:t>
        </w:r>
      </w:ins>
      <w:r>
        <w:rPr>
          <w:rFonts w:hint="eastAsia" w:ascii="宋体" w:hAnsi="宋体" w:eastAsia="宋体" w:cs="宋体"/>
          <w:sz w:val="24"/>
          <w:szCs w:val="24"/>
        </w:rPr>
        <w:t>以安全运营</w:t>
      </w:r>
      <w:ins w:id="224" w:author="c1882" w:date="2024-07-04T11:07:00Z">
        <w:r>
          <w:rPr>
            <w:rFonts w:hint="eastAsia" w:ascii="宋体" w:hAnsi="宋体" w:eastAsia="宋体" w:cs="宋体"/>
            <w:sz w:val="24"/>
            <w:szCs w:val="24"/>
          </w:rPr>
          <w:t>服务</w:t>
        </w:r>
      </w:ins>
      <w:r>
        <w:rPr>
          <w:rFonts w:hint="eastAsia" w:ascii="宋体" w:hAnsi="宋体" w:eastAsia="宋体" w:cs="宋体"/>
          <w:sz w:val="24"/>
          <w:szCs w:val="24"/>
        </w:rPr>
        <w:t>为例</w:t>
      </w:r>
      <w:del w:id="225" w:author="c1882" w:date="2024-07-04T11:08:00Z">
        <w:r>
          <w:rPr>
            <w:rFonts w:hint="eastAsia" w:ascii="宋体" w:hAnsi="宋体" w:eastAsia="宋体" w:cs="宋体"/>
            <w:sz w:val="24"/>
            <w:szCs w:val="24"/>
          </w:rPr>
          <w:delText>，受多源异构数据和海量虚假威胁告警等因素影响</w:delText>
        </w:r>
      </w:del>
      <w:r>
        <w:rPr>
          <w:rFonts w:hint="eastAsia" w:ascii="宋体" w:hAnsi="宋体" w:eastAsia="宋体" w:cs="宋体"/>
          <w:sz w:val="24"/>
          <w:szCs w:val="24"/>
        </w:rPr>
        <w:t>，</w:t>
      </w:r>
      <w:ins w:id="226" w:author="c1882" w:date="2024-07-04T14:16:00Z">
        <w:r>
          <w:rPr>
            <w:rFonts w:hint="eastAsia" w:ascii="宋体" w:hAnsi="宋体" w:eastAsia="宋体" w:cs="宋体"/>
            <w:sz w:val="24"/>
            <w:szCs w:val="24"/>
          </w:rPr>
          <w:t>在</w:t>
        </w:r>
      </w:ins>
      <w:r>
        <w:rPr>
          <w:rFonts w:hint="eastAsia" w:ascii="宋体" w:hAnsi="宋体" w:eastAsia="宋体" w:cs="宋体"/>
          <w:sz w:val="24"/>
          <w:szCs w:val="24"/>
        </w:rPr>
        <w:t>传统安全运营中心</w:t>
      </w:r>
      <w:del w:id="227" w:author="c1882" w:date="2024-07-03T20:14:00Z">
        <w:r>
          <w:rPr>
            <w:rFonts w:hint="eastAsia" w:ascii="宋体" w:hAnsi="宋体" w:eastAsia="宋体" w:cs="宋体"/>
            <w:sz w:val="24"/>
            <w:szCs w:val="24"/>
          </w:rPr>
          <w:delText>（Security Operations Center，SOC）</w:delText>
        </w:r>
      </w:del>
      <w:r>
        <w:rPr>
          <w:rFonts w:hint="eastAsia" w:ascii="宋体" w:hAnsi="宋体" w:eastAsia="宋体" w:cs="宋体"/>
          <w:sz w:val="24"/>
          <w:szCs w:val="24"/>
        </w:rPr>
        <w:t>中</w:t>
      </w:r>
      <w:ins w:id="228" w:author="c1882" w:date="2024-07-04T14:16:00Z">
        <w:r>
          <w:rPr>
            <w:rFonts w:hint="eastAsia" w:ascii="宋体" w:hAnsi="宋体" w:eastAsia="宋体" w:cs="宋体"/>
            <w:sz w:val="24"/>
            <w:szCs w:val="24"/>
          </w:rPr>
          <w:t>，</w:t>
        </w:r>
      </w:ins>
      <w:ins w:id="229" w:author="c1882" w:date="2024-07-04T11:08:00Z">
        <w:r>
          <w:rPr>
            <w:rFonts w:hint="eastAsia" w:ascii="宋体" w:hAnsi="宋体" w:eastAsia="宋体" w:cs="宋体"/>
            <w:sz w:val="24"/>
            <w:szCs w:val="24"/>
          </w:rPr>
          <w:t>人工处置的流程占比高达</w:t>
        </w:r>
      </w:ins>
      <w:r>
        <w:rPr>
          <w:rFonts w:hint="eastAsia" w:ascii="宋体" w:hAnsi="宋体" w:eastAsia="宋体" w:cs="宋体"/>
          <w:sz w:val="24"/>
          <w:szCs w:val="24"/>
        </w:rPr>
        <w:t>93%</w:t>
      </w:r>
      <w:del w:id="230" w:author="c1882" w:date="2024-07-04T11:08:00Z">
        <w:r>
          <w:rPr>
            <w:rFonts w:hint="eastAsia" w:ascii="宋体" w:hAnsi="宋体" w:eastAsia="宋体" w:cs="宋体"/>
            <w:sz w:val="24"/>
            <w:szCs w:val="24"/>
          </w:rPr>
          <w:delText>的流程需要人工处置，且运营处置效率低下。相比之下</w:delText>
        </w:r>
      </w:del>
      <w:r>
        <w:rPr>
          <w:rFonts w:hint="eastAsia" w:ascii="宋体" w:hAnsi="宋体" w:eastAsia="宋体" w:cs="宋体"/>
          <w:sz w:val="24"/>
          <w:szCs w:val="24"/>
        </w:rPr>
        <w:t>，</w:t>
      </w:r>
      <w:ins w:id="231" w:author="c1882" w:date="2024-07-04T11:08:00Z">
        <w:r>
          <w:rPr>
            <w:rFonts w:hint="eastAsia" w:ascii="宋体" w:hAnsi="宋体" w:eastAsia="宋体" w:cs="宋体"/>
            <w:sz w:val="24"/>
            <w:szCs w:val="24"/>
          </w:rPr>
          <w:t>在</w:t>
        </w:r>
      </w:ins>
      <w:r>
        <w:rPr>
          <w:rFonts w:hint="eastAsia" w:ascii="宋体" w:hAnsi="宋体" w:eastAsia="宋体" w:cs="宋体"/>
          <w:sz w:val="24"/>
          <w:szCs w:val="24"/>
        </w:rPr>
        <w:t>安全大模型</w:t>
      </w:r>
      <w:ins w:id="232" w:author="c1882" w:date="2024-07-04T11:10:00Z">
        <w:r>
          <w:rPr>
            <w:rFonts w:hint="eastAsia" w:ascii="宋体" w:hAnsi="宋体" w:eastAsia="宋体" w:cs="宋体"/>
            <w:sz w:val="24"/>
            <w:szCs w:val="24"/>
          </w:rPr>
          <w:t>的</w:t>
        </w:r>
      </w:ins>
      <w:r>
        <w:rPr>
          <w:rFonts w:hint="eastAsia" w:ascii="宋体" w:hAnsi="宋体" w:eastAsia="宋体" w:cs="宋体"/>
          <w:sz w:val="24"/>
          <w:szCs w:val="24"/>
        </w:rPr>
        <w:t>赋能下，</w:t>
      </w:r>
      <w:ins w:id="233" w:author="c1882" w:date="2024-07-04T11:09:00Z">
        <w:r>
          <w:rPr>
            <w:rFonts w:hint="eastAsia" w:ascii="宋体" w:hAnsi="宋体" w:eastAsia="宋体" w:cs="宋体"/>
            <w:sz w:val="24"/>
            <w:szCs w:val="24"/>
          </w:rPr>
          <w:t>安全运营中心的</w:t>
        </w:r>
      </w:ins>
      <w:del w:id="234" w:author="c1882" w:date="2024-07-04T11:09:00Z">
        <w:r>
          <w:rPr>
            <w:rFonts w:hint="eastAsia" w:ascii="宋体" w:hAnsi="宋体" w:eastAsia="宋体" w:cs="宋体"/>
            <w:sz w:val="24"/>
            <w:szCs w:val="24"/>
          </w:rPr>
          <w:delText>不仅降低了人力资源投入，同时</w:delText>
        </w:r>
      </w:del>
      <w:r>
        <w:rPr>
          <w:rFonts w:hint="eastAsia" w:ascii="宋体" w:hAnsi="宋体" w:eastAsia="宋体" w:cs="宋体"/>
          <w:sz w:val="24"/>
          <w:szCs w:val="24"/>
        </w:rPr>
        <w:t>数据处理量提升了6倍，误报率减少70%，响应速度从2-3天缩短到16</w:t>
      </w:r>
      <w:ins w:id="235" w:author="郭小爷" w:date="2024-07-01T10:13:00Z">
        <w:r>
          <w:rPr>
            <w:rFonts w:hint="eastAsia" w:ascii="宋体" w:hAnsi="宋体" w:eastAsia="宋体" w:cs="宋体"/>
            <w:sz w:val="24"/>
            <w:szCs w:val="24"/>
          </w:rPr>
          <w:t>分钟</w:t>
        </w:r>
      </w:ins>
      <w:r>
        <w:rPr>
          <w:rFonts w:hint="eastAsia" w:ascii="宋体" w:hAnsi="宋体" w:eastAsia="宋体" w:cs="宋体"/>
          <w:sz w:val="24"/>
          <w:szCs w:val="24"/>
        </w:rPr>
        <w:t>-5</w:t>
      </w:r>
      <w:ins w:id="236" w:author="郭小爷" w:date="2024-07-01T10:13:00Z">
        <w:r>
          <w:rPr>
            <w:rFonts w:hint="eastAsia" w:ascii="宋体" w:hAnsi="宋体" w:eastAsia="宋体" w:cs="宋体"/>
            <w:sz w:val="24"/>
            <w:szCs w:val="24"/>
          </w:rPr>
          <w:t>小时</w:t>
        </w:r>
      </w:ins>
      <w:r>
        <w:rPr>
          <w:rFonts w:hint="eastAsia" w:ascii="宋体" w:hAnsi="宋体" w:eastAsia="宋体" w:cs="宋体"/>
          <w:sz w:val="24"/>
          <w:szCs w:val="24"/>
        </w:rPr>
        <w:t>。</w:t>
      </w:r>
      <w:r>
        <w:rPr>
          <w:rFonts w:hint="eastAsia" w:ascii="宋体" w:hAnsi="宋体" w:eastAsia="宋体" w:cs="宋体"/>
          <w:b/>
          <w:sz w:val="24"/>
          <w:szCs w:val="24"/>
        </w:rPr>
        <w:t>二是产业向平台化方向发展。</w:t>
      </w:r>
      <w:ins w:id="237" w:author="c1882" w:date="2024-07-03T21:01:00Z">
        <w:r>
          <w:rPr>
            <w:rFonts w:hint="eastAsia" w:ascii="宋体" w:hAnsi="宋体" w:eastAsia="宋体" w:cs="宋体"/>
            <w:b w:val="0"/>
            <w:bCs/>
            <w:sz w:val="24"/>
            <w:szCs w:val="24"/>
          </w:rPr>
          <w:t>网络安全产品及服务的平台化升级类似于智能家居系统，用户通过一个平台控制所有家电设备，</w:t>
        </w:r>
      </w:ins>
      <w:ins w:id="238" w:author="c1882" w:date="2024-07-04T14:17:00Z">
        <w:r>
          <w:rPr>
            <w:rFonts w:hint="eastAsia" w:ascii="宋体" w:hAnsi="宋体" w:eastAsia="宋体" w:cs="宋体"/>
            <w:bCs/>
            <w:sz w:val="24"/>
            <w:szCs w:val="24"/>
          </w:rPr>
          <w:t>实现统一管理、统一监控</w:t>
        </w:r>
      </w:ins>
      <w:ins w:id="239" w:author="c1882" w:date="2024-07-03T21:01:00Z">
        <w:r>
          <w:rPr>
            <w:rFonts w:hint="eastAsia" w:ascii="宋体" w:hAnsi="宋体" w:eastAsia="宋体" w:cs="宋体"/>
            <w:b w:val="0"/>
            <w:bCs/>
            <w:sz w:val="24"/>
            <w:szCs w:val="24"/>
          </w:rPr>
          <w:t>。</w:t>
        </w:r>
      </w:ins>
      <w:r>
        <w:rPr>
          <w:rFonts w:hint="eastAsia" w:ascii="宋体" w:hAnsi="宋体" w:eastAsia="宋体" w:cs="宋体"/>
          <w:bCs/>
          <w:sz w:val="24"/>
          <w:szCs w:val="24"/>
        </w:rPr>
        <w:t>早在2021年</w:t>
      </w:r>
      <w:del w:id="240" w:author="Admin" w:date="2024-07-04T17:07:18Z">
        <w:r>
          <w:rPr>
            <w:rFonts w:hint="eastAsia" w:ascii="宋体" w:hAnsi="宋体" w:eastAsia="宋体" w:cs="宋体"/>
            <w:bCs/>
            <w:sz w:val="24"/>
            <w:szCs w:val="24"/>
          </w:rPr>
          <w:delText>RSAC大会上，</w:delText>
        </w:r>
      </w:del>
      <w:ins w:id="241" w:author="c1882" w:date="2024-07-03T20:19:00Z">
        <w:del w:id="242" w:author="Admin" w:date="2024-07-04T17:07:18Z">
          <w:r>
            <w:rPr>
              <w:rFonts w:hint="eastAsia" w:ascii="宋体" w:hAnsi="宋体" w:eastAsia="宋体" w:cs="宋体"/>
              <w:bCs/>
              <w:sz w:val="24"/>
              <w:szCs w:val="24"/>
            </w:rPr>
            <w:delText>全球</w:delText>
          </w:r>
        </w:del>
      </w:ins>
      <w:ins w:id="243" w:author="c1882" w:date="2024-07-03T20:20:00Z">
        <w:del w:id="244" w:author="Admin" w:date="2024-07-04T17:07:18Z">
          <w:r>
            <w:rPr>
              <w:rFonts w:hint="eastAsia" w:ascii="宋体" w:hAnsi="宋体" w:eastAsia="宋体" w:cs="宋体"/>
              <w:bCs/>
              <w:sz w:val="24"/>
              <w:szCs w:val="24"/>
            </w:rPr>
            <w:delText>领先的安全公司</w:delText>
          </w:r>
        </w:del>
      </w:ins>
      <w:del w:id="245" w:author="Admin" w:date="2024-07-04T17:07:18Z">
        <w:commentRangeStart w:id="7"/>
        <w:r>
          <w:rPr>
            <w:rFonts w:hint="eastAsia" w:ascii="宋体" w:hAnsi="宋体" w:eastAsia="宋体" w:cs="宋体"/>
            <w:bCs/>
            <w:sz w:val="24"/>
            <w:szCs w:val="24"/>
          </w:rPr>
          <w:delText>Fortinet</w:delText>
        </w:r>
        <w:commentRangeEnd w:id="7"/>
      </w:del>
      <w:del w:id="246" w:author="Admin" w:date="2024-07-04T17:07:18Z">
        <w:r>
          <w:rPr>
            <w:rFonts w:hint="eastAsia" w:ascii="宋体" w:hAnsi="宋体" w:eastAsia="宋体" w:cs="宋体"/>
            <w:bCs/>
            <w:sz w:val="24"/>
            <w:szCs w:val="24"/>
          </w:rPr>
          <w:commentReference w:id="7"/>
        </w:r>
      </w:del>
      <w:del w:id="247" w:author="Admin" w:date="2024-07-04T17:07:18Z">
        <w:r>
          <w:rPr>
            <w:rFonts w:hint="eastAsia" w:ascii="宋体" w:hAnsi="宋体" w:eastAsia="宋体" w:cs="宋体"/>
            <w:bCs/>
            <w:sz w:val="24"/>
            <w:szCs w:val="24"/>
          </w:rPr>
          <w:delText>就已提出</w:delText>
        </w:r>
      </w:del>
      <w:r>
        <w:rPr>
          <w:rFonts w:hint="eastAsia" w:ascii="宋体" w:hAnsi="宋体" w:eastAsia="宋体" w:cs="宋体"/>
          <w:bCs/>
          <w:sz w:val="24"/>
          <w:szCs w:val="24"/>
        </w:rPr>
        <w:t>，网络安全行业正从分散化</w:t>
      </w:r>
      <w:r>
        <w:rPr>
          <w:rFonts w:hint="eastAsia" w:ascii="宋体" w:hAnsi="宋体" w:eastAsia="宋体" w:cs="宋体"/>
          <w:sz w:val="24"/>
          <w:szCs w:val="24"/>
        </w:rPr>
        <w:t>解决方案向集约化平台转型，并将形成“以安全大脑为核心，各类检测与响应工具为触手”的防御体系。</w:t>
      </w:r>
      <w:r>
        <w:rPr>
          <w:rFonts w:hint="eastAsia" w:ascii="宋体" w:hAnsi="宋体" w:eastAsia="宋体" w:cs="宋体"/>
          <w:color w:val="000000"/>
          <w:sz w:val="24"/>
          <w:szCs w:val="24"/>
        </w:rPr>
        <w:t>进入2023年，平台化的趋势进一步加速。头部网络安全企业开始将安全大模型应用于安全平台，推动平台能力从管理不同安全子系统扩展到管理IT、云和网络架构。</w:t>
      </w:r>
      <w:del w:id="248" w:author="c1882" w:date="2024-07-04T14:09:00Z">
        <w:r>
          <w:rPr>
            <w:rFonts w:hint="eastAsia" w:ascii="宋体" w:hAnsi="宋体" w:eastAsia="宋体" w:cs="宋体"/>
            <w:color w:val="000000"/>
            <w:sz w:val="24"/>
            <w:szCs w:val="24"/>
          </w:rPr>
          <w:delText>于</w:delText>
        </w:r>
      </w:del>
      <w:ins w:id="249" w:author="郭小爷" w:date="2024-07-01T10:16:00Z">
        <w:del w:id="250" w:author="c1882" w:date="2024-07-03T20:57:00Z">
          <w:r>
            <w:rPr>
              <w:rFonts w:hint="eastAsia" w:ascii="宋体" w:hAnsi="宋体" w:eastAsia="宋体" w:cs="宋体"/>
              <w:color w:val="000000"/>
              <w:sz w:val="24"/>
              <w:szCs w:val="24"/>
            </w:rPr>
            <w:delText>与</w:delText>
          </w:r>
        </w:del>
      </w:ins>
      <w:del w:id="251" w:author="c1882" w:date="2024-07-03T20:57:00Z">
        <w:r>
          <w:rPr>
            <w:rFonts w:hint="eastAsia" w:ascii="宋体" w:hAnsi="宋体" w:eastAsia="宋体" w:cs="宋体"/>
            <w:color w:val="000000"/>
            <w:sz w:val="24"/>
            <w:szCs w:val="24"/>
          </w:rPr>
          <w:delText>此</w:delText>
        </w:r>
      </w:del>
      <w:del w:id="252" w:author="c1882" w:date="2024-07-04T14:09:00Z">
        <w:r>
          <w:rPr>
            <w:rFonts w:hint="eastAsia" w:ascii="宋体" w:hAnsi="宋体" w:eastAsia="宋体" w:cs="宋体"/>
            <w:color w:val="000000"/>
            <w:sz w:val="24"/>
            <w:szCs w:val="24"/>
          </w:rPr>
          <w:delText>同时</w:delText>
        </w:r>
      </w:del>
      <w:del w:id="253" w:author="c1882" w:date="2024-07-03T20:57:00Z">
        <w:r>
          <w:rPr>
            <w:rFonts w:hint="eastAsia" w:ascii="宋体" w:hAnsi="宋体" w:eastAsia="宋体" w:cs="宋体"/>
            <w:color w:val="000000"/>
            <w:sz w:val="24"/>
            <w:szCs w:val="24"/>
          </w:rPr>
          <w:delText>，平台化趋势</w:delText>
        </w:r>
      </w:del>
      <w:del w:id="254" w:author="c1882" w:date="2024-07-04T14:09:00Z">
        <w:r>
          <w:rPr>
            <w:rFonts w:hint="eastAsia" w:ascii="宋体" w:hAnsi="宋体" w:eastAsia="宋体" w:cs="宋体"/>
            <w:color w:val="000000"/>
            <w:sz w:val="24"/>
            <w:szCs w:val="24"/>
          </w:rPr>
          <w:delText>也</w:delText>
        </w:r>
      </w:del>
      <w:del w:id="255" w:author="c1882" w:date="2024-07-03T21:03:00Z">
        <w:r>
          <w:rPr>
            <w:rFonts w:hint="eastAsia" w:ascii="宋体" w:hAnsi="宋体" w:eastAsia="宋体" w:cs="宋体"/>
            <w:color w:val="000000"/>
            <w:sz w:val="24"/>
            <w:szCs w:val="24"/>
          </w:rPr>
          <w:delText>将</w:delText>
        </w:r>
      </w:del>
      <w:del w:id="256" w:author="c1882" w:date="2024-07-04T14:09:00Z">
        <w:r>
          <w:rPr>
            <w:rFonts w:hint="eastAsia" w:ascii="宋体" w:hAnsi="宋体" w:eastAsia="宋体" w:cs="宋体"/>
            <w:color w:val="000000"/>
            <w:sz w:val="24"/>
            <w:szCs w:val="24"/>
          </w:rPr>
          <w:delText>导致寡头垄断。行业领导者利用</w:delText>
        </w:r>
      </w:del>
      <w:del w:id="257" w:author="c1882" w:date="2024-07-03T21:05:00Z">
        <w:r>
          <w:rPr>
            <w:rFonts w:hint="eastAsia" w:ascii="宋体" w:hAnsi="宋体" w:eastAsia="宋体" w:cs="宋体"/>
            <w:color w:val="000000"/>
            <w:sz w:val="24"/>
            <w:szCs w:val="24"/>
          </w:rPr>
          <w:delText>其在安全大数据和大模型技术上的优势，</w:delText>
        </w:r>
      </w:del>
      <w:del w:id="258" w:author="c1882" w:date="2024-07-04T14:09:00Z">
        <w:r>
          <w:rPr>
            <w:rFonts w:hint="eastAsia" w:ascii="宋体" w:hAnsi="宋体" w:eastAsia="宋体" w:cs="宋体"/>
            <w:color w:val="000000"/>
            <w:sz w:val="24"/>
            <w:szCs w:val="24"/>
          </w:rPr>
          <w:delText>构建功能强大、覆盖全面的安全平台</w:delText>
        </w:r>
      </w:del>
      <w:del w:id="259" w:author="c1882" w:date="2024-07-03T21:04:00Z">
        <w:r>
          <w:rPr>
            <w:rFonts w:hint="eastAsia" w:ascii="宋体" w:hAnsi="宋体" w:eastAsia="宋体" w:cs="宋体"/>
            <w:color w:val="000000"/>
            <w:sz w:val="24"/>
            <w:szCs w:val="24"/>
          </w:rPr>
          <w:delText>。</w:delText>
        </w:r>
      </w:del>
      <w:del w:id="260" w:author="c1882" w:date="2024-07-04T14:09:00Z">
        <w:r>
          <w:rPr>
            <w:rFonts w:hint="eastAsia" w:ascii="宋体" w:hAnsi="宋体" w:eastAsia="宋体" w:cs="宋体"/>
            <w:color w:val="000000"/>
            <w:sz w:val="24"/>
            <w:szCs w:val="24"/>
          </w:rPr>
          <w:delText>其他网安</w:delText>
        </w:r>
      </w:del>
      <w:ins w:id="261" w:author="郭小爷" w:date="2024-07-01T10:16:00Z">
        <w:del w:id="262" w:author="c1882" w:date="2024-07-03T21:04:00Z">
          <w:r>
            <w:rPr>
              <w:rFonts w:hint="eastAsia" w:ascii="宋体" w:hAnsi="宋体" w:eastAsia="宋体" w:cs="宋体"/>
              <w:color w:val="000000"/>
              <w:sz w:val="24"/>
              <w:szCs w:val="24"/>
            </w:rPr>
            <w:delText>网络安全</w:delText>
          </w:r>
        </w:del>
      </w:ins>
      <w:del w:id="263" w:author="c1882" w:date="2024-07-04T14:09:00Z">
        <w:r>
          <w:rPr>
            <w:rFonts w:hint="eastAsia" w:ascii="宋体" w:hAnsi="宋体" w:eastAsia="宋体" w:cs="宋体"/>
            <w:color w:val="000000"/>
            <w:sz w:val="24"/>
            <w:szCs w:val="24"/>
          </w:rPr>
          <w:delText>企业只能依附</w:delText>
        </w:r>
      </w:del>
      <w:del w:id="264" w:author="c1882" w:date="2024-07-03T21:04:00Z">
        <w:r>
          <w:rPr>
            <w:rFonts w:hint="eastAsia" w:ascii="宋体" w:hAnsi="宋体" w:eastAsia="宋体" w:cs="宋体"/>
            <w:color w:val="000000"/>
            <w:sz w:val="24"/>
            <w:szCs w:val="24"/>
          </w:rPr>
          <w:delText>于这些头部企业的平台，</w:delText>
        </w:r>
      </w:del>
      <w:del w:id="265" w:author="c1882" w:date="2024-07-04T14:09:00Z">
        <w:r>
          <w:rPr>
            <w:rFonts w:hint="eastAsia" w:ascii="宋体" w:hAnsi="宋体" w:eastAsia="宋体" w:cs="宋体"/>
            <w:color w:val="000000"/>
            <w:sz w:val="24"/>
            <w:szCs w:val="24"/>
          </w:rPr>
          <w:delText>提供硬件产品和增值服务，</w:delText>
        </w:r>
      </w:del>
      <w:del w:id="266" w:author="c1882" w:date="2024-07-03T21:04:00Z">
        <w:r>
          <w:rPr>
            <w:rFonts w:hint="eastAsia" w:ascii="宋体" w:hAnsi="宋体" w:eastAsia="宋体" w:cs="宋体"/>
            <w:color w:val="000000"/>
            <w:sz w:val="24"/>
            <w:szCs w:val="24"/>
          </w:rPr>
          <w:delText>以满足市场的特定需求，</w:delText>
        </w:r>
      </w:del>
      <w:del w:id="267" w:author="c1882" w:date="2024-07-04T14:09:00Z">
        <w:r>
          <w:rPr>
            <w:rFonts w:hint="eastAsia" w:ascii="宋体" w:hAnsi="宋体" w:eastAsia="宋体" w:cs="宋体"/>
            <w:color w:val="000000"/>
            <w:sz w:val="24"/>
            <w:szCs w:val="24"/>
          </w:rPr>
          <w:delText>在市场竞争中处于不利地位。</w:delText>
        </w:r>
      </w:del>
    </w:p>
    <w:p>
      <w:pPr>
        <w:spacing w:line="360" w:lineRule="auto"/>
        <w:rPr>
          <w:rFonts w:hint="eastAsia" w:ascii="宋体" w:hAnsi="宋体" w:eastAsia="宋体" w:cs="宋体"/>
          <w:sz w:val="24"/>
          <w:szCs w:val="24"/>
        </w:rPr>
      </w:pPr>
      <w:r>
        <w:rPr>
          <w:rFonts w:hint="eastAsia" w:ascii="宋体" w:hAnsi="宋体" w:eastAsia="宋体" w:cs="宋体"/>
          <w:b/>
          <w:sz w:val="24"/>
          <w:szCs w:val="24"/>
        </w:rPr>
        <w:t>三是产业向服务化方向发展。</w:t>
      </w:r>
      <w:del w:id="268" w:author="c1882" w:date="2024-07-04T11:14:00Z">
        <w:r>
          <w:rPr>
            <w:rFonts w:hint="eastAsia" w:ascii="宋体" w:hAnsi="宋体" w:eastAsia="宋体" w:cs="宋体"/>
            <w:sz w:val="24"/>
            <w:szCs w:val="24"/>
          </w:rPr>
          <w:delText>客户对动态积极防御需求的增长、安全预算的重新分配以及业务向云端的转移</w:delText>
        </w:r>
      </w:del>
      <w:del w:id="269" w:author="c1882" w:date="2024-07-04T10:13:00Z">
        <w:r>
          <w:rPr>
            <w:rFonts w:hint="eastAsia" w:ascii="宋体" w:hAnsi="宋体" w:eastAsia="宋体" w:cs="宋体"/>
            <w:sz w:val="24"/>
            <w:szCs w:val="24"/>
          </w:rPr>
          <w:delText>，这些因素正推动</w:delText>
        </w:r>
      </w:del>
      <w:r>
        <w:rPr>
          <w:rFonts w:hint="eastAsia" w:ascii="宋体" w:hAnsi="宋体" w:eastAsia="宋体" w:cs="宋体"/>
          <w:sz w:val="24"/>
          <w:szCs w:val="24"/>
        </w:rPr>
        <w:t>网络安全</w:t>
      </w:r>
      <w:ins w:id="270" w:author="c1882" w:date="2024-07-04T11:15:00Z">
        <w:r>
          <w:rPr>
            <w:rFonts w:hint="eastAsia" w:ascii="宋体" w:hAnsi="宋体" w:eastAsia="宋体" w:cs="宋体"/>
            <w:sz w:val="24"/>
            <w:szCs w:val="24"/>
          </w:rPr>
          <w:t>企业正在</w:t>
        </w:r>
      </w:ins>
      <w:r>
        <w:rPr>
          <w:rFonts w:hint="eastAsia" w:ascii="宋体" w:hAnsi="宋体" w:eastAsia="宋体" w:cs="宋体"/>
          <w:sz w:val="24"/>
          <w:szCs w:val="24"/>
        </w:rPr>
        <w:t>从传统的“产品销售”向“服务提供”模式转变</w:t>
      </w:r>
      <w:ins w:id="271" w:author="c1882" w:date="2024-07-04T11:19:00Z">
        <w:r>
          <w:rPr>
            <w:rFonts w:hint="eastAsia" w:ascii="宋体" w:hAnsi="宋体" w:eastAsia="宋体" w:cs="宋体"/>
            <w:sz w:val="24"/>
            <w:szCs w:val="24"/>
          </w:rPr>
          <w:t>。这一</w:t>
        </w:r>
      </w:ins>
      <w:ins w:id="272" w:author="c1882" w:date="2024-07-04T10:13:00Z">
        <w:r>
          <w:rPr>
            <w:rFonts w:hint="eastAsia" w:ascii="宋体" w:hAnsi="宋体" w:eastAsia="宋体" w:cs="宋体"/>
            <w:sz w:val="24"/>
            <w:szCs w:val="24"/>
          </w:rPr>
          <w:t>转变</w:t>
        </w:r>
      </w:ins>
      <w:ins w:id="273" w:author="c1882" w:date="2024-07-04T11:19:00Z">
        <w:r>
          <w:rPr>
            <w:rFonts w:hint="eastAsia" w:ascii="宋体" w:hAnsi="宋体" w:eastAsia="宋体" w:cs="宋体"/>
            <w:sz w:val="24"/>
            <w:szCs w:val="24"/>
          </w:rPr>
          <w:t>恰如电影消费模式的演进，从曾经需要购买DVD光盘到如今只需一键订阅，即可畅享海量、高清的最新影片</w:t>
        </w:r>
      </w:ins>
      <w:ins w:id="274" w:author="c1882" w:date="2024-07-04T11:29:00Z">
        <w:r>
          <w:rPr>
            <w:rFonts w:hint="eastAsia" w:ascii="宋体" w:hAnsi="宋体" w:eastAsia="宋体" w:cs="宋体"/>
            <w:sz w:val="24"/>
            <w:szCs w:val="24"/>
          </w:rPr>
          <w:t>。</w:t>
        </w:r>
      </w:ins>
      <w:r>
        <w:rPr>
          <w:rFonts w:hint="eastAsia" w:ascii="宋体" w:hAnsi="宋体" w:eastAsia="宋体" w:cs="宋体"/>
          <w:sz w:val="24"/>
          <w:szCs w:val="24"/>
        </w:rPr>
        <w:t>在这一转型过程中，安全大模型逐渐成为企业构建竞争优势的核心要素。自2023年起，头部网络安全企业</w:t>
      </w:r>
      <w:ins w:id="275" w:author="c1882" w:date="2024-07-04T11:28:00Z">
        <w:r>
          <w:rPr>
            <w:rFonts w:hint="eastAsia" w:ascii="宋体" w:hAnsi="宋体" w:eastAsia="宋体" w:cs="宋体"/>
            <w:sz w:val="24"/>
            <w:szCs w:val="24"/>
          </w:rPr>
          <w:t>如思科、IBM</w:t>
        </w:r>
      </w:ins>
      <w:ins w:id="276" w:author="c1882" w:date="2024-07-04T13:03:00Z">
        <w:r>
          <w:rPr>
            <w:rFonts w:hint="eastAsia" w:ascii="宋体" w:hAnsi="宋体" w:eastAsia="宋体" w:cs="宋体"/>
            <w:sz w:val="24"/>
            <w:szCs w:val="24"/>
          </w:rPr>
          <w:t>、Palo Alto Networks</w:t>
        </w:r>
      </w:ins>
      <w:ins w:id="277" w:author="c1882" w:date="2024-07-04T11:28:00Z">
        <w:r>
          <w:rPr>
            <w:rFonts w:hint="eastAsia" w:ascii="宋体" w:hAnsi="宋体" w:eastAsia="宋体" w:cs="宋体"/>
            <w:sz w:val="24"/>
            <w:szCs w:val="24"/>
          </w:rPr>
          <w:t>等</w:t>
        </w:r>
      </w:ins>
      <w:del w:id="278" w:author="c1882" w:date="2024-07-04T10:18:00Z">
        <w:r>
          <w:rPr>
            <w:rFonts w:hint="eastAsia" w:ascii="宋体" w:hAnsi="宋体" w:eastAsia="宋体" w:cs="宋体"/>
            <w:sz w:val="24"/>
            <w:szCs w:val="24"/>
          </w:rPr>
          <w:delText>积极围绕安全大模型展开战略布局，</w:delText>
        </w:r>
      </w:del>
      <w:r>
        <w:rPr>
          <w:rFonts w:hint="eastAsia" w:ascii="宋体" w:hAnsi="宋体" w:eastAsia="宋体" w:cs="宋体"/>
          <w:sz w:val="24"/>
          <w:szCs w:val="24"/>
        </w:rPr>
        <w:t>通过资本并购</w:t>
      </w:r>
      <w:ins w:id="279" w:author="c1882" w:date="2024-07-04T11:24:00Z">
        <w:r>
          <w:rPr>
            <w:rFonts w:hint="eastAsia" w:ascii="宋体" w:hAnsi="宋体" w:eastAsia="宋体" w:cs="宋体"/>
            <w:sz w:val="24"/>
            <w:szCs w:val="24"/>
          </w:rPr>
          <w:t>的方式，积极</w:t>
        </w:r>
      </w:ins>
      <w:r>
        <w:rPr>
          <w:rFonts w:hint="eastAsia" w:ascii="宋体" w:hAnsi="宋体" w:eastAsia="宋体" w:cs="宋体"/>
          <w:sz w:val="24"/>
          <w:szCs w:val="24"/>
        </w:rPr>
        <w:t>整合威胁情报、态势感知、攻击面管理等关键能力</w:t>
      </w:r>
      <w:ins w:id="280" w:author="c1882" w:date="2024-07-04T11:25:00Z">
        <w:r>
          <w:rPr>
            <w:rFonts w:hint="eastAsia" w:ascii="宋体" w:hAnsi="宋体" w:eastAsia="宋体" w:cs="宋体"/>
            <w:sz w:val="24"/>
            <w:szCs w:val="24"/>
          </w:rPr>
          <w:t>。</w:t>
        </w:r>
      </w:ins>
      <w:del w:id="281" w:author="c1882" w:date="2024-07-04T10:19:00Z">
        <w:r>
          <w:rPr>
            <w:rFonts w:hint="eastAsia" w:ascii="宋体" w:hAnsi="宋体" w:eastAsia="宋体" w:cs="宋体"/>
            <w:sz w:val="24"/>
            <w:szCs w:val="24"/>
          </w:rPr>
          <w:delText>。</w:delText>
        </w:r>
      </w:del>
      <w:del w:id="282" w:author="c1882" w:date="2024-07-04T11:25:00Z">
        <w:r>
          <w:rPr>
            <w:rFonts w:hint="eastAsia" w:ascii="宋体" w:hAnsi="宋体" w:eastAsia="宋体" w:cs="宋体"/>
            <w:sz w:val="24"/>
            <w:szCs w:val="24"/>
          </w:rPr>
          <w:delText>例如</w:delText>
        </w:r>
      </w:del>
      <w:del w:id="283" w:author="c1882" w:date="2024-07-04T10:27:00Z">
        <w:r>
          <w:rPr>
            <w:rFonts w:hint="eastAsia" w:ascii="宋体" w:hAnsi="宋体" w:eastAsia="宋体" w:cs="宋体"/>
            <w:sz w:val="24"/>
            <w:szCs w:val="24"/>
          </w:rPr>
          <w:delText>，2023年9月，</w:delText>
        </w:r>
      </w:del>
      <w:del w:id="284" w:author="c1882" w:date="2024-07-04T11:25:00Z">
        <w:r>
          <w:rPr>
            <w:rFonts w:hint="eastAsia" w:ascii="宋体" w:hAnsi="宋体" w:eastAsia="宋体" w:cs="宋体"/>
            <w:sz w:val="24"/>
            <w:szCs w:val="24"/>
          </w:rPr>
          <w:delText>思科</w:delText>
        </w:r>
      </w:del>
      <w:del w:id="285" w:author="c1882" w:date="2024-07-04T10:27:00Z">
        <w:r>
          <w:rPr>
            <w:rFonts w:hint="eastAsia" w:ascii="宋体" w:hAnsi="宋体" w:eastAsia="宋体" w:cs="宋体"/>
            <w:sz w:val="24"/>
            <w:szCs w:val="24"/>
          </w:rPr>
          <w:delText>以280亿美元</w:delText>
        </w:r>
      </w:del>
      <w:del w:id="286" w:author="c1882" w:date="2024-07-04T11:25:00Z">
        <w:r>
          <w:rPr>
            <w:rFonts w:hint="eastAsia" w:ascii="宋体" w:hAnsi="宋体" w:eastAsia="宋体" w:cs="宋体"/>
            <w:sz w:val="24"/>
            <w:szCs w:val="24"/>
          </w:rPr>
          <w:delText>收购数据分析平台Splunk</w:delText>
        </w:r>
      </w:del>
      <w:del w:id="287" w:author="c1882" w:date="2024-07-04T10:27:00Z">
        <w:r>
          <w:rPr>
            <w:rFonts w:hint="eastAsia" w:ascii="宋体" w:hAnsi="宋体" w:eastAsia="宋体" w:cs="宋体"/>
            <w:sz w:val="24"/>
            <w:szCs w:val="24"/>
          </w:rPr>
          <w:delText>；2023年5月，</w:delText>
        </w:r>
      </w:del>
      <w:del w:id="288" w:author="c1882" w:date="2024-07-04T11:25:00Z">
        <w:r>
          <w:rPr>
            <w:rFonts w:hint="eastAsia" w:ascii="宋体" w:hAnsi="宋体" w:eastAsia="宋体" w:cs="宋体"/>
            <w:sz w:val="24"/>
            <w:szCs w:val="24"/>
          </w:rPr>
          <w:delText>IBM</w:delText>
        </w:r>
      </w:del>
      <w:del w:id="289" w:author="c1882" w:date="2024-07-04T10:28:00Z">
        <w:r>
          <w:rPr>
            <w:rFonts w:hint="eastAsia" w:ascii="宋体" w:hAnsi="宋体" w:eastAsia="宋体" w:cs="宋体"/>
            <w:sz w:val="24"/>
            <w:szCs w:val="24"/>
          </w:rPr>
          <w:delText xml:space="preserve"> </w:delText>
        </w:r>
      </w:del>
      <w:del w:id="290" w:author="c1882" w:date="2024-07-04T11:25:00Z">
        <w:r>
          <w:rPr>
            <w:rFonts w:hint="eastAsia" w:ascii="宋体" w:hAnsi="宋体" w:eastAsia="宋体" w:cs="宋体"/>
            <w:sz w:val="24"/>
            <w:szCs w:val="24"/>
          </w:rPr>
          <w:delText>收购数据安全态势管理提供商Polar Security</w:delText>
        </w:r>
      </w:del>
      <w:del w:id="291" w:author="c1882" w:date="2024-07-04T10:28:00Z">
        <w:r>
          <w:rPr>
            <w:rFonts w:hint="eastAsia" w:ascii="宋体" w:hAnsi="宋体" w:eastAsia="宋体" w:cs="宋体"/>
            <w:sz w:val="24"/>
            <w:szCs w:val="24"/>
          </w:rPr>
          <w:delText>；2024年5月，Palo Alto Networks宣布收购IBM的安全信息和事件管理解决方案Qradar。这些资本并购案均旨在补充“AI+安全”能力，而</w:delText>
        </w:r>
      </w:del>
      <w:del w:id="292" w:author="c1882" w:date="2024-07-04T10:19:00Z">
        <w:r>
          <w:rPr>
            <w:rFonts w:hint="eastAsia" w:ascii="宋体" w:hAnsi="宋体" w:eastAsia="宋体" w:cs="宋体"/>
            <w:sz w:val="24"/>
            <w:szCs w:val="24"/>
          </w:rPr>
          <w:delText>提升安全服务整体质量和效率。</w:delText>
        </w:r>
      </w:del>
      <w:ins w:id="293" w:author="c1882" w:date="2024-07-04T11:24:00Z">
        <w:r>
          <w:rPr>
            <w:rFonts w:hint="eastAsia" w:ascii="宋体" w:hAnsi="宋体" w:eastAsia="宋体" w:cs="宋体"/>
            <w:sz w:val="24"/>
            <w:szCs w:val="24"/>
          </w:rPr>
          <w:t>这些举措不仅极大地丰富了安全大模型的学习素材，也显著提升了其分析预测、智能响应的能力而为用户提供了更加精准、高效的安全服务体验。</w:t>
        </w:r>
      </w:ins>
    </w:p>
    <w:p>
      <w:pPr>
        <w:spacing w:line="360" w:lineRule="auto"/>
        <w:jc w:val="center"/>
        <w:rPr>
          <w:rFonts w:hint="eastAsia" w:ascii="宋体" w:hAnsi="宋体" w:eastAsia="宋体" w:cs="宋体"/>
          <w:b/>
          <w:bCs/>
          <w:sz w:val="24"/>
          <w:szCs w:val="24"/>
          <w:lang w:val="en-US" w:eastAsia="zh-CN"/>
        </w:rPr>
      </w:pPr>
      <w:del w:id="294" w:author="Admin" w:date="2024-07-04T15:52:25Z">
        <w:r>
          <w:rPr>
            <w:rFonts w:hint="eastAsia" w:ascii="宋体" w:hAnsi="宋体" w:eastAsia="宋体" w:cs="宋体"/>
            <w:b/>
            <w:bCs/>
            <w:sz w:val="24"/>
            <w:szCs w:val="24"/>
          </w:rPr>
          <w:delText>我国发展</w:delText>
        </w:r>
      </w:del>
      <w:r>
        <w:rPr>
          <w:rFonts w:hint="eastAsia" w:ascii="宋体" w:hAnsi="宋体" w:eastAsia="宋体" w:cs="宋体"/>
          <w:b/>
          <w:bCs/>
          <w:sz w:val="24"/>
          <w:szCs w:val="24"/>
        </w:rPr>
        <w:t>“AI+安全”</w:t>
      </w:r>
      <w:ins w:id="295" w:author="Admin" w:date="2024-07-04T15:53:38Z">
        <w:r>
          <w:rPr>
            <w:rFonts w:hint="eastAsia" w:ascii="宋体" w:hAnsi="宋体" w:eastAsia="宋体" w:cs="宋体"/>
            <w:b/>
            <w:bCs/>
            <w:sz w:val="24"/>
            <w:szCs w:val="24"/>
            <w:lang w:val="en-US" w:eastAsia="zh-CN"/>
          </w:rPr>
          <w:t>如何</w:t>
        </w:r>
      </w:ins>
      <w:ins w:id="296" w:author="Admin" w:date="2024-07-04T15:53:50Z">
        <w:r>
          <w:rPr>
            <w:rFonts w:hint="eastAsia" w:ascii="宋体" w:hAnsi="宋体" w:eastAsia="宋体" w:cs="宋体"/>
            <w:b/>
            <w:bCs/>
            <w:sz w:val="24"/>
            <w:szCs w:val="24"/>
            <w:lang w:val="en-US" w:eastAsia="zh-CN"/>
          </w:rPr>
          <w:t>高质量发展</w:t>
        </w:r>
      </w:ins>
      <w:del w:id="297" w:author="Admin" w:date="2024-07-04T15:52:42Z">
        <w:r>
          <w:rPr>
            <w:rFonts w:hint="eastAsia" w:ascii="宋体" w:hAnsi="宋体" w:eastAsia="宋体" w:cs="宋体"/>
            <w:b/>
            <w:bCs/>
            <w:sz w:val="24"/>
            <w:szCs w:val="24"/>
          </w:rPr>
          <w:delText>的主要</w:delText>
        </w:r>
      </w:del>
      <w:del w:id="298" w:author="Admin" w:date="2024-07-04T15:52:43Z">
        <w:r>
          <w:rPr>
            <w:rFonts w:hint="eastAsia" w:ascii="宋体" w:hAnsi="宋体" w:eastAsia="宋体" w:cs="宋体"/>
            <w:b/>
            <w:bCs/>
            <w:sz w:val="24"/>
            <w:szCs w:val="24"/>
          </w:rPr>
          <w:delText>挑战</w:delText>
        </w:r>
      </w:del>
    </w:p>
    <w:p>
      <w:pPr>
        <w:spacing w:line="360" w:lineRule="auto"/>
        <w:ind w:firstLine="480" w:firstLineChars="200"/>
        <w:rPr>
          <w:ins w:id="299" w:author="Admin" w:date="2024-07-04T16:16:43Z"/>
          <w:rFonts w:hint="eastAsia" w:ascii="宋体" w:hAnsi="宋体" w:eastAsia="宋体" w:cs="宋体"/>
          <w:sz w:val="24"/>
          <w:szCs w:val="24"/>
        </w:rPr>
      </w:pPr>
      <w:ins w:id="300" w:author="Admin" w:date="2024-07-04T16:08:29Z">
        <w:r>
          <w:rPr>
            <w:rFonts w:hint="eastAsia" w:ascii="宋体" w:hAnsi="宋体" w:eastAsia="宋体" w:cs="宋体"/>
            <w:sz w:val="24"/>
            <w:szCs w:val="24"/>
            <w:lang w:val="en-US" w:eastAsia="zh-CN"/>
          </w:rPr>
          <w:t>“</w:t>
        </w:r>
      </w:ins>
      <w:ins w:id="301" w:author="Admin" w:date="2024-07-04T16:07:35Z">
        <w:r>
          <w:rPr>
            <w:rFonts w:hint="eastAsia" w:ascii="宋体" w:hAnsi="宋体" w:eastAsia="宋体" w:cs="宋体"/>
            <w:sz w:val="24"/>
            <w:szCs w:val="24"/>
            <w:lang w:val="en-US" w:eastAsia="zh-CN"/>
          </w:rPr>
          <w:t>AI</w:t>
        </w:r>
      </w:ins>
      <w:ins w:id="302" w:author="Admin" w:date="2024-07-04T16:08:31Z">
        <w:r>
          <w:rPr>
            <w:rFonts w:hint="eastAsia" w:ascii="宋体" w:hAnsi="宋体" w:eastAsia="宋体" w:cs="宋体"/>
            <w:sz w:val="24"/>
            <w:szCs w:val="24"/>
            <w:lang w:val="en-US" w:eastAsia="zh-CN"/>
          </w:rPr>
          <w:t>”</w:t>
        </w:r>
      </w:ins>
      <w:ins w:id="303" w:author="Admin" w:date="2024-07-04T16:07:39Z">
        <w:r>
          <w:rPr>
            <w:rFonts w:hint="eastAsia" w:ascii="宋体" w:hAnsi="宋体" w:eastAsia="宋体" w:cs="宋体"/>
            <w:sz w:val="24"/>
            <w:szCs w:val="24"/>
            <w:lang w:val="en-US" w:eastAsia="zh-CN"/>
          </w:rPr>
          <w:t>是一个</w:t>
        </w:r>
      </w:ins>
      <w:ins w:id="304" w:author="Admin" w:date="2024-07-04T16:07:51Z">
        <w:r>
          <w:rPr>
            <w:rFonts w:hint="eastAsia" w:ascii="宋体" w:hAnsi="宋体" w:eastAsia="宋体" w:cs="宋体"/>
            <w:sz w:val="24"/>
            <w:szCs w:val="24"/>
            <w:lang w:val="en-US" w:eastAsia="zh-CN"/>
          </w:rPr>
          <w:t>机遇和</w:t>
        </w:r>
      </w:ins>
      <w:ins w:id="305" w:author="Admin" w:date="2024-07-04T16:07:55Z">
        <w:r>
          <w:rPr>
            <w:rFonts w:hint="eastAsia" w:ascii="宋体" w:hAnsi="宋体" w:eastAsia="宋体" w:cs="宋体"/>
            <w:sz w:val="24"/>
            <w:szCs w:val="24"/>
            <w:lang w:val="en-US" w:eastAsia="zh-CN"/>
          </w:rPr>
          <w:t>风险</w:t>
        </w:r>
      </w:ins>
      <w:ins w:id="306" w:author="Admin" w:date="2024-07-04T16:07:56Z">
        <w:r>
          <w:rPr>
            <w:rFonts w:hint="eastAsia" w:ascii="宋体" w:hAnsi="宋体" w:eastAsia="宋体" w:cs="宋体"/>
            <w:sz w:val="24"/>
            <w:szCs w:val="24"/>
            <w:lang w:val="en-US" w:eastAsia="zh-CN"/>
          </w:rPr>
          <w:t>并存的</w:t>
        </w:r>
      </w:ins>
      <w:ins w:id="307" w:author="Admin" w:date="2024-07-04T16:08:04Z">
        <w:r>
          <w:rPr>
            <w:rFonts w:hint="eastAsia" w:ascii="宋体" w:hAnsi="宋体" w:eastAsia="宋体" w:cs="宋体"/>
            <w:sz w:val="24"/>
            <w:szCs w:val="24"/>
            <w:lang w:val="en-US" w:eastAsia="zh-CN"/>
          </w:rPr>
          <w:t>迸发</w:t>
        </w:r>
      </w:ins>
      <w:ins w:id="308" w:author="Admin" w:date="2024-07-04T16:08:07Z">
        <w:r>
          <w:rPr>
            <w:rFonts w:hint="eastAsia" w:ascii="宋体" w:hAnsi="宋体" w:eastAsia="宋体" w:cs="宋体"/>
            <w:sz w:val="24"/>
            <w:szCs w:val="24"/>
            <w:lang w:val="en-US" w:eastAsia="zh-CN"/>
          </w:rPr>
          <w:t>型</w:t>
        </w:r>
      </w:ins>
      <w:ins w:id="309" w:author="Admin" w:date="2024-07-04T16:08:09Z">
        <w:r>
          <w:rPr>
            <w:rFonts w:hint="eastAsia" w:ascii="宋体" w:hAnsi="宋体" w:eastAsia="宋体" w:cs="宋体"/>
            <w:sz w:val="24"/>
            <w:szCs w:val="24"/>
            <w:lang w:val="en-US" w:eastAsia="zh-CN"/>
          </w:rPr>
          <w:t>发展的</w:t>
        </w:r>
      </w:ins>
      <w:ins w:id="310" w:author="Admin" w:date="2024-07-04T16:08:45Z">
        <w:r>
          <w:rPr>
            <w:rFonts w:hint="eastAsia" w:ascii="宋体" w:hAnsi="宋体" w:eastAsia="宋体" w:cs="宋体"/>
            <w:sz w:val="24"/>
            <w:szCs w:val="24"/>
            <w:lang w:val="en-US" w:eastAsia="zh-CN"/>
          </w:rPr>
          <w:t>激进</w:t>
        </w:r>
      </w:ins>
      <w:ins w:id="311" w:author="Admin" w:date="2024-07-04T16:08:10Z">
        <w:r>
          <w:rPr>
            <w:rFonts w:hint="eastAsia" w:ascii="宋体" w:hAnsi="宋体" w:eastAsia="宋体" w:cs="宋体"/>
            <w:sz w:val="24"/>
            <w:szCs w:val="24"/>
            <w:lang w:val="en-US" w:eastAsia="zh-CN"/>
          </w:rPr>
          <w:t>领域，</w:t>
        </w:r>
      </w:ins>
      <w:ins w:id="312" w:author="Admin" w:date="2024-07-04T16:08:51Z">
        <w:r>
          <w:rPr>
            <w:rFonts w:hint="eastAsia" w:ascii="宋体" w:hAnsi="宋体" w:eastAsia="宋体" w:cs="宋体"/>
            <w:sz w:val="24"/>
            <w:szCs w:val="24"/>
            <w:lang w:val="en-US" w:eastAsia="zh-CN"/>
          </w:rPr>
          <w:t>“</w:t>
        </w:r>
      </w:ins>
      <w:ins w:id="313" w:author="Admin" w:date="2024-07-04T16:08:53Z">
        <w:r>
          <w:rPr>
            <w:rFonts w:hint="eastAsia" w:ascii="宋体" w:hAnsi="宋体" w:eastAsia="宋体" w:cs="宋体"/>
            <w:sz w:val="24"/>
            <w:szCs w:val="24"/>
            <w:lang w:val="en-US" w:eastAsia="zh-CN"/>
          </w:rPr>
          <w:t>安全</w:t>
        </w:r>
      </w:ins>
      <w:ins w:id="314" w:author="Admin" w:date="2024-07-04T16:08:51Z">
        <w:r>
          <w:rPr>
            <w:rFonts w:hint="eastAsia" w:ascii="宋体" w:hAnsi="宋体" w:eastAsia="宋体" w:cs="宋体"/>
            <w:sz w:val="24"/>
            <w:szCs w:val="24"/>
            <w:lang w:val="en-US" w:eastAsia="zh-CN"/>
          </w:rPr>
          <w:t>”</w:t>
        </w:r>
      </w:ins>
      <w:ins w:id="315" w:author="Admin" w:date="2024-07-04T16:08:18Z">
        <w:r>
          <w:rPr>
            <w:rFonts w:hint="eastAsia" w:ascii="宋体" w:hAnsi="宋体" w:eastAsia="宋体" w:cs="宋体"/>
            <w:sz w:val="24"/>
            <w:szCs w:val="24"/>
            <w:lang w:val="en-US" w:eastAsia="zh-CN"/>
          </w:rPr>
          <w:t>是</w:t>
        </w:r>
      </w:ins>
      <w:ins w:id="316" w:author="Admin" w:date="2024-07-04T16:08:19Z">
        <w:r>
          <w:rPr>
            <w:rFonts w:hint="eastAsia" w:ascii="宋体" w:hAnsi="宋体" w:eastAsia="宋体" w:cs="宋体"/>
            <w:sz w:val="24"/>
            <w:szCs w:val="24"/>
            <w:lang w:val="en-US" w:eastAsia="zh-CN"/>
          </w:rPr>
          <w:t>一</w:t>
        </w:r>
      </w:ins>
      <w:ins w:id="317" w:author="Admin" w:date="2024-07-04T16:09:08Z">
        <w:r>
          <w:rPr>
            <w:rFonts w:hint="eastAsia" w:ascii="宋体" w:hAnsi="宋体" w:eastAsia="宋体" w:cs="宋体"/>
            <w:sz w:val="24"/>
            <w:szCs w:val="24"/>
            <w:lang w:val="en-US" w:eastAsia="zh-CN"/>
          </w:rPr>
          <w:t>个</w:t>
        </w:r>
      </w:ins>
      <w:ins w:id="318" w:author="Admin" w:date="2024-07-04T16:09:10Z">
        <w:r>
          <w:rPr>
            <w:rFonts w:hint="eastAsia" w:ascii="宋体" w:hAnsi="宋体" w:eastAsia="宋体" w:cs="宋体"/>
            <w:sz w:val="24"/>
            <w:szCs w:val="24"/>
            <w:lang w:val="en-US" w:eastAsia="zh-CN"/>
          </w:rPr>
          <w:t>稳妥和</w:t>
        </w:r>
      </w:ins>
      <w:ins w:id="319" w:author="Admin" w:date="2024-07-04T16:09:12Z">
        <w:r>
          <w:rPr>
            <w:rFonts w:hint="eastAsia" w:ascii="宋体" w:hAnsi="宋体" w:eastAsia="宋体" w:cs="宋体"/>
            <w:sz w:val="24"/>
            <w:szCs w:val="24"/>
            <w:lang w:val="en-US" w:eastAsia="zh-CN"/>
          </w:rPr>
          <w:t>保障</w:t>
        </w:r>
      </w:ins>
      <w:ins w:id="320" w:author="Admin" w:date="2024-07-04T16:09:16Z">
        <w:r>
          <w:rPr>
            <w:rFonts w:hint="eastAsia" w:ascii="宋体" w:hAnsi="宋体" w:eastAsia="宋体" w:cs="宋体"/>
            <w:sz w:val="24"/>
            <w:szCs w:val="24"/>
            <w:lang w:val="en-US" w:eastAsia="zh-CN"/>
          </w:rPr>
          <w:t>并重的</w:t>
        </w:r>
      </w:ins>
      <w:ins w:id="321" w:author="Admin" w:date="2024-07-04T16:09:19Z">
        <w:r>
          <w:rPr>
            <w:rFonts w:hint="eastAsia" w:ascii="宋体" w:hAnsi="宋体" w:eastAsia="宋体" w:cs="宋体"/>
            <w:sz w:val="24"/>
            <w:szCs w:val="24"/>
            <w:lang w:val="en-US" w:eastAsia="zh-CN"/>
          </w:rPr>
          <w:t>保守型</w:t>
        </w:r>
      </w:ins>
      <w:ins w:id="322" w:author="Admin" w:date="2024-07-04T16:09:21Z">
        <w:r>
          <w:rPr>
            <w:rFonts w:hint="eastAsia" w:ascii="宋体" w:hAnsi="宋体" w:eastAsia="宋体" w:cs="宋体"/>
            <w:sz w:val="24"/>
            <w:szCs w:val="24"/>
            <w:lang w:val="en-US" w:eastAsia="zh-CN"/>
          </w:rPr>
          <w:t>领域</w:t>
        </w:r>
      </w:ins>
      <w:ins w:id="323" w:author="Admin" w:date="2024-07-04T16:09:23Z">
        <w:r>
          <w:rPr>
            <w:rFonts w:hint="eastAsia" w:ascii="宋体" w:hAnsi="宋体" w:eastAsia="宋体" w:cs="宋体"/>
            <w:sz w:val="24"/>
            <w:szCs w:val="24"/>
            <w:lang w:val="en-US" w:eastAsia="zh-CN"/>
          </w:rPr>
          <w:t>。</w:t>
        </w:r>
      </w:ins>
      <w:del w:id="324" w:author="Admin" w:date="2024-07-04T15:56:04Z">
        <w:r>
          <w:rPr>
            <w:rFonts w:hint="eastAsia" w:ascii="宋体" w:hAnsi="宋体" w:eastAsia="宋体" w:cs="宋体"/>
            <w:sz w:val="24"/>
            <w:szCs w:val="24"/>
          </w:rPr>
          <w:delText>AIGC技术在网络安全产业的应用已成为业界的广泛共识。国内安全厂商正积极探索大模型技术在安全领域的应用，并已取得初步成果。</w:delText>
        </w:r>
      </w:del>
      <w:del w:id="325" w:author="Admin" w:date="2024-07-04T15:56:06Z">
        <w:r>
          <w:rPr>
            <w:rFonts w:hint="eastAsia" w:ascii="宋体" w:hAnsi="宋体" w:eastAsia="宋体" w:cs="宋体"/>
            <w:sz w:val="24"/>
            <w:szCs w:val="24"/>
          </w:rPr>
          <w:delText>然而</w:delText>
        </w:r>
      </w:del>
      <w:del w:id="326" w:author="Admin" w:date="2024-07-04T15:56:07Z">
        <w:r>
          <w:rPr>
            <w:rFonts w:hint="eastAsia" w:ascii="宋体" w:hAnsi="宋体" w:eastAsia="宋体" w:cs="宋体"/>
            <w:sz w:val="24"/>
            <w:szCs w:val="24"/>
          </w:rPr>
          <w:delText>，</w:delText>
        </w:r>
      </w:del>
      <w:r>
        <w:rPr>
          <w:rFonts w:hint="eastAsia" w:ascii="宋体" w:hAnsi="宋体" w:eastAsia="宋体" w:cs="宋体"/>
          <w:sz w:val="24"/>
          <w:szCs w:val="24"/>
        </w:rPr>
        <w:t>要实现</w:t>
      </w:r>
      <w:ins w:id="327" w:author="郭小爷" w:date="2024-07-01T10:17:00Z">
        <w:r>
          <w:rPr>
            <w:rFonts w:hint="eastAsia" w:ascii="宋体" w:hAnsi="宋体" w:eastAsia="宋体" w:cs="宋体"/>
            <w:sz w:val="24"/>
            <w:szCs w:val="24"/>
          </w:rPr>
          <w:t>“</w:t>
        </w:r>
      </w:ins>
      <w:r>
        <w:rPr>
          <w:rFonts w:hint="eastAsia" w:ascii="宋体" w:hAnsi="宋体" w:eastAsia="宋体" w:cs="宋体"/>
          <w:sz w:val="24"/>
          <w:szCs w:val="24"/>
        </w:rPr>
        <w:t>AI+安全</w:t>
      </w:r>
      <w:ins w:id="328" w:author="郭小爷" w:date="2024-07-01T10:17:00Z">
        <w:r>
          <w:rPr>
            <w:rFonts w:hint="eastAsia" w:ascii="宋体" w:hAnsi="宋体" w:eastAsia="宋体" w:cs="宋体"/>
            <w:sz w:val="24"/>
            <w:szCs w:val="24"/>
          </w:rPr>
          <w:t>”</w:t>
        </w:r>
      </w:ins>
      <w:r>
        <w:rPr>
          <w:rFonts w:hint="eastAsia" w:ascii="宋体" w:hAnsi="宋体" w:eastAsia="宋体" w:cs="宋体"/>
          <w:sz w:val="24"/>
          <w:szCs w:val="24"/>
        </w:rPr>
        <w:t>范式的高质量发展，</w:t>
      </w:r>
      <w:ins w:id="329" w:author="Admin" w:date="2024-07-04T16:09:28Z">
        <w:r>
          <w:rPr>
            <w:rFonts w:hint="eastAsia" w:ascii="宋体" w:hAnsi="宋体" w:eastAsia="宋体" w:cs="宋体"/>
            <w:sz w:val="24"/>
            <w:szCs w:val="24"/>
            <w:lang w:val="en-US" w:eastAsia="zh-CN"/>
          </w:rPr>
          <w:t>是</w:t>
        </w:r>
      </w:ins>
      <w:ins w:id="330" w:author="Admin" w:date="2024-07-04T16:09:29Z">
        <w:r>
          <w:rPr>
            <w:rFonts w:hint="eastAsia" w:ascii="宋体" w:hAnsi="宋体" w:eastAsia="宋体" w:cs="宋体"/>
            <w:sz w:val="24"/>
            <w:szCs w:val="24"/>
            <w:lang w:val="en-US" w:eastAsia="zh-CN"/>
          </w:rPr>
          <w:t>一个</w:t>
        </w:r>
      </w:ins>
      <w:ins w:id="331" w:author="Admin" w:date="2024-07-04T16:09:30Z">
        <w:r>
          <w:rPr>
            <w:rFonts w:hint="eastAsia" w:ascii="宋体" w:hAnsi="宋体" w:eastAsia="宋体" w:cs="宋体"/>
            <w:sz w:val="24"/>
            <w:szCs w:val="24"/>
            <w:lang w:val="en-US" w:eastAsia="zh-CN"/>
          </w:rPr>
          <w:t>“</w:t>
        </w:r>
      </w:ins>
      <w:ins w:id="332" w:author="Admin" w:date="2024-07-04T16:09:32Z">
        <w:r>
          <w:rPr>
            <w:rFonts w:hint="eastAsia" w:ascii="宋体" w:hAnsi="宋体" w:eastAsia="宋体" w:cs="宋体"/>
            <w:sz w:val="24"/>
            <w:szCs w:val="24"/>
            <w:lang w:val="en-US" w:eastAsia="zh-CN"/>
          </w:rPr>
          <w:t>冰与火</w:t>
        </w:r>
      </w:ins>
      <w:ins w:id="333" w:author="Admin" w:date="2024-07-04T16:09:30Z">
        <w:r>
          <w:rPr>
            <w:rFonts w:hint="eastAsia" w:ascii="宋体" w:hAnsi="宋体" w:eastAsia="宋体" w:cs="宋体"/>
            <w:sz w:val="24"/>
            <w:szCs w:val="24"/>
            <w:lang w:val="en-US" w:eastAsia="zh-CN"/>
          </w:rPr>
          <w:t>”</w:t>
        </w:r>
      </w:ins>
      <w:ins w:id="334" w:author="Admin" w:date="2024-07-04T16:09:33Z">
        <w:r>
          <w:rPr>
            <w:rFonts w:hint="eastAsia" w:ascii="宋体" w:hAnsi="宋体" w:eastAsia="宋体" w:cs="宋体"/>
            <w:sz w:val="24"/>
            <w:szCs w:val="24"/>
            <w:lang w:val="en-US" w:eastAsia="zh-CN"/>
          </w:rPr>
          <w:t>的</w:t>
        </w:r>
      </w:ins>
      <w:ins w:id="335" w:author="Admin" w:date="2024-07-04T16:09:34Z">
        <w:r>
          <w:rPr>
            <w:rFonts w:hint="eastAsia" w:ascii="宋体" w:hAnsi="宋体" w:eastAsia="宋体" w:cs="宋体"/>
            <w:sz w:val="24"/>
            <w:szCs w:val="24"/>
            <w:lang w:val="en-US" w:eastAsia="zh-CN"/>
          </w:rPr>
          <w:t>融合</w:t>
        </w:r>
      </w:ins>
      <w:ins w:id="336" w:author="Admin" w:date="2024-07-04T16:09:35Z">
        <w:r>
          <w:rPr>
            <w:rFonts w:hint="eastAsia" w:ascii="宋体" w:hAnsi="宋体" w:eastAsia="宋体" w:cs="宋体"/>
            <w:sz w:val="24"/>
            <w:szCs w:val="24"/>
            <w:lang w:val="en-US" w:eastAsia="zh-CN"/>
          </w:rPr>
          <w:t>，</w:t>
        </w:r>
      </w:ins>
      <w:ins w:id="337" w:author="Admin" w:date="2024-07-04T16:09:45Z">
        <w:r>
          <w:rPr>
            <w:rFonts w:hint="eastAsia" w:ascii="宋体" w:hAnsi="宋体" w:eastAsia="宋体" w:cs="宋体"/>
            <w:sz w:val="24"/>
            <w:szCs w:val="24"/>
            <w:lang w:val="en-US" w:eastAsia="zh-CN"/>
          </w:rPr>
          <w:t>是</w:t>
        </w:r>
      </w:ins>
      <w:ins w:id="338" w:author="Admin" w:date="2024-07-04T16:09:46Z">
        <w:r>
          <w:rPr>
            <w:rFonts w:hint="eastAsia" w:ascii="宋体" w:hAnsi="宋体" w:eastAsia="宋体" w:cs="宋体"/>
            <w:sz w:val="24"/>
            <w:szCs w:val="24"/>
            <w:lang w:val="en-US" w:eastAsia="zh-CN"/>
          </w:rPr>
          <w:t>一个</w:t>
        </w:r>
      </w:ins>
      <w:ins w:id="339" w:author="Admin" w:date="2024-07-04T16:09:58Z">
        <w:r>
          <w:rPr>
            <w:rFonts w:hint="eastAsia" w:ascii="宋体" w:hAnsi="宋体" w:eastAsia="宋体" w:cs="宋体"/>
            <w:sz w:val="24"/>
            <w:szCs w:val="24"/>
            <w:lang w:val="en-US" w:eastAsia="zh-CN"/>
          </w:rPr>
          <w:t>牵一发而动全身的</w:t>
        </w:r>
      </w:ins>
      <w:ins w:id="340" w:author="Admin" w:date="2024-07-04T16:10:03Z">
        <w:r>
          <w:rPr>
            <w:rFonts w:hint="eastAsia" w:ascii="宋体" w:hAnsi="宋体" w:eastAsia="宋体" w:cs="宋体"/>
            <w:sz w:val="24"/>
            <w:szCs w:val="24"/>
            <w:lang w:val="en-US" w:eastAsia="zh-CN"/>
          </w:rPr>
          <w:t>复杂体系，</w:t>
        </w:r>
      </w:ins>
      <w:ins w:id="341" w:author="Admin" w:date="2024-07-04T16:10:12Z">
        <w:r>
          <w:rPr>
            <w:rFonts w:hint="eastAsia" w:ascii="宋体" w:hAnsi="宋体" w:eastAsia="宋体" w:cs="宋体"/>
            <w:sz w:val="24"/>
            <w:szCs w:val="24"/>
            <w:lang w:val="en-US" w:eastAsia="zh-CN"/>
          </w:rPr>
          <w:t>仍</w:t>
        </w:r>
      </w:ins>
      <w:r>
        <w:rPr>
          <w:rFonts w:hint="eastAsia" w:ascii="宋体" w:hAnsi="宋体" w:eastAsia="宋体" w:cs="宋体"/>
          <w:sz w:val="24"/>
          <w:szCs w:val="24"/>
        </w:rPr>
        <w:t>需克服多方面的挑战。</w:t>
      </w:r>
    </w:p>
    <w:p>
      <w:pPr>
        <w:spacing w:line="360" w:lineRule="auto"/>
        <w:ind w:firstLine="480" w:firstLineChars="200"/>
        <w:rPr>
          <w:del w:id="343" w:author="Admin" w:date="2024-07-04T16:26:54Z"/>
          <w:rFonts w:hint="eastAsia" w:ascii="宋体" w:hAnsi="宋体" w:eastAsia="宋体" w:cs="宋体"/>
          <w:b w:val="0"/>
          <w:bCs w:val="0"/>
          <w:sz w:val="24"/>
          <w:szCs w:val="24"/>
        </w:rPr>
        <w:pPrChange w:id="342" w:author="Admin" w:date="2024-07-04T15:56:09Z">
          <w:pPr/>
        </w:pPrChange>
      </w:pPr>
      <w:ins w:id="344" w:author="郭小爷" w:date="2024-07-01T10:19:00Z">
        <w:r>
          <w:rPr>
            <w:rFonts w:hint="eastAsia" w:ascii="宋体" w:hAnsi="宋体" w:eastAsia="宋体" w:cs="宋体"/>
            <w:b w:val="0"/>
            <w:bCs w:val="0"/>
            <w:sz w:val="24"/>
            <w:szCs w:val="24"/>
          </w:rPr>
          <w:t>从</w:t>
        </w:r>
      </w:ins>
      <w:ins w:id="345" w:author="Admin" w:date="2024-07-04T16:25:49Z">
        <w:r>
          <w:rPr>
            <w:rFonts w:hint="eastAsia" w:ascii="宋体" w:hAnsi="宋体" w:eastAsia="宋体" w:cs="宋体"/>
            <w:b w:val="0"/>
            <w:bCs w:val="0"/>
            <w:sz w:val="24"/>
            <w:szCs w:val="24"/>
            <w:lang w:val="en-US" w:eastAsia="zh-CN"/>
          </w:rPr>
          <w:t>技术</w:t>
        </w:r>
      </w:ins>
      <w:ins w:id="346" w:author="Admin" w:date="2024-07-04T16:25:50Z">
        <w:r>
          <w:rPr>
            <w:rFonts w:hint="eastAsia" w:ascii="宋体" w:hAnsi="宋体" w:eastAsia="宋体" w:cs="宋体"/>
            <w:b w:val="0"/>
            <w:bCs w:val="0"/>
            <w:sz w:val="24"/>
            <w:szCs w:val="24"/>
            <w:lang w:val="en-US" w:eastAsia="zh-CN"/>
          </w:rPr>
          <w:t>发展</w:t>
        </w:r>
      </w:ins>
      <w:ins w:id="347" w:author="Admin" w:date="2024-07-04T16:25:52Z">
        <w:r>
          <w:rPr>
            <w:rFonts w:hint="eastAsia" w:ascii="宋体" w:hAnsi="宋体" w:eastAsia="宋体" w:cs="宋体"/>
            <w:b w:val="0"/>
            <w:bCs w:val="0"/>
            <w:sz w:val="24"/>
            <w:szCs w:val="24"/>
            <w:lang w:val="en-US" w:eastAsia="zh-CN"/>
          </w:rPr>
          <w:t>来看，</w:t>
        </w:r>
      </w:ins>
      <w:del w:id="348" w:author="Admin" w:date="2024-07-04T16:26:54Z">
        <w:r>
          <w:rPr>
            <w:rFonts w:hint="eastAsia" w:ascii="宋体" w:hAnsi="宋体" w:eastAsia="宋体" w:cs="宋体"/>
            <w:b w:val="0"/>
            <w:bCs w:val="0"/>
            <w:sz w:val="24"/>
            <w:szCs w:val="24"/>
          </w:rPr>
          <w:delText>技术角度</w:delText>
        </w:r>
      </w:del>
      <w:ins w:id="349" w:author="郭小爷" w:date="2024-07-01T10:19:00Z">
        <w:del w:id="350" w:author="Admin" w:date="2024-07-04T16:26:54Z">
          <w:r>
            <w:rPr>
              <w:rFonts w:hint="eastAsia" w:ascii="宋体" w:hAnsi="宋体" w:eastAsia="宋体" w:cs="宋体"/>
              <w:b w:val="0"/>
              <w:bCs w:val="0"/>
              <w:sz w:val="24"/>
              <w:szCs w:val="24"/>
            </w:rPr>
            <w:delText>来看，主要是</w:delText>
          </w:r>
        </w:del>
      </w:ins>
      <w:ins w:id="351" w:author="郭小爷" w:date="2024-07-01T10:20:00Z">
        <w:del w:id="352" w:author="Admin" w:date="2024-07-04T16:26:54Z">
          <w:r>
            <w:rPr>
              <w:rFonts w:hint="eastAsia" w:ascii="宋体" w:hAnsi="宋体" w:eastAsia="宋体" w:cs="宋体"/>
              <w:b w:val="0"/>
              <w:bCs w:val="0"/>
              <w:sz w:val="24"/>
              <w:szCs w:val="24"/>
            </w:rPr>
            <w:delText>两方面：</w:delText>
          </w:r>
        </w:del>
      </w:ins>
    </w:p>
    <w:p>
      <w:pPr>
        <w:spacing w:line="360" w:lineRule="auto"/>
        <w:ind w:firstLine="480" w:firstLineChars="200"/>
        <w:rPr>
          <w:del w:id="353" w:author="Admin" w:date="2024-07-04T16:25:23Z"/>
          <w:rFonts w:hint="eastAsia" w:ascii="宋体" w:hAnsi="宋体" w:eastAsia="宋体" w:cs="宋体"/>
          <w:sz w:val="24"/>
          <w:szCs w:val="24"/>
        </w:rPr>
      </w:pPr>
      <w:del w:id="354" w:author="Admin" w:date="2024-07-04T16:26:54Z">
        <w:r>
          <w:rPr>
            <w:rFonts w:hint="eastAsia" w:ascii="宋体" w:hAnsi="宋体" w:eastAsia="宋体" w:cs="宋体"/>
            <w:b w:val="0"/>
            <w:sz w:val="24"/>
            <w:szCs w:val="24"/>
          </w:rPr>
          <w:delText>一是面向安全大模型的统一标准缺失。</w:delText>
        </w:r>
      </w:del>
      <w:ins w:id="355" w:author="Admin" w:date="2024-07-04T16:24:41Z">
        <w:r>
          <w:rPr>
            <w:rFonts w:hint="eastAsia" w:ascii="宋体" w:hAnsi="宋体" w:eastAsia="宋体" w:cs="宋体"/>
            <w:b w:val="0"/>
            <w:sz w:val="24"/>
            <w:szCs w:val="24"/>
            <w:lang w:val="en-US" w:eastAsia="zh-CN"/>
          </w:rPr>
          <w:t>目前</w:t>
        </w:r>
      </w:ins>
      <w:ins w:id="356" w:author="Admin" w:date="2024-07-04T16:24:38Z">
        <w:r>
          <w:rPr>
            <w:rFonts w:hint="eastAsia" w:ascii="宋体" w:hAnsi="宋体" w:eastAsia="宋体" w:cs="宋体"/>
            <w:sz w:val="24"/>
            <w:szCs w:val="24"/>
          </w:rPr>
          <w:t>国内外网络安全企业大多通过在通用大模型的基础上进行垂直训练，以开发出针对特定领域需求的安全大模型</w:t>
        </w:r>
      </w:ins>
      <w:ins w:id="357" w:author="Admin" w:date="2024-07-04T16:24:49Z">
        <w:r>
          <w:rPr>
            <w:rFonts w:hint="eastAsia" w:ascii="宋体" w:hAnsi="宋体" w:eastAsia="宋体" w:cs="宋体"/>
            <w:sz w:val="24"/>
            <w:szCs w:val="24"/>
            <w:lang w:eastAsia="zh-CN"/>
          </w:rPr>
          <w:t>，</w:t>
        </w:r>
      </w:ins>
      <w:ins w:id="358" w:author="Admin" w:date="2024-07-04T16:16:33Z">
        <w:r>
          <w:rPr>
            <w:rFonts w:hint="eastAsia" w:ascii="宋体" w:hAnsi="宋体" w:eastAsia="宋体" w:cs="宋体"/>
            <w:sz w:val="24"/>
            <w:szCs w:val="24"/>
          </w:rPr>
          <w:t>尽管我国的通用大模型技术发展迅速，但与OpenAI的GPT-4.0相比仍存在差距，将在一定程度上制约国产安全大模型的性能</w:t>
        </w:r>
      </w:ins>
      <w:ins w:id="359" w:author="Admin" w:date="2024-07-04T16:23:22Z">
        <w:r>
          <w:rPr>
            <w:rFonts w:hint="eastAsia" w:ascii="宋体" w:hAnsi="宋体" w:eastAsia="宋体" w:cs="宋体"/>
            <w:sz w:val="24"/>
            <w:szCs w:val="24"/>
            <w:lang w:eastAsia="zh-CN"/>
          </w:rPr>
          <w:t>，</w:t>
        </w:r>
      </w:ins>
      <w:ins w:id="360" w:author="Admin" w:date="2024-07-04T16:23:27Z">
        <w:r>
          <w:rPr>
            <w:rFonts w:hint="eastAsia" w:ascii="宋体" w:hAnsi="宋体" w:eastAsia="宋体" w:cs="宋体"/>
            <w:sz w:val="24"/>
            <w:szCs w:val="24"/>
            <w:lang w:val="en-US" w:eastAsia="zh-CN"/>
          </w:rPr>
          <w:t>底座能力</w:t>
        </w:r>
      </w:ins>
      <w:ins w:id="361" w:author="Admin" w:date="2024-07-04T16:23:33Z">
        <w:r>
          <w:rPr>
            <w:rFonts w:hint="eastAsia" w:ascii="宋体" w:hAnsi="宋体" w:eastAsia="宋体" w:cs="宋体"/>
            <w:sz w:val="24"/>
            <w:szCs w:val="24"/>
            <w:lang w:val="en-US" w:eastAsia="zh-CN"/>
          </w:rPr>
          <w:t>亟待</w:t>
        </w:r>
      </w:ins>
      <w:ins w:id="362" w:author="Admin" w:date="2024-07-04T16:23:34Z">
        <w:r>
          <w:rPr>
            <w:rFonts w:hint="eastAsia" w:ascii="宋体" w:hAnsi="宋体" w:eastAsia="宋体" w:cs="宋体"/>
            <w:sz w:val="24"/>
            <w:szCs w:val="24"/>
            <w:lang w:val="en-US" w:eastAsia="zh-CN"/>
          </w:rPr>
          <w:t>提升</w:t>
        </w:r>
      </w:ins>
      <w:ins w:id="363" w:author="Admin" w:date="2024-07-04T16:16:33Z">
        <w:r>
          <w:rPr>
            <w:rFonts w:hint="eastAsia" w:ascii="宋体" w:hAnsi="宋体" w:eastAsia="宋体" w:cs="宋体"/>
            <w:sz w:val="24"/>
            <w:szCs w:val="24"/>
          </w:rPr>
          <w:t>。</w:t>
        </w:r>
      </w:ins>
      <w:del w:id="364" w:author="Admin" w:date="2024-07-04T16:06:47Z">
        <w:r>
          <w:rPr>
            <w:rFonts w:hint="eastAsia" w:ascii="宋体" w:hAnsi="宋体" w:eastAsia="宋体" w:cs="宋体"/>
            <w:sz w:val="24"/>
            <w:szCs w:val="24"/>
          </w:rPr>
          <w:delText>在数据标注阶段，业界尚无数据格式、标签定义、注释方法等方面的统一指导标准，将造成无效返工与一致性问题，影响数据集质量；在成效评估阶段，业界尚无公认评价方式用以评估安全大模型的性能和可靠性，将导致模型在实际应用中产生误导性的结果，增加网络安全风险。</w:delText>
        </w:r>
      </w:del>
    </w:p>
    <w:p>
      <w:pPr>
        <w:spacing w:line="360" w:lineRule="auto"/>
        <w:ind w:firstLine="482" w:firstLineChars="200"/>
        <w:rPr>
          <w:rFonts w:hint="eastAsia" w:ascii="宋体" w:hAnsi="宋体" w:eastAsia="宋体" w:cs="宋体"/>
          <w:sz w:val="24"/>
          <w:szCs w:val="24"/>
        </w:rPr>
      </w:pPr>
      <w:del w:id="365" w:author="Admin" w:date="2024-07-04T16:25:22Z">
        <w:r>
          <w:rPr>
            <w:rFonts w:hint="eastAsia" w:ascii="宋体" w:hAnsi="宋体" w:eastAsia="宋体" w:cs="宋体"/>
            <w:b/>
            <w:sz w:val="24"/>
            <w:szCs w:val="24"/>
          </w:rPr>
          <w:delText>二是底座能力与美国</w:delText>
        </w:r>
      </w:del>
      <w:ins w:id="366" w:author="郭小爷" w:date="2024-07-01T10:21:00Z">
        <w:del w:id="367" w:author="Admin" w:date="2024-07-04T16:25:22Z">
          <w:r>
            <w:rPr>
              <w:rFonts w:hint="eastAsia" w:ascii="宋体" w:hAnsi="宋体" w:eastAsia="宋体" w:cs="宋体"/>
              <w:b/>
              <w:sz w:val="24"/>
              <w:szCs w:val="24"/>
            </w:rPr>
            <w:delText>国际</w:delText>
          </w:r>
        </w:del>
      </w:ins>
      <w:del w:id="368" w:author="Admin" w:date="2024-07-04T16:25:22Z">
        <w:r>
          <w:rPr>
            <w:rFonts w:hint="eastAsia" w:ascii="宋体" w:hAnsi="宋体" w:eastAsia="宋体" w:cs="宋体"/>
            <w:b/>
            <w:sz w:val="24"/>
            <w:szCs w:val="24"/>
          </w:rPr>
          <w:delText>存在差距。</w:delText>
        </w:r>
      </w:del>
      <w:del w:id="369" w:author="Admin" w:date="2024-07-04T16:25:22Z">
        <w:r>
          <w:rPr>
            <w:rFonts w:hint="eastAsia" w:ascii="宋体" w:hAnsi="宋体" w:eastAsia="宋体" w:cs="宋体"/>
            <w:sz w:val="24"/>
            <w:szCs w:val="24"/>
          </w:rPr>
          <w:delText>国内外网络安全企业大多通过在通用大模型的基础上进行垂直训练，以开发出针对特定领域需求的安全大模型。</w:delText>
        </w:r>
      </w:del>
      <w:del w:id="370" w:author="Admin" w:date="2024-07-04T16:16:32Z">
        <w:r>
          <w:rPr>
            <w:rFonts w:hint="eastAsia" w:ascii="宋体" w:hAnsi="宋体" w:eastAsia="宋体" w:cs="宋体"/>
            <w:sz w:val="24"/>
            <w:szCs w:val="24"/>
          </w:rPr>
          <w:delText>尽管我国的通用大模型技术发展迅速，但与OpenAI的GPT-4.0相比仍存在差距，将在一定程度上制约国产安全大模型的性能。</w:delText>
        </w:r>
      </w:del>
    </w:p>
    <w:p>
      <w:pPr>
        <w:spacing w:line="360" w:lineRule="auto"/>
        <w:ind w:firstLine="482" w:firstLineChars="200"/>
        <w:rPr>
          <w:del w:id="372" w:author="Admin" w:date="2024-07-04T16:27:34Z"/>
          <w:rFonts w:hint="eastAsia" w:ascii="宋体" w:hAnsi="宋体" w:eastAsia="宋体" w:cs="宋体"/>
          <w:b/>
          <w:bCs/>
          <w:sz w:val="24"/>
          <w:szCs w:val="24"/>
        </w:rPr>
        <w:pPrChange w:id="371" w:author="Admin" w:date="2024-07-04T16:28:44Z">
          <w:pPr>
            <w:spacing w:line="360" w:lineRule="auto"/>
            <w:ind w:firstLine="643" w:firstLineChars="200"/>
          </w:pPr>
        </w:pPrChange>
      </w:pPr>
      <w:ins w:id="373" w:author="郭小爷" w:date="2024-07-01T10:21:00Z">
        <w:r>
          <w:rPr>
            <w:rFonts w:hint="eastAsia" w:ascii="宋体" w:hAnsi="宋体" w:eastAsia="宋体" w:cs="宋体"/>
            <w:b/>
            <w:bCs/>
            <w:sz w:val="24"/>
            <w:szCs w:val="24"/>
          </w:rPr>
          <w:t>从</w:t>
        </w:r>
      </w:ins>
      <w:r>
        <w:rPr>
          <w:rFonts w:hint="eastAsia" w:ascii="宋体" w:hAnsi="宋体" w:eastAsia="宋体" w:cs="宋体"/>
          <w:b/>
          <w:bCs/>
          <w:sz w:val="24"/>
          <w:szCs w:val="24"/>
        </w:rPr>
        <w:t>市场角度</w:t>
      </w:r>
      <w:ins w:id="374" w:author="郭小爷" w:date="2024-07-01T10:21:00Z">
        <w:r>
          <w:rPr>
            <w:rFonts w:hint="eastAsia" w:ascii="宋体" w:hAnsi="宋体" w:eastAsia="宋体" w:cs="宋体"/>
            <w:b/>
            <w:bCs/>
            <w:sz w:val="24"/>
            <w:szCs w:val="24"/>
          </w:rPr>
          <w:t>来看，</w:t>
        </w:r>
      </w:ins>
      <w:ins w:id="375" w:author="郭小爷" w:date="2024-07-01T10:21:00Z">
        <w:del w:id="376" w:author="Admin" w:date="2024-07-04T16:27:31Z">
          <w:r>
            <w:rPr>
              <w:rFonts w:hint="eastAsia" w:ascii="宋体" w:hAnsi="宋体" w:eastAsia="宋体" w:cs="宋体"/>
              <w:b/>
              <w:bCs/>
              <w:sz w:val="24"/>
              <w:szCs w:val="24"/>
            </w:rPr>
            <w:delText>也存在两方面的挑战：</w:delText>
          </w:r>
        </w:del>
      </w:ins>
    </w:p>
    <w:p>
      <w:pPr>
        <w:spacing w:line="360" w:lineRule="auto"/>
        <w:ind w:firstLine="482" w:firstLineChars="200"/>
        <w:rPr>
          <w:ins w:id="377" w:author="c1882" w:date="2024-07-04T14:20:00Z"/>
          <w:rFonts w:hint="eastAsia" w:ascii="宋体" w:hAnsi="宋体" w:eastAsia="宋体" w:cs="宋体"/>
          <w:sz w:val="24"/>
          <w:szCs w:val="24"/>
          <w:shd w:val="clear" w:color="auto" w:fill="FFFFFF"/>
        </w:rPr>
      </w:pPr>
      <w:del w:id="378" w:author="Admin" w:date="2024-07-04T16:29:30Z">
        <w:r>
          <w:rPr>
            <w:rFonts w:hint="eastAsia" w:ascii="宋体" w:hAnsi="宋体" w:eastAsia="宋体" w:cs="宋体"/>
            <w:b/>
            <w:sz w:val="24"/>
            <w:szCs w:val="24"/>
          </w:rPr>
          <w:delText>一是</w:delText>
        </w:r>
      </w:del>
      <w:r>
        <w:rPr>
          <w:rFonts w:hint="eastAsia" w:ascii="宋体" w:hAnsi="宋体" w:eastAsia="宋体" w:cs="宋体"/>
          <w:b/>
          <w:sz w:val="24"/>
          <w:szCs w:val="24"/>
        </w:rPr>
        <w:t>安全产品接口标准化程度</w:t>
      </w:r>
      <w:ins w:id="379" w:author="Admin" w:date="2024-07-04T16:28:19Z">
        <w:r>
          <w:rPr>
            <w:rFonts w:hint="eastAsia" w:ascii="宋体" w:hAnsi="宋体" w:eastAsia="宋体" w:cs="宋体"/>
            <w:b/>
            <w:sz w:val="24"/>
            <w:szCs w:val="24"/>
            <w:lang w:val="en-US" w:eastAsia="zh-CN"/>
          </w:rPr>
          <w:t>有待提升</w:t>
        </w:r>
      </w:ins>
      <w:r>
        <w:rPr>
          <w:rFonts w:hint="eastAsia" w:ascii="宋体" w:hAnsi="宋体" w:eastAsia="宋体" w:cs="宋体"/>
          <w:b/>
          <w:sz w:val="24"/>
          <w:szCs w:val="24"/>
        </w:rPr>
        <w:t>。</w:t>
      </w:r>
      <w:r>
        <w:rPr>
          <w:rFonts w:hint="eastAsia" w:ascii="宋体" w:hAnsi="宋体" w:eastAsia="宋体" w:cs="宋体"/>
          <w:sz w:val="24"/>
          <w:szCs w:val="24"/>
        </w:rPr>
        <w:t>目前</w:t>
      </w:r>
      <w:r>
        <w:rPr>
          <w:rFonts w:hint="eastAsia" w:ascii="宋体" w:hAnsi="宋体" w:eastAsia="宋体" w:cs="宋体"/>
          <w:sz w:val="24"/>
          <w:szCs w:val="24"/>
          <w:shd w:val="clear" w:color="auto" w:fill="FFFFFF"/>
        </w:rPr>
        <w:t>，我国网络安全产品互联互通尚处于起步阶段。安全企业提供的产品类型繁多，不同产品之间的集成和交互存在困难，且实现方式各异。用户在推动网络安全产品互联互通改造过程中，需承担高昂的成本，且实际成效并不理想，这在一定程度上制约了我国网络安全产业向平台化转型的进程。</w:t>
      </w:r>
    </w:p>
    <w:p>
      <w:pPr>
        <w:spacing w:line="360" w:lineRule="auto"/>
        <w:ind w:firstLine="0" w:firstLineChars="0"/>
        <w:rPr>
          <w:ins w:id="380" w:author="郭小爷" w:date="2024-07-01T10:47:00Z"/>
          <w:rFonts w:hint="eastAsia" w:ascii="宋体" w:hAnsi="宋体" w:eastAsia="宋体" w:cs="宋体"/>
          <w:b/>
          <w:bCs/>
          <w:sz w:val="24"/>
          <w:szCs w:val="24"/>
          <w:shd w:val="clear" w:color="auto" w:fill="FFFFFF"/>
        </w:rPr>
      </w:pPr>
    </w:p>
    <w:p>
      <w:pPr>
        <w:spacing w:line="360" w:lineRule="auto"/>
        <w:ind w:firstLine="480" w:firstLineChars="200"/>
        <w:rPr>
          <w:ins w:id="381" w:author="郭小爷" w:date="2024-07-01T10:48:00Z"/>
          <w:rFonts w:hint="eastAsia" w:ascii="宋体" w:hAnsi="宋体" w:eastAsia="宋体" w:cs="宋体"/>
          <w:sz w:val="24"/>
          <w:szCs w:val="24"/>
          <w:shd w:val="clear" w:color="auto" w:fill="FFFFFF"/>
        </w:rPr>
      </w:pPr>
      <w:ins w:id="382" w:author="Admin" w:date="2024-07-04T16:51:52Z">
        <w:r>
          <w:rPr>
            <w:rFonts w:hint="eastAsia" w:ascii="宋体" w:hAnsi="宋体" w:eastAsia="宋体" w:cs="宋体"/>
            <w:sz w:val="24"/>
            <w:szCs w:val="24"/>
            <w:lang w:val="en-US" w:eastAsia="zh-CN"/>
          </w:rPr>
          <w:t>因此</w:t>
        </w:r>
      </w:ins>
      <w:ins w:id="383" w:author="Admin" w:date="2024-07-04T16:51:53Z">
        <w:r>
          <w:rPr>
            <w:rFonts w:hint="eastAsia" w:ascii="宋体" w:hAnsi="宋体" w:eastAsia="宋体" w:cs="宋体"/>
            <w:sz w:val="24"/>
            <w:szCs w:val="24"/>
            <w:lang w:val="en-US" w:eastAsia="zh-CN"/>
          </w:rPr>
          <w:t>，</w:t>
        </w:r>
      </w:ins>
      <w:ins w:id="384" w:author="Admin" w:date="2024-07-04T16:51:20Z">
        <w:r>
          <w:rPr>
            <w:rFonts w:hint="eastAsia" w:ascii="宋体" w:hAnsi="宋体" w:eastAsia="宋体" w:cs="宋体"/>
            <w:sz w:val="24"/>
            <w:szCs w:val="24"/>
            <w:lang w:val="en-US" w:eastAsia="zh-CN"/>
          </w:rPr>
          <w:t>为推动</w:t>
        </w:r>
      </w:ins>
      <w:ins w:id="385" w:author="Admin" w:date="2024-07-04T16:50:32Z">
        <w:r>
          <w:rPr>
            <w:rFonts w:hint="eastAsia" w:ascii="宋体" w:hAnsi="宋体" w:eastAsia="宋体" w:cs="宋体"/>
            <w:sz w:val="24"/>
            <w:szCs w:val="24"/>
            <w:lang w:val="en-US" w:eastAsia="zh-CN"/>
          </w:rPr>
          <w:t>“</w:t>
        </w:r>
      </w:ins>
      <w:ins w:id="386" w:author="Admin" w:date="2024-07-04T16:50:33Z">
        <w:r>
          <w:rPr>
            <w:rFonts w:hint="eastAsia" w:ascii="宋体" w:hAnsi="宋体" w:eastAsia="宋体" w:cs="宋体"/>
            <w:sz w:val="24"/>
            <w:szCs w:val="24"/>
            <w:lang w:val="en-US" w:eastAsia="zh-CN"/>
          </w:rPr>
          <w:t>A</w:t>
        </w:r>
      </w:ins>
      <w:ins w:id="387" w:author="Admin" w:date="2024-07-04T16:50:34Z">
        <w:r>
          <w:rPr>
            <w:rFonts w:hint="eastAsia" w:ascii="宋体" w:hAnsi="宋体" w:eastAsia="宋体" w:cs="宋体"/>
            <w:sz w:val="24"/>
            <w:szCs w:val="24"/>
            <w:lang w:val="en-US" w:eastAsia="zh-CN"/>
          </w:rPr>
          <w:t>I+</w:t>
        </w:r>
      </w:ins>
      <w:ins w:id="388" w:author="Admin" w:date="2024-07-04T16:50:39Z">
        <w:r>
          <w:rPr>
            <w:rFonts w:hint="eastAsia" w:ascii="宋体" w:hAnsi="宋体" w:eastAsia="宋体" w:cs="宋体"/>
            <w:sz w:val="24"/>
            <w:szCs w:val="24"/>
            <w:lang w:val="en-US" w:eastAsia="zh-CN"/>
          </w:rPr>
          <w:t>安全</w:t>
        </w:r>
      </w:ins>
      <w:ins w:id="389" w:author="Admin" w:date="2024-07-04T16:50:32Z">
        <w:r>
          <w:rPr>
            <w:rFonts w:hint="eastAsia" w:ascii="宋体" w:hAnsi="宋体" w:eastAsia="宋体" w:cs="宋体"/>
            <w:sz w:val="24"/>
            <w:szCs w:val="24"/>
            <w:lang w:val="en-US" w:eastAsia="zh-CN"/>
          </w:rPr>
          <w:t>”</w:t>
        </w:r>
      </w:ins>
      <w:ins w:id="390" w:author="Admin" w:date="2024-07-04T16:50:40Z">
        <w:r>
          <w:rPr>
            <w:rFonts w:hint="eastAsia" w:ascii="宋体" w:hAnsi="宋体" w:eastAsia="宋体" w:cs="宋体"/>
            <w:sz w:val="24"/>
            <w:szCs w:val="24"/>
            <w:lang w:val="en-US" w:eastAsia="zh-CN"/>
          </w:rPr>
          <w:t>的</w:t>
        </w:r>
      </w:ins>
      <w:ins w:id="391" w:author="Admin" w:date="2024-07-04T16:50:41Z">
        <w:r>
          <w:rPr>
            <w:rFonts w:hint="eastAsia" w:ascii="宋体" w:hAnsi="宋体" w:eastAsia="宋体" w:cs="宋体"/>
            <w:sz w:val="24"/>
            <w:szCs w:val="24"/>
            <w:lang w:val="en-US" w:eastAsia="zh-CN"/>
          </w:rPr>
          <w:t>高质量</w:t>
        </w:r>
      </w:ins>
      <w:ins w:id="392" w:author="Admin" w:date="2024-07-04T16:50:42Z">
        <w:r>
          <w:rPr>
            <w:rFonts w:hint="eastAsia" w:ascii="宋体" w:hAnsi="宋体" w:eastAsia="宋体" w:cs="宋体"/>
            <w:sz w:val="24"/>
            <w:szCs w:val="24"/>
            <w:lang w:val="en-US" w:eastAsia="zh-CN"/>
          </w:rPr>
          <w:t>发展</w:t>
        </w:r>
      </w:ins>
      <w:ins w:id="393" w:author="Admin" w:date="2024-07-04T16:50:43Z">
        <w:r>
          <w:rPr>
            <w:rFonts w:hint="eastAsia" w:ascii="宋体" w:hAnsi="宋体" w:eastAsia="宋体" w:cs="宋体"/>
            <w:sz w:val="24"/>
            <w:szCs w:val="24"/>
            <w:lang w:val="en-US" w:eastAsia="zh-CN"/>
          </w:rPr>
          <w:t>，</w:t>
        </w:r>
      </w:ins>
      <w:ins w:id="394" w:author="郭小爷" w:date="2024-07-01T10:48:00Z">
        <w:del w:id="395" w:author="Admin" w:date="2024-07-04T16:51:23Z">
          <w:r>
            <w:rPr>
              <w:rFonts w:hint="eastAsia" w:ascii="宋体" w:hAnsi="宋体" w:eastAsia="宋体" w:cs="宋体"/>
              <w:sz w:val="24"/>
              <w:szCs w:val="24"/>
              <w:shd w:val="clear" w:color="auto" w:fill="FFFFFF"/>
            </w:rPr>
            <w:delText>围绕上述现实问题，</w:delText>
          </w:r>
        </w:del>
      </w:ins>
      <w:ins w:id="396" w:author="郭小爷" w:date="2024-07-01T10:48:00Z">
        <w:del w:id="397" w:author="Admin" w:date="2024-07-04T16:51:46Z">
          <w:r>
            <w:rPr>
              <w:rFonts w:hint="eastAsia" w:ascii="宋体" w:hAnsi="宋体" w:eastAsia="宋体" w:cs="宋体"/>
              <w:sz w:val="24"/>
              <w:szCs w:val="24"/>
              <w:shd w:val="clear" w:color="auto" w:fill="FFFFFF"/>
            </w:rPr>
            <w:delText>笔</w:delText>
          </w:r>
        </w:del>
      </w:ins>
      <w:ins w:id="398" w:author="郭小爷" w:date="2024-07-01T10:48:00Z">
        <w:del w:id="399" w:author="Admin" w:date="2024-07-04T16:51:47Z">
          <w:r>
            <w:rPr>
              <w:rFonts w:hint="eastAsia" w:ascii="宋体" w:hAnsi="宋体" w:eastAsia="宋体" w:cs="宋体"/>
              <w:sz w:val="24"/>
              <w:szCs w:val="24"/>
              <w:shd w:val="clear" w:color="auto" w:fill="FFFFFF"/>
            </w:rPr>
            <w:delText>者</w:delText>
          </w:r>
        </w:del>
      </w:ins>
      <w:ins w:id="400" w:author="郭小爷" w:date="2024-07-01T10:48:00Z">
        <w:r>
          <w:rPr>
            <w:rFonts w:hint="eastAsia" w:ascii="宋体" w:hAnsi="宋体" w:eastAsia="宋体" w:cs="宋体"/>
            <w:sz w:val="24"/>
            <w:szCs w:val="24"/>
            <w:shd w:val="clear" w:color="auto" w:fill="FFFFFF"/>
          </w:rPr>
          <w:t>提出以下建议：</w:t>
        </w:r>
      </w:ins>
    </w:p>
    <w:p>
      <w:pPr>
        <w:spacing w:line="360" w:lineRule="auto"/>
        <w:ind w:firstLine="480" w:firstLineChars="200"/>
        <w:rPr>
          <w:del w:id="401" w:author="郭小爷" w:date="2024-07-01T10:48:00Z"/>
          <w:rFonts w:hint="eastAsia" w:ascii="宋体" w:hAnsi="宋体" w:eastAsia="宋体" w:cs="宋体"/>
          <w:sz w:val="24"/>
          <w:szCs w:val="24"/>
          <w:shd w:val="clear" w:color="auto" w:fill="FFFFFF"/>
        </w:rPr>
      </w:pPr>
      <w:del w:id="402" w:author="郭小爷" w:date="2024-07-01T10:48:00Z">
        <w:r>
          <w:rPr>
            <w:rFonts w:hint="eastAsia" w:ascii="宋体" w:hAnsi="宋体" w:eastAsia="宋体" w:cs="宋体"/>
            <w:sz w:val="24"/>
            <w:szCs w:val="24"/>
            <w:shd w:val="clear" w:color="auto" w:fill="FFFFFF"/>
          </w:rPr>
          <w:delText>高水平的网络安全是实现新质生产力和数字化转型不可或缺的一部分，建议加快构建政府、企业、科研机构之间的高效协同机制，集中力量解决产业发展中遇到的现实问题，共同开创“AI+安全”范式的新篇章。</w:delText>
        </w:r>
      </w:del>
    </w:p>
    <w:p>
      <w:pPr>
        <w:spacing w:line="360" w:lineRule="auto"/>
        <w:ind w:firstLine="482" w:firstLineChars="200"/>
        <w:rPr>
          <w:rFonts w:hint="eastAsia" w:ascii="宋体" w:hAnsi="宋体" w:eastAsia="宋体" w:cs="宋体"/>
          <w:sz w:val="24"/>
          <w:szCs w:val="24"/>
          <w:shd w:val="clear" w:color="auto" w:fill="FFFFFF"/>
          <w:lang w:val="en-US" w:eastAsia="zh-CN"/>
        </w:rPr>
      </w:pPr>
      <w:r>
        <w:rPr>
          <w:rFonts w:hint="eastAsia" w:ascii="宋体" w:hAnsi="宋体" w:eastAsia="宋体" w:cs="宋体"/>
          <w:b/>
          <w:sz w:val="24"/>
          <w:szCs w:val="24"/>
          <w:shd w:val="clear" w:color="auto" w:fill="FFFFFF"/>
        </w:rPr>
        <w:t>一是完善安全大模型</w:t>
      </w:r>
      <w:ins w:id="403" w:author="Admin" w:date="2024-07-04T16:17:59Z">
        <w:r>
          <w:rPr>
            <w:rFonts w:hint="eastAsia" w:ascii="宋体" w:hAnsi="宋体" w:eastAsia="宋体" w:cs="宋体"/>
            <w:b/>
            <w:sz w:val="24"/>
            <w:szCs w:val="24"/>
            <w:shd w:val="clear" w:color="auto" w:fill="FFFFFF"/>
            <w:lang w:val="en-US" w:eastAsia="zh-CN"/>
          </w:rPr>
          <w:t>顶层设计</w:t>
        </w:r>
      </w:ins>
      <w:r>
        <w:rPr>
          <w:rFonts w:hint="eastAsia" w:ascii="宋体" w:hAnsi="宋体" w:eastAsia="宋体" w:cs="宋体"/>
          <w:b/>
          <w:sz w:val="24"/>
          <w:szCs w:val="24"/>
          <w:shd w:val="clear" w:color="auto" w:fill="FFFFFF"/>
        </w:rPr>
        <w:t>。</w:t>
      </w:r>
      <w:ins w:id="404" w:author="Admin" w:date="2024-07-04T16:18:06Z">
        <w:r>
          <w:rPr>
            <w:rFonts w:hint="eastAsia" w:ascii="宋体" w:hAnsi="宋体" w:eastAsia="宋体" w:cs="宋体"/>
            <w:b w:val="0"/>
            <w:bCs/>
            <w:sz w:val="24"/>
            <w:szCs w:val="24"/>
            <w:shd w:val="clear" w:color="auto" w:fill="FFFFFF"/>
            <w:lang w:val="en-US" w:eastAsia="zh-CN"/>
          </w:rPr>
          <w:t>针对</w:t>
        </w:r>
      </w:ins>
      <w:ins w:id="405" w:author="Admin" w:date="2024-07-04T16:18:09Z">
        <w:r>
          <w:rPr>
            <w:rFonts w:hint="eastAsia" w:ascii="宋体" w:hAnsi="宋体" w:eastAsia="宋体" w:cs="宋体"/>
            <w:b w:val="0"/>
            <w:bCs/>
            <w:sz w:val="24"/>
            <w:szCs w:val="24"/>
            <w:shd w:val="clear" w:color="auto" w:fill="FFFFFF"/>
            <w:lang w:val="en-US" w:eastAsia="zh-CN"/>
          </w:rPr>
          <w:t>安全</w:t>
        </w:r>
      </w:ins>
      <w:ins w:id="406" w:author="Admin" w:date="2024-07-04T16:18:10Z">
        <w:r>
          <w:rPr>
            <w:rFonts w:hint="eastAsia" w:ascii="宋体" w:hAnsi="宋体" w:eastAsia="宋体" w:cs="宋体"/>
            <w:b w:val="0"/>
            <w:bCs/>
            <w:sz w:val="24"/>
            <w:szCs w:val="24"/>
            <w:shd w:val="clear" w:color="auto" w:fill="FFFFFF"/>
            <w:lang w:val="en-US" w:eastAsia="zh-CN"/>
          </w:rPr>
          <w:t>大模型的</w:t>
        </w:r>
      </w:ins>
      <w:ins w:id="407" w:author="Admin" w:date="2024-07-04T16:18:14Z">
        <w:r>
          <w:rPr>
            <w:rFonts w:hint="eastAsia" w:ascii="宋体" w:hAnsi="宋体" w:eastAsia="宋体" w:cs="宋体"/>
            <w:b w:val="0"/>
            <w:bCs/>
            <w:sz w:val="24"/>
            <w:szCs w:val="24"/>
            <w:shd w:val="clear" w:color="auto" w:fill="FFFFFF"/>
            <w:lang w:val="en-US" w:eastAsia="zh-CN"/>
          </w:rPr>
          <w:t>相关政策</w:t>
        </w:r>
      </w:ins>
      <w:ins w:id="408" w:author="Admin" w:date="2024-07-04T16:18:22Z">
        <w:r>
          <w:rPr>
            <w:rFonts w:hint="eastAsia" w:ascii="宋体" w:hAnsi="宋体" w:eastAsia="宋体" w:cs="宋体"/>
            <w:b w:val="0"/>
            <w:bCs/>
            <w:sz w:val="24"/>
            <w:szCs w:val="24"/>
            <w:shd w:val="clear" w:color="auto" w:fill="FFFFFF"/>
            <w:lang w:val="en-US" w:eastAsia="zh-CN"/>
          </w:rPr>
          <w:t>、</w:t>
        </w:r>
      </w:ins>
      <w:ins w:id="409" w:author="Admin" w:date="2024-07-04T16:18:24Z">
        <w:r>
          <w:rPr>
            <w:rFonts w:hint="eastAsia" w:ascii="宋体" w:hAnsi="宋体" w:eastAsia="宋体" w:cs="宋体"/>
            <w:b w:val="0"/>
            <w:bCs/>
            <w:sz w:val="24"/>
            <w:szCs w:val="24"/>
            <w:shd w:val="clear" w:color="auto" w:fill="FFFFFF"/>
            <w:lang w:val="en-US" w:eastAsia="zh-CN"/>
          </w:rPr>
          <w:t>法规、</w:t>
        </w:r>
      </w:ins>
      <w:ins w:id="410" w:author="Admin" w:date="2024-07-04T16:18:26Z">
        <w:r>
          <w:rPr>
            <w:rFonts w:hint="eastAsia" w:ascii="宋体" w:hAnsi="宋体" w:eastAsia="宋体" w:cs="宋体"/>
            <w:b w:val="0"/>
            <w:bCs/>
            <w:sz w:val="24"/>
            <w:szCs w:val="24"/>
            <w:shd w:val="clear" w:color="auto" w:fill="FFFFFF"/>
            <w:lang w:val="en-US" w:eastAsia="zh-CN"/>
          </w:rPr>
          <w:t>监管体系</w:t>
        </w:r>
      </w:ins>
      <w:ins w:id="411" w:author="Admin" w:date="2024-07-04T16:18:34Z">
        <w:r>
          <w:rPr>
            <w:rFonts w:hint="eastAsia" w:ascii="宋体" w:hAnsi="宋体" w:eastAsia="宋体" w:cs="宋体"/>
            <w:b w:val="0"/>
            <w:bCs/>
            <w:sz w:val="24"/>
            <w:szCs w:val="24"/>
            <w:shd w:val="clear" w:color="auto" w:fill="FFFFFF"/>
            <w:lang w:val="en-US" w:eastAsia="zh-CN"/>
          </w:rPr>
          <w:t>、</w:t>
        </w:r>
      </w:ins>
      <w:ins w:id="412" w:author="Admin" w:date="2024-07-04T16:18:48Z">
        <w:r>
          <w:rPr>
            <w:rFonts w:hint="eastAsia" w:ascii="宋体" w:hAnsi="宋体" w:eastAsia="宋体" w:cs="宋体"/>
            <w:b w:val="0"/>
            <w:bCs/>
            <w:sz w:val="24"/>
            <w:szCs w:val="24"/>
            <w:shd w:val="clear" w:color="auto" w:fill="FFFFFF"/>
            <w:lang w:val="en-US" w:eastAsia="zh-CN"/>
          </w:rPr>
          <w:t>行业</w:t>
        </w:r>
      </w:ins>
      <w:ins w:id="413" w:author="Admin" w:date="2024-07-04T16:18:37Z">
        <w:r>
          <w:rPr>
            <w:rFonts w:hint="eastAsia" w:ascii="宋体" w:hAnsi="宋体" w:eastAsia="宋体" w:cs="宋体"/>
            <w:b w:val="0"/>
            <w:bCs/>
            <w:sz w:val="24"/>
            <w:szCs w:val="24"/>
            <w:shd w:val="clear" w:color="auto" w:fill="FFFFFF"/>
            <w:lang w:val="en-US" w:eastAsia="zh-CN"/>
          </w:rPr>
          <w:t>标准</w:t>
        </w:r>
      </w:ins>
      <w:ins w:id="414" w:author="Admin" w:date="2024-07-04T16:18:56Z">
        <w:r>
          <w:rPr>
            <w:rFonts w:hint="eastAsia" w:ascii="宋体" w:hAnsi="宋体" w:eastAsia="宋体" w:cs="宋体"/>
            <w:b w:val="0"/>
            <w:bCs/>
            <w:sz w:val="24"/>
            <w:szCs w:val="24"/>
            <w:shd w:val="clear" w:color="auto" w:fill="FFFFFF"/>
            <w:lang w:val="en-US" w:eastAsia="zh-CN"/>
          </w:rPr>
          <w:t>应</w:t>
        </w:r>
      </w:ins>
      <w:ins w:id="415" w:author="Admin" w:date="2024-07-04T16:18:58Z">
        <w:r>
          <w:rPr>
            <w:rFonts w:hint="eastAsia" w:ascii="宋体" w:hAnsi="宋体" w:eastAsia="宋体" w:cs="宋体"/>
            <w:b w:val="0"/>
            <w:bCs/>
            <w:sz w:val="24"/>
            <w:szCs w:val="24"/>
            <w:shd w:val="clear" w:color="auto" w:fill="FFFFFF"/>
            <w:lang w:val="en-US" w:eastAsia="zh-CN"/>
          </w:rPr>
          <w:t>统筹</w:t>
        </w:r>
      </w:ins>
      <w:ins w:id="416" w:author="Admin" w:date="2024-07-04T16:18:59Z">
        <w:r>
          <w:rPr>
            <w:rFonts w:hint="eastAsia" w:ascii="宋体" w:hAnsi="宋体" w:eastAsia="宋体" w:cs="宋体"/>
            <w:b w:val="0"/>
            <w:bCs/>
            <w:sz w:val="24"/>
            <w:szCs w:val="24"/>
            <w:shd w:val="clear" w:color="auto" w:fill="FFFFFF"/>
            <w:lang w:val="en-US" w:eastAsia="zh-CN"/>
          </w:rPr>
          <w:t>完善。</w:t>
        </w:r>
      </w:ins>
      <w:ins w:id="417" w:author="Admin" w:date="2024-07-04T16:19:41Z">
        <w:r>
          <w:rPr>
            <w:rFonts w:hint="eastAsia" w:ascii="宋体" w:hAnsi="宋体" w:eastAsia="宋体" w:cs="宋体"/>
            <w:b w:val="0"/>
            <w:bCs/>
            <w:sz w:val="24"/>
            <w:szCs w:val="24"/>
            <w:shd w:val="clear" w:color="auto" w:fill="FFFFFF"/>
            <w:lang w:val="en-US" w:eastAsia="zh-CN"/>
          </w:rPr>
          <w:t>人才资源</w:t>
        </w:r>
      </w:ins>
      <w:ins w:id="418" w:author="Admin" w:date="2024-07-04T16:19:42Z">
        <w:r>
          <w:rPr>
            <w:rFonts w:hint="eastAsia" w:ascii="宋体" w:hAnsi="宋体" w:eastAsia="宋体" w:cs="宋体"/>
            <w:b w:val="0"/>
            <w:bCs/>
            <w:sz w:val="24"/>
            <w:szCs w:val="24"/>
            <w:shd w:val="clear" w:color="auto" w:fill="FFFFFF"/>
            <w:lang w:val="en-US" w:eastAsia="zh-CN"/>
          </w:rPr>
          <w:t>方面，</w:t>
        </w:r>
      </w:ins>
      <w:r>
        <w:rPr>
          <w:rFonts w:hint="eastAsia" w:ascii="宋体" w:hAnsi="宋体" w:eastAsia="宋体" w:cs="宋体"/>
          <w:bCs/>
          <w:sz w:val="24"/>
          <w:szCs w:val="24"/>
          <w:shd w:val="clear" w:color="auto" w:fill="FFFFFF"/>
        </w:rPr>
        <w:t>整合产、学、研领域专家资源，组建“AI+安全”复合型专家团队</w:t>
      </w:r>
      <w:ins w:id="419" w:author="Admin" w:date="2024-07-04T16:19:47Z">
        <w:r>
          <w:rPr>
            <w:rFonts w:hint="eastAsia" w:ascii="宋体" w:hAnsi="宋体" w:eastAsia="宋体" w:cs="宋体"/>
            <w:bCs/>
            <w:sz w:val="24"/>
            <w:szCs w:val="24"/>
            <w:shd w:val="clear" w:color="auto" w:fill="FFFFFF"/>
            <w:lang w:eastAsia="zh-CN"/>
          </w:rPr>
          <w:t>；</w:t>
        </w:r>
      </w:ins>
      <w:ins w:id="420" w:author="Admin" w:date="2024-07-04T16:19:56Z">
        <w:r>
          <w:rPr>
            <w:rFonts w:hint="eastAsia" w:ascii="宋体" w:hAnsi="宋体" w:eastAsia="宋体" w:cs="宋体"/>
            <w:bCs/>
            <w:sz w:val="24"/>
            <w:szCs w:val="24"/>
            <w:shd w:val="clear" w:color="auto" w:fill="FFFFFF"/>
            <w:lang w:val="en-US" w:eastAsia="zh-CN"/>
          </w:rPr>
          <w:t>行业</w:t>
        </w:r>
      </w:ins>
      <w:ins w:id="421" w:author="Admin" w:date="2024-07-04T16:19:57Z">
        <w:r>
          <w:rPr>
            <w:rFonts w:hint="eastAsia" w:ascii="宋体" w:hAnsi="宋体" w:eastAsia="宋体" w:cs="宋体"/>
            <w:bCs/>
            <w:sz w:val="24"/>
            <w:szCs w:val="24"/>
            <w:shd w:val="clear" w:color="auto" w:fill="FFFFFF"/>
            <w:lang w:val="en-US" w:eastAsia="zh-CN"/>
          </w:rPr>
          <w:t>标准</w:t>
        </w:r>
      </w:ins>
      <w:ins w:id="422" w:author="Admin" w:date="2024-07-04T16:19:58Z">
        <w:r>
          <w:rPr>
            <w:rFonts w:hint="eastAsia" w:ascii="宋体" w:hAnsi="宋体" w:eastAsia="宋体" w:cs="宋体"/>
            <w:bCs/>
            <w:sz w:val="24"/>
            <w:szCs w:val="24"/>
            <w:shd w:val="clear" w:color="auto" w:fill="FFFFFF"/>
            <w:lang w:val="en-US" w:eastAsia="zh-CN"/>
          </w:rPr>
          <w:t>方面，</w:t>
        </w:r>
      </w:ins>
      <w:r>
        <w:rPr>
          <w:rFonts w:hint="eastAsia" w:ascii="宋体" w:hAnsi="宋体" w:eastAsia="宋体" w:cs="宋体"/>
          <w:sz w:val="24"/>
          <w:szCs w:val="24"/>
          <w:shd w:val="clear" w:color="auto" w:fill="FFFFFF"/>
        </w:rPr>
        <w:t>针对安全大模型的数据集标注、系统安全测评、伦理和法律合规性等方面，制定一系列行业标准，指导并规范我国企业的安全大模型建设。</w:t>
      </w:r>
      <w:ins w:id="423" w:author="Admin" w:date="2024-07-04T16:04:29Z">
        <w:r>
          <w:rPr>
            <w:rFonts w:hint="eastAsia" w:ascii="宋体" w:hAnsi="宋体" w:eastAsia="宋体" w:cs="宋体"/>
            <w:sz w:val="24"/>
            <w:szCs w:val="24"/>
            <w:shd w:val="clear" w:color="auto" w:fill="FFFFFF"/>
            <w:lang w:val="en-US" w:eastAsia="zh-CN"/>
          </w:rPr>
          <w:t>具体</w:t>
        </w:r>
      </w:ins>
      <w:ins w:id="424" w:author="Admin" w:date="2024-07-04T16:04:31Z">
        <w:r>
          <w:rPr>
            <w:rFonts w:hint="eastAsia" w:ascii="宋体" w:hAnsi="宋体" w:eastAsia="宋体" w:cs="宋体"/>
            <w:sz w:val="24"/>
            <w:szCs w:val="24"/>
            <w:shd w:val="clear" w:color="auto" w:fill="FFFFFF"/>
            <w:lang w:val="en-US" w:eastAsia="zh-CN"/>
          </w:rPr>
          <w:t>到</w:t>
        </w:r>
      </w:ins>
      <w:ins w:id="425" w:author="Admin" w:date="2024-07-04T16:04:17Z">
        <w:r>
          <w:rPr>
            <w:rFonts w:hint="eastAsia" w:ascii="宋体" w:hAnsi="宋体" w:eastAsia="宋体" w:cs="宋体"/>
            <w:sz w:val="24"/>
            <w:szCs w:val="24"/>
            <w:shd w:val="clear" w:color="auto" w:fill="FFFFFF"/>
            <w:lang w:val="en-US" w:eastAsia="zh-CN"/>
          </w:rPr>
          <w:t>实践层面</w:t>
        </w:r>
      </w:ins>
      <w:ins w:id="426" w:author="Admin" w:date="2024-07-04T16:52:28Z">
        <w:r>
          <w:rPr>
            <w:rFonts w:hint="eastAsia" w:ascii="宋体" w:hAnsi="宋体" w:eastAsia="宋体" w:cs="宋体"/>
            <w:sz w:val="24"/>
            <w:szCs w:val="24"/>
            <w:shd w:val="clear" w:color="auto" w:fill="FFFFFF"/>
            <w:lang w:val="en-US" w:eastAsia="zh-CN"/>
          </w:rPr>
          <w:t>：</w:t>
        </w:r>
      </w:ins>
      <w:ins w:id="427" w:author="Admin" w:date="2024-07-04T16:03:02Z">
        <w:r>
          <w:rPr>
            <w:rFonts w:hint="eastAsia" w:ascii="宋体" w:hAnsi="宋体" w:eastAsia="宋体" w:cs="宋体"/>
            <w:sz w:val="24"/>
            <w:szCs w:val="24"/>
          </w:rPr>
          <w:t>在数据标注阶段，</w:t>
        </w:r>
      </w:ins>
      <w:ins w:id="428" w:author="Admin" w:date="2024-07-04T16:03:23Z">
        <w:r>
          <w:rPr>
            <w:rFonts w:hint="eastAsia" w:ascii="宋体" w:hAnsi="宋体" w:eastAsia="宋体" w:cs="宋体"/>
            <w:sz w:val="24"/>
            <w:szCs w:val="24"/>
            <w:lang w:val="en-US" w:eastAsia="zh-CN"/>
          </w:rPr>
          <w:t>针对</w:t>
        </w:r>
      </w:ins>
      <w:ins w:id="429" w:author="Admin" w:date="2024-07-04T16:03:02Z">
        <w:r>
          <w:rPr>
            <w:rFonts w:hint="eastAsia" w:ascii="宋体" w:hAnsi="宋体" w:eastAsia="宋体" w:cs="宋体"/>
            <w:sz w:val="24"/>
            <w:szCs w:val="24"/>
          </w:rPr>
          <w:t>数据格式、标签定义、注释方法等方面</w:t>
        </w:r>
      </w:ins>
      <w:ins w:id="430" w:author="Admin" w:date="2024-07-04T16:03:31Z">
        <w:r>
          <w:rPr>
            <w:rFonts w:hint="eastAsia" w:ascii="宋体" w:hAnsi="宋体" w:eastAsia="宋体" w:cs="宋体"/>
            <w:sz w:val="24"/>
            <w:szCs w:val="24"/>
            <w:lang w:val="en-US" w:eastAsia="zh-CN"/>
          </w:rPr>
          <w:t>形成</w:t>
        </w:r>
      </w:ins>
      <w:ins w:id="431" w:author="Admin" w:date="2024-07-04T16:03:02Z">
        <w:r>
          <w:rPr>
            <w:rFonts w:hint="eastAsia" w:ascii="宋体" w:hAnsi="宋体" w:eastAsia="宋体" w:cs="宋体"/>
            <w:sz w:val="24"/>
            <w:szCs w:val="24"/>
          </w:rPr>
          <w:t>统一指导标准，</w:t>
        </w:r>
      </w:ins>
      <w:ins w:id="432" w:author="Admin" w:date="2024-07-04T16:03:42Z">
        <w:r>
          <w:rPr>
            <w:rFonts w:hint="eastAsia" w:ascii="宋体" w:hAnsi="宋体" w:eastAsia="宋体" w:cs="宋体"/>
            <w:sz w:val="24"/>
            <w:szCs w:val="24"/>
            <w:lang w:val="en-US" w:eastAsia="zh-CN"/>
          </w:rPr>
          <w:t>去</w:t>
        </w:r>
      </w:ins>
      <w:ins w:id="433" w:author="Admin" w:date="2024-07-04T16:03:39Z">
        <w:r>
          <w:rPr>
            <w:rFonts w:hint="eastAsia" w:ascii="宋体" w:hAnsi="宋体" w:eastAsia="宋体" w:cs="宋体"/>
            <w:sz w:val="24"/>
            <w:szCs w:val="24"/>
            <w:lang w:val="en-US" w:eastAsia="zh-CN"/>
          </w:rPr>
          <w:t>解决</w:t>
        </w:r>
      </w:ins>
      <w:ins w:id="434" w:author="Admin" w:date="2024-07-04T16:03:02Z">
        <w:r>
          <w:rPr>
            <w:rFonts w:hint="eastAsia" w:ascii="宋体" w:hAnsi="宋体" w:eastAsia="宋体" w:cs="宋体"/>
            <w:sz w:val="24"/>
            <w:szCs w:val="24"/>
          </w:rPr>
          <w:t>无效返工与一致性</w:t>
        </w:r>
      </w:ins>
      <w:ins w:id="435" w:author="Admin" w:date="2024-07-04T16:03:45Z">
        <w:r>
          <w:rPr>
            <w:rFonts w:hint="eastAsia" w:ascii="宋体" w:hAnsi="宋体" w:eastAsia="宋体" w:cs="宋体"/>
            <w:sz w:val="24"/>
            <w:szCs w:val="24"/>
            <w:lang w:eastAsia="zh-CN"/>
          </w:rPr>
          <w:t>的</w:t>
        </w:r>
      </w:ins>
      <w:ins w:id="436" w:author="Admin" w:date="2024-07-04T16:03:02Z">
        <w:r>
          <w:rPr>
            <w:rFonts w:hint="eastAsia" w:ascii="宋体" w:hAnsi="宋体" w:eastAsia="宋体" w:cs="宋体"/>
            <w:sz w:val="24"/>
            <w:szCs w:val="24"/>
          </w:rPr>
          <w:t>问题，</w:t>
        </w:r>
      </w:ins>
      <w:ins w:id="437" w:author="Admin" w:date="2024-07-04T16:03:51Z">
        <w:r>
          <w:rPr>
            <w:rFonts w:hint="eastAsia" w:ascii="宋体" w:hAnsi="宋体" w:eastAsia="宋体" w:cs="宋体"/>
            <w:sz w:val="24"/>
            <w:szCs w:val="24"/>
            <w:lang w:val="en-US" w:eastAsia="zh-CN"/>
          </w:rPr>
          <w:t>从而</w:t>
        </w:r>
      </w:ins>
      <w:ins w:id="438" w:author="Admin" w:date="2024-07-04T16:03:55Z">
        <w:r>
          <w:rPr>
            <w:rFonts w:hint="eastAsia" w:ascii="宋体" w:hAnsi="宋体" w:eastAsia="宋体" w:cs="宋体"/>
            <w:sz w:val="24"/>
            <w:szCs w:val="24"/>
            <w:lang w:val="en-US" w:eastAsia="zh-CN"/>
          </w:rPr>
          <w:t>提高</w:t>
        </w:r>
      </w:ins>
      <w:ins w:id="439" w:author="Admin" w:date="2024-07-04T16:03:02Z">
        <w:r>
          <w:rPr>
            <w:rFonts w:hint="eastAsia" w:ascii="宋体" w:hAnsi="宋体" w:eastAsia="宋体" w:cs="宋体"/>
            <w:sz w:val="24"/>
            <w:szCs w:val="24"/>
          </w:rPr>
          <w:t>数据集</w:t>
        </w:r>
      </w:ins>
      <w:ins w:id="440" w:author="Admin" w:date="2024-07-04T16:03:57Z">
        <w:r>
          <w:rPr>
            <w:rFonts w:hint="eastAsia" w:ascii="宋体" w:hAnsi="宋体" w:eastAsia="宋体" w:cs="宋体"/>
            <w:sz w:val="24"/>
            <w:szCs w:val="24"/>
            <w:lang w:eastAsia="zh-CN"/>
          </w:rPr>
          <w:t>的</w:t>
        </w:r>
      </w:ins>
      <w:ins w:id="441" w:author="Admin" w:date="2024-07-04T16:03:02Z">
        <w:r>
          <w:rPr>
            <w:rFonts w:hint="eastAsia" w:ascii="宋体" w:hAnsi="宋体" w:eastAsia="宋体" w:cs="宋体"/>
            <w:sz w:val="24"/>
            <w:szCs w:val="24"/>
          </w:rPr>
          <w:t>质量；在成效评估阶段，</w:t>
        </w:r>
      </w:ins>
      <w:ins w:id="442" w:author="Admin" w:date="2024-07-04T16:04:45Z">
        <w:r>
          <w:rPr>
            <w:rFonts w:hint="eastAsia" w:ascii="宋体" w:hAnsi="宋体" w:eastAsia="宋体" w:cs="宋体"/>
            <w:sz w:val="24"/>
            <w:szCs w:val="24"/>
            <w:lang w:val="en-US" w:eastAsia="zh-CN"/>
          </w:rPr>
          <w:t>形成</w:t>
        </w:r>
      </w:ins>
      <w:ins w:id="443" w:author="Admin" w:date="2024-07-04T16:04:54Z">
        <w:r>
          <w:rPr>
            <w:rFonts w:hint="eastAsia" w:ascii="宋体" w:hAnsi="宋体" w:eastAsia="宋体" w:cs="宋体"/>
            <w:sz w:val="24"/>
            <w:szCs w:val="24"/>
            <w:lang w:val="en-US" w:eastAsia="zh-CN"/>
          </w:rPr>
          <w:t>业界</w:t>
        </w:r>
      </w:ins>
      <w:ins w:id="444" w:author="Admin" w:date="2024-07-04T16:04:55Z">
        <w:r>
          <w:rPr>
            <w:rFonts w:hint="eastAsia" w:ascii="宋体" w:hAnsi="宋体" w:eastAsia="宋体" w:cs="宋体"/>
            <w:sz w:val="24"/>
            <w:szCs w:val="24"/>
            <w:lang w:val="en-US" w:eastAsia="zh-CN"/>
          </w:rPr>
          <w:t>公认</w:t>
        </w:r>
      </w:ins>
      <w:ins w:id="445" w:author="Admin" w:date="2024-07-04T16:05:00Z">
        <w:r>
          <w:rPr>
            <w:rFonts w:hint="eastAsia" w:ascii="宋体" w:hAnsi="宋体" w:eastAsia="宋体" w:cs="宋体"/>
            <w:sz w:val="24"/>
            <w:szCs w:val="24"/>
            <w:lang w:val="en-US" w:eastAsia="zh-CN"/>
          </w:rPr>
          <w:t>、</w:t>
        </w:r>
      </w:ins>
      <w:ins w:id="446" w:author="Admin" w:date="2024-07-04T16:05:16Z">
        <w:r>
          <w:rPr>
            <w:rFonts w:hint="eastAsia" w:ascii="宋体" w:hAnsi="宋体" w:eastAsia="宋体" w:cs="宋体"/>
            <w:sz w:val="24"/>
            <w:szCs w:val="24"/>
            <w:lang w:val="en-US" w:eastAsia="zh-CN"/>
          </w:rPr>
          <w:t>权威</w:t>
        </w:r>
      </w:ins>
      <w:ins w:id="447" w:author="Admin" w:date="2024-07-04T16:04:46Z">
        <w:r>
          <w:rPr>
            <w:rFonts w:hint="eastAsia" w:ascii="宋体" w:hAnsi="宋体" w:eastAsia="宋体" w:cs="宋体"/>
            <w:sz w:val="24"/>
            <w:szCs w:val="24"/>
            <w:lang w:eastAsia="zh-CN"/>
          </w:rPr>
          <w:t>的</w:t>
        </w:r>
      </w:ins>
      <w:ins w:id="448" w:author="Admin" w:date="2024-07-04T16:03:02Z">
        <w:r>
          <w:rPr>
            <w:rFonts w:hint="eastAsia" w:ascii="宋体" w:hAnsi="宋体" w:eastAsia="宋体" w:cs="宋体"/>
            <w:sz w:val="24"/>
            <w:szCs w:val="24"/>
          </w:rPr>
          <w:t>评价方式</w:t>
        </w:r>
      </w:ins>
      <w:ins w:id="449" w:author="Admin" w:date="2024-07-04T16:05:29Z">
        <w:r>
          <w:rPr>
            <w:rFonts w:hint="eastAsia" w:ascii="宋体" w:hAnsi="宋体" w:eastAsia="宋体" w:cs="宋体"/>
            <w:sz w:val="24"/>
            <w:szCs w:val="24"/>
            <w:lang w:val="en-US" w:eastAsia="zh-CN"/>
          </w:rPr>
          <w:t>来</w:t>
        </w:r>
      </w:ins>
      <w:ins w:id="450" w:author="Admin" w:date="2024-07-04T16:03:02Z">
        <w:r>
          <w:rPr>
            <w:rFonts w:hint="eastAsia" w:ascii="宋体" w:hAnsi="宋体" w:eastAsia="宋体" w:cs="宋体"/>
            <w:sz w:val="24"/>
            <w:szCs w:val="24"/>
          </w:rPr>
          <w:t>评估安全大模型的性能和可靠性</w:t>
        </w:r>
      </w:ins>
      <w:ins w:id="451" w:author="Admin" w:date="2024-07-04T16:05:37Z">
        <w:r>
          <w:rPr>
            <w:rFonts w:hint="eastAsia" w:ascii="宋体" w:hAnsi="宋体" w:eastAsia="宋体" w:cs="宋体"/>
            <w:sz w:val="24"/>
            <w:szCs w:val="24"/>
            <w:lang w:eastAsia="zh-CN"/>
          </w:rPr>
          <w:t>，</w:t>
        </w:r>
      </w:ins>
      <w:ins w:id="452" w:author="Admin" w:date="2024-07-04T16:05:47Z">
        <w:r>
          <w:rPr>
            <w:rFonts w:hint="eastAsia" w:ascii="宋体" w:hAnsi="宋体" w:eastAsia="宋体" w:cs="宋体"/>
            <w:sz w:val="24"/>
            <w:szCs w:val="24"/>
            <w:lang w:val="en-US" w:eastAsia="zh-CN"/>
          </w:rPr>
          <w:t>去</w:t>
        </w:r>
      </w:ins>
      <w:ins w:id="453" w:author="Admin" w:date="2024-07-04T16:06:11Z">
        <w:r>
          <w:rPr>
            <w:rFonts w:hint="eastAsia" w:ascii="宋体" w:hAnsi="宋体" w:eastAsia="宋体" w:cs="宋体"/>
            <w:sz w:val="24"/>
            <w:szCs w:val="24"/>
            <w:lang w:val="en-US" w:eastAsia="zh-CN"/>
          </w:rPr>
          <w:t>解决</w:t>
        </w:r>
      </w:ins>
      <w:ins w:id="454" w:author="Admin" w:date="2024-07-04T16:03:02Z">
        <w:r>
          <w:rPr>
            <w:rFonts w:hint="eastAsia" w:ascii="宋体" w:hAnsi="宋体" w:eastAsia="宋体" w:cs="宋体"/>
            <w:sz w:val="24"/>
            <w:szCs w:val="24"/>
          </w:rPr>
          <w:t>模型在实际应用中产生误导性结果</w:t>
        </w:r>
      </w:ins>
      <w:ins w:id="455" w:author="Admin" w:date="2024-07-04T16:06:02Z">
        <w:r>
          <w:rPr>
            <w:rFonts w:hint="eastAsia" w:ascii="宋体" w:hAnsi="宋体" w:eastAsia="宋体" w:cs="宋体"/>
            <w:sz w:val="24"/>
            <w:szCs w:val="24"/>
            <w:lang w:eastAsia="zh-CN"/>
          </w:rPr>
          <w:t>的</w:t>
        </w:r>
      </w:ins>
      <w:ins w:id="456" w:author="Admin" w:date="2024-07-04T16:06:02Z">
        <w:r>
          <w:rPr>
            <w:rFonts w:hint="eastAsia" w:ascii="宋体" w:hAnsi="宋体" w:eastAsia="宋体" w:cs="宋体"/>
            <w:sz w:val="24"/>
            <w:szCs w:val="24"/>
            <w:lang w:val="en-US" w:eastAsia="zh-CN"/>
          </w:rPr>
          <w:t>问题</w:t>
        </w:r>
      </w:ins>
      <w:ins w:id="457" w:author="Admin" w:date="2024-07-04T16:03:02Z">
        <w:r>
          <w:rPr>
            <w:rFonts w:hint="eastAsia" w:ascii="宋体" w:hAnsi="宋体" w:eastAsia="宋体" w:cs="宋体"/>
            <w:sz w:val="24"/>
            <w:szCs w:val="24"/>
          </w:rPr>
          <w:t>，</w:t>
        </w:r>
      </w:ins>
      <w:ins w:id="458" w:author="Admin" w:date="2024-07-04T16:06:17Z">
        <w:r>
          <w:rPr>
            <w:rFonts w:hint="eastAsia" w:ascii="宋体" w:hAnsi="宋体" w:eastAsia="宋体" w:cs="宋体"/>
            <w:sz w:val="24"/>
            <w:szCs w:val="24"/>
            <w:lang w:val="en-US" w:eastAsia="zh-CN"/>
          </w:rPr>
          <w:t>从而</w:t>
        </w:r>
      </w:ins>
      <w:ins w:id="459" w:author="Admin" w:date="2024-07-04T16:06:19Z">
        <w:r>
          <w:rPr>
            <w:rFonts w:hint="eastAsia" w:ascii="宋体" w:hAnsi="宋体" w:eastAsia="宋体" w:cs="宋体"/>
            <w:sz w:val="24"/>
            <w:szCs w:val="24"/>
            <w:lang w:val="en-US" w:eastAsia="zh-CN"/>
          </w:rPr>
          <w:t>提高</w:t>
        </w:r>
      </w:ins>
      <w:ins w:id="460" w:author="Admin" w:date="2024-07-04T16:03:02Z">
        <w:r>
          <w:rPr>
            <w:rFonts w:hint="eastAsia" w:ascii="宋体" w:hAnsi="宋体" w:eastAsia="宋体" w:cs="宋体"/>
            <w:sz w:val="24"/>
            <w:szCs w:val="24"/>
          </w:rPr>
          <w:t>网络安全</w:t>
        </w:r>
      </w:ins>
      <w:ins w:id="461" w:author="Admin" w:date="2024-07-04T16:06:27Z">
        <w:r>
          <w:rPr>
            <w:rFonts w:hint="eastAsia" w:ascii="宋体" w:hAnsi="宋体" w:eastAsia="宋体" w:cs="宋体"/>
            <w:sz w:val="24"/>
            <w:szCs w:val="24"/>
            <w:lang w:val="en-US" w:eastAsia="zh-CN"/>
          </w:rPr>
          <w:t>性</w:t>
        </w:r>
      </w:ins>
      <w:ins w:id="462" w:author="Admin" w:date="2024-07-04T16:03:02Z">
        <w:r>
          <w:rPr>
            <w:rFonts w:hint="eastAsia" w:ascii="宋体" w:hAnsi="宋体" w:eastAsia="宋体" w:cs="宋体"/>
            <w:sz w:val="24"/>
            <w:szCs w:val="24"/>
          </w:rPr>
          <w:t>。</w:t>
        </w:r>
      </w:ins>
    </w:p>
    <w:p>
      <w:pPr>
        <w:spacing w:line="360" w:lineRule="auto"/>
        <w:ind w:firstLine="482" w:firstLineChars="200"/>
        <w:rPr>
          <w:rFonts w:hint="eastAsia" w:ascii="宋体" w:hAnsi="宋体" w:eastAsia="宋体" w:cs="宋体"/>
          <w:b/>
          <w:sz w:val="24"/>
          <w:szCs w:val="24"/>
          <w:shd w:val="clear" w:color="auto" w:fill="FFFFFF"/>
        </w:rPr>
      </w:pPr>
      <w:r>
        <w:rPr>
          <w:rFonts w:hint="eastAsia" w:ascii="宋体" w:hAnsi="宋体" w:eastAsia="宋体" w:cs="宋体"/>
          <w:b/>
          <w:sz w:val="24"/>
          <w:szCs w:val="24"/>
          <w:shd w:val="clear" w:color="auto" w:fill="FFFFFF"/>
        </w:rPr>
        <w:t>二是促进</w:t>
      </w:r>
      <w:ins w:id="463" w:author="Admin" w:date="2024-07-04T16:37:13Z">
        <w:r>
          <w:rPr>
            <w:rFonts w:hint="eastAsia" w:ascii="宋体" w:hAnsi="宋体" w:eastAsia="宋体" w:cs="宋体"/>
            <w:b/>
            <w:sz w:val="24"/>
            <w:szCs w:val="24"/>
            <w:shd w:val="clear" w:color="auto" w:fill="FFFFFF"/>
            <w:lang w:val="en-US" w:eastAsia="zh-CN"/>
          </w:rPr>
          <w:t>安全</w:t>
        </w:r>
      </w:ins>
      <w:ins w:id="464" w:author="Admin" w:date="2024-07-04T16:37:14Z">
        <w:r>
          <w:rPr>
            <w:rFonts w:hint="eastAsia" w:ascii="宋体" w:hAnsi="宋体" w:eastAsia="宋体" w:cs="宋体"/>
            <w:b/>
            <w:sz w:val="24"/>
            <w:szCs w:val="24"/>
            <w:shd w:val="clear" w:color="auto" w:fill="FFFFFF"/>
            <w:lang w:val="en-US" w:eastAsia="zh-CN"/>
          </w:rPr>
          <w:t>领域的</w:t>
        </w:r>
      </w:ins>
      <w:r>
        <w:rPr>
          <w:rFonts w:hint="eastAsia" w:ascii="宋体" w:hAnsi="宋体" w:eastAsia="宋体" w:cs="宋体"/>
          <w:b/>
          <w:sz w:val="24"/>
          <w:szCs w:val="24"/>
          <w:shd w:val="clear" w:color="auto" w:fill="FFFFFF"/>
        </w:rPr>
        <w:t>跨行业协同创新。</w:t>
      </w:r>
      <w:ins w:id="465" w:author="Admin" w:date="2024-07-04T16:36:12Z">
        <w:r>
          <w:rPr>
            <w:rFonts w:hint="eastAsia" w:ascii="宋体" w:hAnsi="宋体" w:eastAsia="宋体" w:cs="宋体"/>
            <w:sz w:val="24"/>
            <w:szCs w:val="24"/>
            <w:lang w:val="en-US" w:eastAsia="zh-CN"/>
          </w:rPr>
          <w:t>发展</w:t>
        </w:r>
      </w:ins>
      <w:ins w:id="466" w:author="Admin" w:date="2024-07-04T16:36:12Z">
        <w:r>
          <w:rPr>
            <w:rFonts w:hint="eastAsia" w:ascii="宋体" w:hAnsi="宋体" w:eastAsia="宋体" w:cs="宋体"/>
            <w:sz w:val="24"/>
            <w:szCs w:val="24"/>
          </w:rPr>
          <w:t>AIGC技术在网络安全产业的应用已成为业界</w:t>
        </w:r>
      </w:ins>
      <w:ins w:id="467" w:author="Admin" w:date="2024-07-04T16:36:12Z">
        <w:r>
          <w:rPr>
            <w:rFonts w:hint="eastAsia" w:ascii="宋体" w:hAnsi="宋体" w:eastAsia="宋体" w:cs="宋体"/>
            <w:sz w:val="24"/>
            <w:szCs w:val="24"/>
            <w:lang w:val="en-US" w:eastAsia="zh-CN"/>
          </w:rPr>
          <w:t>探索解决方案</w:t>
        </w:r>
      </w:ins>
      <w:ins w:id="468" w:author="Admin" w:date="2024-07-04T16:36:12Z">
        <w:r>
          <w:rPr>
            <w:rFonts w:hint="eastAsia" w:ascii="宋体" w:hAnsi="宋体" w:eastAsia="宋体" w:cs="宋体"/>
            <w:sz w:val="24"/>
            <w:szCs w:val="24"/>
          </w:rPr>
          <w:t>的广泛共识</w:t>
        </w:r>
      </w:ins>
      <w:ins w:id="469" w:author="Admin" w:date="2024-07-04T16:36:39Z">
        <w:r>
          <w:rPr>
            <w:rFonts w:hint="eastAsia" w:ascii="宋体" w:hAnsi="宋体" w:eastAsia="宋体" w:cs="宋体"/>
            <w:sz w:val="24"/>
            <w:szCs w:val="24"/>
            <w:lang w:eastAsia="zh-CN"/>
          </w:rPr>
          <w:t>，</w:t>
        </w:r>
      </w:ins>
      <w:ins w:id="470" w:author="Admin" w:date="2024-07-04T16:36:12Z">
        <w:r>
          <w:rPr>
            <w:rFonts w:hint="eastAsia" w:ascii="宋体" w:hAnsi="宋体" w:eastAsia="宋体" w:cs="宋体"/>
            <w:sz w:val="24"/>
            <w:szCs w:val="24"/>
          </w:rPr>
          <w:t>国内安全厂商正积极探索大模型技术在安全领域的应用，并已取得初步成果。</w:t>
        </w:r>
      </w:ins>
      <w:ins w:id="471" w:author="Admin" w:date="2024-07-04T16:37:51Z">
        <w:r>
          <w:rPr>
            <w:rFonts w:hint="eastAsia" w:ascii="宋体" w:hAnsi="宋体" w:eastAsia="宋体" w:cs="宋体"/>
            <w:sz w:val="24"/>
            <w:szCs w:val="24"/>
            <w:lang w:val="en-US" w:eastAsia="zh-CN"/>
          </w:rPr>
          <w:t>积极</w:t>
        </w:r>
      </w:ins>
      <w:ins w:id="472" w:author="Admin" w:date="2024-07-04T16:37:52Z">
        <w:r>
          <w:rPr>
            <w:rFonts w:hint="eastAsia" w:ascii="宋体" w:hAnsi="宋体" w:eastAsia="宋体" w:cs="宋体"/>
            <w:sz w:val="24"/>
            <w:szCs w:val="24"/>
            <w:lang w:val="en-US" w:eastAsia="zh-CN"/>
          </w:rPr>
          <w:t>有效的</w:t>
        </w:r>
      </w:ins>
      <w:ins w:id="473" w:author="Admin" w:date="2024-07-04T16:37:57Z">
        <w:r>
          <w:rPr>
            <w:rFonts w:hint="eastAsia" w:ascii="宋体" w:hAnsi="宋体" w:eastAsia="宋体" w:cs="宋体"/>
            <w:sz w:val="24"/>
            <w:szCs w:val="24"/>
            <w:lang w:val="en-US" w:eastAsia="zh-CN"/>
          </w:rPr>
          <w:t>跨行业</w:t>
        </w:r>
      </w:ins>
      <w:ins w:id="474" w:author="Admin" w:date="2024-07-04T16:37:58Z">
        <w:r>
          <w:rPr>
            <w:rFonts w:hint="eastAsia" w:ascii="宋体" w:hAnsi="宋体" w:eastAsia="宋体" w:cs="宋体"/>
            <w:sz w:val="24"/>
            <w:szCs w:val="24"/>
            <w:lang w:val="en-US" w:eastAsia="zh-CN"/>
          </w:rPr>
          <w:t>协同</w:t>
        </w:r>
      </w:ins>
      <w:ins w:id="475" w:author="Admin" w:date="2024-07-04T16:38:01Z">
        <w:r>
          <w:rPr>
            <w:rFonts w:hint="eastAsia" w:ascii="宋体" w:hAnsi="宋体" w:eastAsia="宋体" w:cs="宋体"/>
            <w:sz w:val="24"/>
            <w:szCs w:val="24"/>
            <w:lang w:val="en-US" w:eastAsia="zh-CN"/>
          </w:rPr>
          <w:t>机制和</w:t>
        </w:r>
      </w:ins>
      <w:ins w:id="476" w:author="Admin" w:date="2024-07-04T16:38:03Z">
        <w:r>
          <w:rPr>
            <w:rFonts w:hint="eastAsia" w:ascii="宋体" w:hAnsi="宋体" w:eastAsia="宋体" w:cs="宋体"/>
            <w:sz w:val="24"/>
            <w:szCs w:val="24"/>
            <w:lang w:val="en-US" w:eastAsia="zh-CN"/>
          </w:rPr>
          <w:t>引导</w:t>
        </w:r>
      </w:ins>
      <w:ins w:id="477" w:author="Admin" w:date="2024-07-04T16:38:08Z">
        <w:r>
          <w:rPr>
            <w:rFonts w:hint="eastAsia" w:ascii="宋体" w:hAnsi="宋体" w:eastAsia="宋体" w:cs="宋体"/>
            <w:sz w:val="24"/>
            <w:szCs w:val="24"/>
            <w:lang w:val="en-US" w:eastAsia="zh-CN"/>
          </w:rPr>
          <w:t>，</w:t>
        </w:r>
      </w:ins>
      <w:ins w:id="478" w:author="Admin" w:date="2024-07-04T16:38:09Z">
        <w:r>
          <w:rPr>
            <w:rFonts w:hint="eastAsia" w:ascii="宋体" w:hAnsi="宋体" w:eastAsia="宋体" w:cs="宋体"/>
            <w:sz w:val="24"/>
            <w:szCs w:val="24"/>
            <w:lang w:val="en-US" w:eastAsia="zh-CN"/>
          </w:rPr>
          <w:t>是</w:t>
        </w:r>
      </w:ins>
      <w:ins w:id="479" w:author="Admin" w:date="2024-07-04T16:38:12Z">
        <w:r>
          <w:rPr>
            <w:rFonts w:hint="eastAsia" w:ascii="宋体" w:hAnsi="宋体" w:eastAsia="宋体" w:cs="宋体"/>
            <w:sz w:val="24"/>
            <w:szCs w:val="24"/>
            <w:lang w:val="en-US" w:eastAsia="zh-CN"/>
          </w:rPr>
          <w:t>促进</w:t>
        </w:r>
      </w:ins>
      <w:ins w:id="480" w:author="Admin" w:date="2024-07-04T16:38:26Z">
        <w:r>
          <w:rPr>
            <w:rFonts w:hint="eastAsia" w:ascii="宋体" w:hAnsi="宋体" w:eastAsia="宋体" w:cs="宋体"/>
            <w:sz w:val="24"/>
            <w:szCs w:val="24"/>
            <w:lang w:val="en-US" w:eastAsia="zh-CN"/>
          </w:rPr>
          <w:t>创新的</w:t>
        </w:r>
      </w:ins>
      <w:ins w:id="481" w:author="Admin" w:date="2024-07-04T16:38:30Z">
        <w:r>
          <w:rPr>
            <w:rFonts w:hint="eastAsia" w:ascii="宋体" w:hAnsi="宋体" w:eastAsia="宋体" w:cs="宋体"/>
            <w:sz w:val="24"/>
            <w:szCs w:val="24"/>
            <w:lang w:val="en-US" w:eastAsia="zh-CN"/>
          </w:rPr>
          <w:t>保障</w:t>
        </w:r>
      </w:ins>
      <w:ins w:id="482" w:author="Admin" w:date="2024-07-04T16:38:31Z">
        <w:r>
          <w:rPr>
            <w:rFonts w:hint="eastAsia" w:ascii="宋体" w:hAnsi="宋体" w:eastAsia="宋体" w:cs="宋体"/>
            <w:sz w:val="24"/>
            <w:szCs w:val="24"/>
            <w:lang w:val="en-US" w:eastAsia="zh-CN"/>
          </w:rPr>
          <w:t>。</w:t>
        </w:r>
      </w:ins>
      <w:ins w:id="483" w:author="Admin" w:date="2024-07-04T16:38:41Z">
        <w:r>
          <w:rPr>
            <w:rFonts w:hint="eastAsia" w:ascii="宋体" w:hAnsi="宋体" w:eastAsia="宋体" w:cs="宋体"/>
            <w:sz w:val="24"/>
            <w:szCs w:val="24"/>
            <w:lang w:val="en-US" w:eastAsia="zh-CN"/>
          </w:rPr>
          <w:t>比如</w:t>
        </w:r>
      </w:ins>
      <w:ins w:id="484" w:author="Admin" w:date="2024-07-04T16:54:30Z">
        <w:r>
          <w:rPr>
            <w:rFonts w:hint="eastAsia" w:ascii="宋体" w:hAnsi="宋体" w:eastAsia="宋体" w:cs="宋体"/>
            <w:sz w:val="24"/>
            <w:szCs w:val="24"/>
            <w:lang w:val="en-US" w:eastAsia="zh-CN"/>
          </w:rPr>
          <w:t>，</w:t>
        </w:r>
      </w:ins>
      <w:ins w:id="485" w:author="Admin" w:date="2024-07-04T16:38:52Z">
        <w:r>
          <w:rPr>
            <w:rFonts w:hint="eastAsia" w:ascii="宋体" w:hAnsi="宋体" w:eastAsia="宋体" w:cs="宋体"/>
            <w:sz w:val="24"/>
            <w:szCs w:val="24"/>
            <w:lang w:val="en-US" w:eastAsia="zh-CN"/>
          </w:rPr>
          <w:t>提高</w:t>
        </w:r>
      </w:ins>
      <w:ins w:id="486" w:author="Admin" w:date="2024-07-04T16:38:54Z">
        <w:r>
          <w:rPr>
            <w:rFonts w:hint="eastAsia" w:ascii="宋体" w:hAnsi="宋体" w:eastAsia="宋体" w:cs="宋体"/>
            <w:sz w:val="24"/>
            <w:szCs w:val="24"/>
            <w:lang w:val="en-US" w:eastAsia="zh-CN"/>
          </w:rPr>
          <w:t>“</w:t>
        </w:r>
      </w:ins>
      <w:ins w:id="487" w:author="Admin" w:date="2024-07-04T16:38:55Z">
        <w:r>
          <w:rPr>
            <w:rFonts w:hint="eastAsia" w:ascii="宋体" w:hAnsi="宋体" w:eastAsia="宋体" w:cs="宋体"/>
            <w:sz w:val="24"/>
            <w:szCs w:val="24"/>
            <w:lang w:val="en-US" w:eastAsia="zh-CN"/>
          </w:rPr>
          <w:t>AI</w:t>
        </w:r>
      </w:ins>
      <w:ins w:id="488" w:author="Admin" w:date="2024-07-04T16:38:56Z">
        <w:r>
          <w:rPr>
            <w:rFonts w:hint="eastAsia" w:ascii="宋体" w:hAnsi="宋体" w:eastAsia="宋体" w:cs="宋体"/>
            <w:sz w:val="24"/>
            <w:szCs w:val="24"/>
            <w:lang w:val="en-US" w:eastAsia="zh-CN"/>
          </w:rPr>
          <w:t>+</w:t>
        </w:r>
      </w:ins>
      <w:ins w:id="489" w:author="Admin" w:date="2024-07-04T16:39:00Z">
        <w:r>
          <w:rPr>
            <w:rFonts w:hint="eastAsia" w:ascii="宋体" w:hAnsi="宋体" w:eastAsia="宋体" w:cs="宋体"/>
            <w:sz w:val="24"/>
            <w:szCs w:val="24"/>
            <w:lang w:val="en-US" w:eastAsia="zh-CN"/>
          </w:rPr>
          <w:t>安全</w:t>
        </w:r>
      </w:ins>
      <w:ins w:id="490" w:author="Admin" w:date="2024-07-04T16:38:54Z">
        <w:r>
          <w:rPr>
            <w:rFonts w:hint="eastAsia" w:ascii="宋体" w:hAnsi="宋体" w:eastAsia="宋体" w:cs="宋体"/>
            <w:sz w:val="24"/>
            <w:szCs w:val="24"/>
            <w:lang w:val="en-US" w:eastAsia="zh-CN"/>
          </w:rPr>
          <w:t>”</w:t>
        </w:r>
      </w:ins>
      <w:ins w:id="491" w:author="Admin" w:date="2024-07-04T16:39:02Z">
        <w:r>
          <w:rPr>
            <w:rFonts w:hint="eastAsia" w:ascii="宋体" w:hAnsi="宋体" w:eastAsia="宋体" w:cs="宋体"/>
            <w:sz w:val="24"/>
            <w:szCs w:val="24"/>
            <w:lang w:val="en-US" w:eastAsia="zh-CN"/>
          </w:rPr>
          <w:t>领域的</w:t>
        </w:r>
      </w:ins>
      <w:ins w:id="492" w:author="Admin" w:date="2024-07-04T16:38:46Z">
        <w:r>
          <w:rPr>
            <w:rFonts w:hint="eastAsia" w:ascii="宋体" w:hAnsi="宋体" w:eastAsia="宋体" w:cs="宋体"/>
            <w:sz w:val="24"/>
            <w:szCs w:val="24"/>
            <w:lang w:val="en-US" w:eastAsia="zh-CN"/>
          </w:rPr>
          <w:t>国家级</w:t>
        </w:r>
      </w:ins>
      <w:ins w:id="493" w:author="Admin" w:date="2024-07-04T16:39:05Z">
        <w:r>
          <w:rPr>
            <w:rFonts w:hint="eastAsia" w:ascii="宋体" w:hAnsi="宋体" w:eastAsia="宋体" w:cs="宋体"/>
            <w:sz w:val="24"/>
            <w:szCs w:val="24"/>
            <w:lang w:val="en-US" w:eastAsia="zh-CN"/>
          </w:rPr>
          <w:t>重点</w:t>
        </w:r>
      </w:ins>
      <w:r>
        <w:rPr>
          <w:rFonts w:hint="eastAsia" w:ascii="宋体" w:hAnsi="宋体" w:eastAsia="宋体" w:cs="宋体"/>
          <w:sz w:val="24"/>
          <w:szCs w:val="24"/>
          <w:shd w:val="clear" w:color="auto" w:fill="FFFFFF"/>
        </w:rPr>
        <w:t>项目</w:t>
      </w:r>
      <w:ins w:id="494" w:author="Admin" w:date="2024-07-04T16:39:08Z">
        <w:r>
          <w:rPr>
            <w:rFonts w:hint="eastAsia" w:ascii="宋体" w:hAnsi="宋体" w:eastAsia="宋体" w:cs="宋体"/>
            <w:sz w:val="24"/>
            <w:szCs w:val="24"/>
            <w:shd w:val="clear" w:color="auto" w:fill="FFFFFF"/>
            <w:lang w:val="en-US" w:eastAsia="zh-CN"/>
          </w:rPr>
          <w:t>数量</w:t>
        </w:r>
      </w:ins>
      <w:r>
        <w:rPr>
          <w:rFonts w:hint="eastAsia" w:ascii="宋体" w:hAnsi="宋体" w:eastAsia="宋体" w:cs="宋体"/>
          <w:sz w:val="24"/>
          <w:szCs w:val="24"/>
          <w:shd w:val="clear" w:color="auto" w:fill="FFFFFF"/>
        </w:rPr>
        <w:t>、</w:t>
      </w:r>
      <w:ins w:id="495" w:author="Admin" w:date="2024-07-04T16:39:33Z">
        <w:r>
          <w:rPr>
            <w:rFonts w:hint="eastAsia" w:ascii="宋体" w:hAnsi="宋体" w:eastAsia="宋体" w:cs="宋体"/>
            <w:sz w:val="24"/>
            <w:szCs w:val="24"/>
            <w:shd w:val="clear" w:color="auto" w:fill="FFFFFF"/>
            <w:lang w:val="en-US" w:eastAsia="zh-CN"/>
          </w:rPr>
          <w:t>设立</w:t>
        </w:r>
      </w:ins>
      <w:ins w:id="496" w:author="Admin" w:date="2024-07-04T16:39:17Z">
        <w:r>
          <w:rPr>
            <w:rFonts w:hint="eastAsia" w:ascii="宋体" w:hAnsi="宋体" w:eastAsia="宋体" w:cs="宋体"/>
            <w:sz w:val="24"/>
            <w:szCs w:val="24"/>
            <w:shd w:val="clear" w:color="auto" w:fill="FFFFFF"/>
            <w:lang w:val="en-US" w:eastAsia="zh-CN"/>
          </w:rPr>
          <w:t>创新</w:t>
        </w:r>
      </w:ins>
      <w:ins w:id="497" w:author="Admin" w:date="2024-07-04T16:39:18Z">
        <w:r>
          <w:rPr>
            <w:rFonts w:hint="eastAsia" w:ascii="宋体" w:hAnsi="宋体" w:eastAsia="宋体" w:cs="宋体"/>
            <w:sz w:val="24"/>
            <w:szCs w:val="24"/>
            <w:shd w:val="clear" w:color="auto" w:fill="FFFFFF"/>
            <w:lang w:val="en-US" w:eastAsia="zh-CN"/>
          </w:rPr>
          <w:t>保障</w:t>
        </w:r>
      </w:ins>
      <w:r>
        <w:rPr>
          <w:rFonts w:hint="eastAsia" w:ascii="宋体" w:hAnsi="宋体" w:eastAsia="宋体" w:cs="宋体"/>
          <w:sz w:val="24"/>
          <w:szCs w:val="24"/>
          <w:shd w:val="clear" w:color="auto" w:fill="FFFFFF"/>
        </w:rPr>
        <w:t>资金</w:t>
      </w:r>
      <w:ins w:id="498" w:author="Admin" w:date="2024-07-04T16:54:16Z">
        <w:r>
          <w:rPr>
            <w:rFonts w:hint="eastAsia" w:ascii="宋体" w:hAnsi="宋体" w:eastAsia="宋体" w:cs="宋体"/>
            <w:sz w:val="24"/>
            <w:szCs w:val="24"/>
            <w:shd w:val="clear" w:color="auto" w:fill="FFFFFF"/>
            <w:lang w:eastAsia="zh-CN"/>
          </w:rPr>
          <w:t>；</w:t>
        </w:r>
      </w:ins>
      <w:ins w:id="499" w:author="Admin" w:date="2024-07-04T16:52:53Z">
        <w:r>
          <w:rPr>
            <w:rFonts w:hint="eastAsia" w:ascii="宋体" w:hAnsi="宋体" w:eastAsia="宋体" w:cs="宋体"/>
            <w:sz w:val="24"/>
            <w:szCs w:val="24"/>
            <w:shd w:val="clear" w:color="auto" w:fill="FFFFFF"/>
            <w:lang w:val="en-US" w:eastAsia="zh-CN"/>
          </w:rPr>
          <w:t>充分</w:t>
        </w:r>
      </w:ins>
      <w:ins w:id="500" w:author="Admin" w:date="2024-07-04T16:52:54Z">
        <w:r>
          <w:rPr>
            <w:rFonts w:hint="eastAsia" w:ascii="宋体" w:hAnsi="宋体" w:eastAsia="宋体" w:cs="宋体"/>
            <w:sz w:val="24"/>
            <w:szCs w:val="24"/>
            <w:shd w:val="clear" w:color="auto" w:fill="FFFFFF"/>
            <w:lang w:val="en-US" w:eastAsia="zh-CN"/>
          </w:rPr>
          <w:t>发挥</w:t>
        </w:r>
      </w:ins>
      <w:ins w:id="501" w:author="Admin" w:date="2024-07-04T16:53:00Z">
        <w:r>
          <w:rPr>
            <w:rFonts w:hint="eastAsia" w:ascii="宋体" w:hAnsi="宋体" w:eastAsia="宋体" w:cs="宋体"/>
            <w:sz w:val="24"/>
            <w:szCs w:val="24"/>
            <w:shd w:val="clear" w:color="auto" w:fill="FFFFFF"/>
            <w:lang w:val="en-US" w:eastAsia="zh-CN"/>
          </w:rPr>
          <w:t>央企</w:t>
        </w:r>
      </w:ins>
      <w:ins w:id="502" w:author="Admin" w:date="2024-07-04T16:53:29Z">
        <w:r>
          <w:rPr>
            <w:rFonts w:hint="eastAsia" w:ascii="宋体" w:hAnsi="宋体" w:eastAsia="宋体" w:cs="宋体"/>
            <w:sz w:val="24"/>
            <w:szCs w:val="24"/>
            <w:shd w:val="clear" w:color="auto" w:fill="FFFFFF"/>
            <w:lang w:val="en-US" w:eastAsia="zh-CN"/>
          </w:rPr>
          <w:t>的</w:t>
        </w:r>
      </w:ins>
      <w:ins w:id="503" w:author="Admin" w:date="2024-07-04T16:53:32Z">
        <w:r>
          <w:rPr>
            <w:rFonts w:hint="eastAsia" w:ascii="宋体" w:hAnsi="宋体" w:eastAsia="宋体" w:cs="宋体"/>
            <w:sz w:val="24"/>
            <w:szCs w:val="24"/>
            <w:shd w:val="clear" w:color="auto" w:fill="FFFFFF"/>
            <w:lang w:val="en-US" w:eastAsia="zh-CN"/>
          </w:rPr>
          <w:t>主力军作用</w:t>
        </w:r>
      </w:ins>
      <w:ins w:id="504" w:author="Admin" w:date="2024-07-04T16:53:33Z">
        <w:r>
          <w:rPr>
            <w:rFonts w:hint="eastAsia" w:ascii="宋体" w:hAnsi="宋体" w:eastAsia="宋体" w:cs="宋体"/>
            <w:sz w:val="24"/>
            <w:szCs w:val="24"/>
            <w:shd w:val="clear" w:color="auto" w:fill="FFFFFF"/>
            <w:lang w:val="en-US" w:eastAsia="zh-CN"/>
          </w:rPr>
          <w:t>，</w:t>
        </w:r>
      </w:ins>
      <w:ins w:id="505" w:author="Admin" w:date="2024-07-04T16:53:37Z">
        <w:r>
          <w:rPr>
            <w:rFonts w:hint="eastAsia" w:ascii="宋体" w:hAnsi="宋体" w:eastAsia="宋体" w:cs="宋体"/>
            <w:sz w:val="24"/>
            <w:szCs w:val="24"/>
            <w:shd w:val="clear" w:color="auto" w:fill="FFFFFF"/>
            <w:lang w:val="en-US" w:eastAsia="zh-CN"/>
          </w:rPr>
          <w:t>调动</w:t>
        </w:r>
      </w:ins>
      <w:ins w:id="506" w:author="Admin" w:date="2024-07-04T16:53:53Z">
        <w:r>
          <w:rPr>
            <w:rFonts w:hint="eastAsia" w:ascii="宋体" w:hAnsi="宋体" w:eastAsia="宋体" w:cs="宋体"/>
            <w:sz w:val="24"/>
            <w:szCs w:val="24"/>
            <w:shd w:val="clear" w:color="auto" w:fill="FFFFFF"/>
            <w:lang w:val="en-US" w:eastAsia="zh-CN"/>
          </w:rPr>
          <w:t>中小企业</w:t>
        </w:r>
      </w:ins>
      <w:ins w:id="507" w:author="Admin" w:date="2024-07-04T16:53:54Z">
        <w:r>
          <w:rPr>
            <w:rFonts w:hint="eastAsia" w:ascii="宋体" w:hAnsi="宋体" w:eastAsia="宋体" w:cs="宋体"/>
            <w:sz w:val="24"/>
            <w:szCs w:val="24"/>
            <w:shd w:val="clear" w:color="auto" w:fill="FFFFFF"/>
            <w:lang w:val="en-US" w:eastAsia="zh-CN"/>
          </w:rPr>
          <w:t>的</w:t>
        </w:r>
      </w:ins>
      <w:ins w:id="508" w:author="Admin" w:date="2024-07-04T16:53:56Z">
        <w:r>
          <w:rPr>
            <w:rFonts w:hint="eastAsia" w:ascii="宋体" w:hAnsi="宋体" w:eastAsia="宋体" w:cs="宋体"/>
            <w:sz w:val="24"/>
            <w:szCs w:val="24"/>
            <w:shd w:val="clear" w:color="auto" w:fill="FFFFFF"/>
            <w:lang w:val="en-US" w:eastAsia="zh-CN"/>
          </w:rPr>
          <w:t>创新</w:t>
        </w:r>
      </w:ins>
      <w:ins w:id="509" w:author="Admin" w:date="2024-07-04T16:54:08Z">
        <w:r>
          <w:rPr>
            <w:rFonts w:hint="eastAsia" w:ascii="宋体" w:hAnsi="宋体" w:eastAsia="宋体" w:cs="宋体"/>
            <w:sz w:val="24"/>
            <w:szCs w:val="24"/>
            <w:shd w:val="clear" w:color="auto" w:fill="FFFFFF"/>
            <w:lang w:val="en-US" w:eastAsia="zh-CN"/>
          </w:rPr>
          <w:t>动力</w:t>
        </w:r>
      </w:ins>
      <w:ins w:id="510" w:author="Admin" w:date="2024-07-04T16:54:27Z">
        <w:r>
          <w:rPr>
            <w:rFonts w:hint="eastAsia" w:ascii="宋体" w:hAnsi="宋体" w:eastAsia="宋体" w:cs="宋体"/>
            <w:sz w:val="24"/>
            <w:szCs w:val="24"/>
            <w:shd w:val="clear" w:color="auto" w:fill="FFFFFF"/>
            <w:lang w:eastAsia="zh-CN"/>
          </w:rPr>
          <w:t>；</w:t>
        </w:r>
      </w:ins>
      <w:r>
        <w:rPr>
          <w:rFonts w:hint="eastAsia" w:ascii="宋体" w:hAnsi="宋体" w:eastAsia="宋体" w:cs="宋体"/>
          <w:sz w:val="24"/>
          <w:szCs w:val="24"/>
          <w:shd w:val="clear" w:color="auto" w:fill="FFFFFF"/>
        </w:rPr>
        <w:t>引导</w:t>
      </w:r>
      <w:del w:id="511" w:author="Admin" w:date="2024-07-04T16:40:10Z">
        <w:r>
          <w:rPr>
            <w:rFonts w:hint="eastAsia" w:ascii="宋体" w:hAnsi="宋体" w:eastAsia="宋体" w:cs="宋体"/>
            <w:sz w:val="24"/>
            <w:szCs w:val="24"/>
            <w:shd w:val="clear" w:color="auto" w:fill="FFFFFF"/>
          </w:rPr>
          <w:delText>我国</w:delText>
        </w:r>
      </w:del>
      <w:del w:id="512" w:author="Admin" w:date="2024-07-04T16:40:09Z">
        <w:r>
          <w:rPr>
            <w:rFonts w:hint="eastAsia" w:ascii="宋体" w:hAnsi="宋体" w:eastAsia="宋体" w:cs="宋体"/>
            <w:sz w:val="24"/>
            <w:szCs w:val="24"/>
            <w:shd w:val="clear" w:color="auto" w:fill="FFFFFF"/>
          </w:rPr>
          <w:delText>网络安全企业与大模型</w:delText>
        </w:r>
      </w:del>
      <w:r>
        <w:rPr>
          <w:rFonts w:hint="eastAsia" w:ascii="宋体" w:hAnsi="宋体" w:eastAsia="宋体" w:cs="宋体"/>
          <w:sz w:val="24"/>
          <w:szCs w:val="24"/>
          <w:shd w:val="clear" w:color="auto" w:fill="FFFFFF"/>
        </w:rPr>
        <w:t>企业在行业定制化训练、数据资源共享、商业模式创新等方面建立深度合作机制，共同推动“AI+安全”范式的高质量发展。</w:t>
      </w:r>
    </w:p>
    <w:p>
      <w:pPr>
        <w:spacing w:line="360" w:lineRule="auto"/>
        <w:ind w:firstLine="482" w:firstLineChars="200"/>
        <w:rPr>
          <w:rFonts w:hint="eastAsia" w:ascii="宋体" w:hAnsi="宋体" w:eastAsia="宋体" w:cs="宋体"/>
          <w:sz w:val="24"/>
          <w:szCs w:val="24"/>
          <w:shd w:val="clear" w:color="auto" w:fill="FFFFFF"/>
        </w:rPr>
      </w:pPr>
      <w:r>
        <w:rPr>
          <w:rFonts w:hint="eastAsia" w:ascii="宋体" w:hAnsi="宋体" w:eastAsia="宋体" w:cs="宋体"/>
          <w:b/>
          <w:sz w:val="24"/>
          <w:szCs w:val="24"/>
          <w:shd w:val="clear" w:color="auto" w:fill="FFFFFF"/>
        </w:rPr>
        <w:t>三是推动网络安全产品互联互通。</w:t>
      </w:r>
      <w:r>
        <w:rPr>
          <w:rFonts w:hint="eastAsia" w:ascii="宋体" w:hAnsi="宋体" w:eastAsia="宋体" w:cs="宋体"/>
          <w:sz w:val="24"/>
          <w:szCs w:val="24"/>
          <w:shd w:val="clear" w:color="auto" w:fill="FFFFFF"/>
        </w:rPr>
        <w:t>建议我国网络安全企业贯彻落实网络安全产品互联互通相关标准要求，严格遵循接口规范、数据格式、通信协议和操作流程等方面要求,增强产品的兼容性和互操作性，共同构建协同高效的网络安全防护体系，推进产业向平台化转型。</w:t>
      </w:r>
      <w:ins w:id="513" w:author="Admin" w:date="2024-07-04T16:34:09Z">
        <w:r>
          <w:rPr>
            <w:rFonts w:hint="eastAsia" w:ascii="宋体" w:hAnsi="宋体" w:eastAsia="宋体" w:cs="宋体"/>
            <w:b w:val="0"/>
            <w:bCs w:val="0"/>
            <w:sz w:val="24"/>
            <w:szCs w:val="24"/>
            <w:shd w:val="clear" w:color="auto" w:fill="FFFFFF"/>
            <w:lang w:val="en-US" w:eastAsia="zh-CN"/>
          </w:rPr>
          <w:t>与此同时</w:t>
        </w:r>
      </w:ins>
      <w:ins w:id="514" w:author="Admin" w:date="2024-07-04T16:33:51Z">
        <w:r>
          <w:rPr>
            <w:rFonts w:hint="eastAsia" w:ascii="宋体" w:hAnsi="宋体" w:eastAsia="宋体" w:cs="宋体"/>
            <w:b w:val="0"/>
            <w:bCs w:val="0"/>
            <w:sz w:val="24"/>
            <w:szCs w:val="24"/>
            <w:shd w:val="clear" w:color="auto" w:fill="FFFFFF"/>
            <w:lang w:eastAsia="zh-CN"/>
          </w:rPr>
          <w:t>，</w:t>
        </w:r>
      </w:ins>
      <w:ins w:id="515" w:author="Admin" w:date="2024-07-04T16:35:17Z">
        <w:r>
          <w:rPr>
            <w:rFonts w:hint="eastAsia" w:ascii="宋体" w:hAnsi="宋体" w:eastAsia="宋体" w:cs="宋体"/>
            <w:b w:val="0"/>
            <w:bCs w:val="0"/>
            <w:sz w:val="24"/>
            <w:szCs w:val="24"/>
            <w:shd w:val="clear" w:color="auto" w:fill="FFFFFF"/>
          </w:rPr>
          <w:t>要实现“AI+安全”范式的正向发展，亟需激发用户的付费意愿，并通过服务模式带来威胁情报、日志信息等在内的数据增益。</w:t>
        </w:r>
      </w:ins>
      <w:ins w:id="516" w:author="Admin" w:date="2024-07-04T16:35:22Z">
        <w:r>
          <w:rPr>
            <w:rFonts w:hint="eastAsia" w:ascii="宋体" w:hAnsi="宋体" w:eastAsia="宋体" w:cs="宋体"/>
            <w:b w:val="0"/>
            <w:bCs w:val="0"/>
            <w:sz w:val="24"/>
            <w:szCs w:val="24"/>
            <w:shd w:val="clear" w:color="auto" w:fill="FFFFFF"/>
            <w:lang w:val="en-US" w:eastAsia="zh-CN"/>
          </w:rPr>
          <w:t>为此</w:t>
        </w:r>
      </w:ins>
      <w:ins w:id="517" w:author="Admin" w:date="2024-07-04T16:35:23Z">
        <w:r>
          <w:rPr>
            <w:rFonts w:hint="eastAsia" w:ascii="宋体" w:hAnsi="宋体" w:eastAsia="宋体" w:cs="宋体"/>
            <w:b w:val="0"/>
            <w:bCs w:val="0"/>
            <w:sz w:val="24"/>
            <w:szCs w:val="24"/>
            <w:shd w:val="clear" w:color="auto" w:fill="FFFFFF"/>
            <w:lang w:val="en-US" w:eastAsia="zh-CN"/>
          </w:rPr>
          <w:t>，</w:t>
        </w:r>
      </w:ins>
      <w:ins w:id="518" w:author="Admin" w:date="2024-07-04T16:35:26Z">
        <w:r>
          <w:rPr>
            <w:rFonts w:hint="eastAsia" w:ascii="宋体" w:hAnsi="宋体" w:eastAsia="宋体" w:cs="宋体"/>
            <w:b w:val="0"/>
            <w:bCs w:val="0"/>
            <w:sz w:val="24"/>
            <w:szCs w:val="24"/>
            <w:shd w:val="clear" w:color="auto" w:fill="FFFFFF"/>
            <w:lang w:val="en-US" w:eastAsia="zh-CN"/>
          </w:rPr>
          <w:t>亟需</w:t>
        </w:r>
      </w:ins>
      <w:ins w:id="519" w:author="Admin" w:date="2024-07-04T16:34:34Z">
        <w:r>
          <w:rPr>
            <w:rFonts w:hint="eastAsia" w:ascii="宋体" w:hAnsi="宋体" w:eastAsia="宋体" w:cs="宋体"/>
            <w:b w:val="0"/>
            <w:bCs w:val="0"/>
            <w:sz w:val="24"/>
            <w:szCs w:val="24"/>
            <w:shd w:val="clear" w:color="auto" w:fill="FFFFFF"/>
            <w:lang w:val="en-US" w:eastAsia="zh-CN"/>
          </w:rPr>
          <w:t>打破</w:t>
        </w:r>
      </w:ins>
      <w:ins w:id="520" w:author="Admin" w:date="2024-07-04T16:33:51Z">
        <w:r>
          <w:rPr>
            <w:rFonts w:hint="eastAsia" w:ascii="宋体" w:hAnsi="宋体" w:eastAsia="宋体" w:cs="宋体"/>
            <w:sz w:val="24"/>
            <w:szCs w:val="24"/>
            <w:shd w:val="clear" w:color="auto" w:fill="FFFFFF"/>
          </w:rPr>
          <w:t>私有数据和网络环境</w:t>
        </w:r>
      </w:ins>
      <w:ins w:id="521" w:author="Admin" w:date="2024-07-04T16:34:37Z">
        <w:r>
          <w:rPr>
            <w:rFonts w:hint="eastAsia" w:ascii="宋体" w:hAnsi="宋体" w:eastAsia="宋体" w:cs="宋体"/>
            <w:sz w:val="24"/>
            <w:szCs w:val="24"/>
            <w:shd w:val="clear" w:color="auto" w:fill="FFFFFF"/>
            <w:lang w:eastAsia="zh-CN"/>
          </w:rPr>
          <w:t>的</w:t>
        </w:r>
      </w:ins>
      <w:ins w:id="522" w:author="Admin" w:date="2024-07-04T16:33:51Z">
        <w:r>
          <w:rPr>
            <w:rFonts w:hint="eastAsia" w:ascii="宋体" w:hAnsi="宋体" w:eastAsia="宋体" w:cs="宋体"/>
            <w:sz w:val="24"/>
            <w:szCs w:val="24"/>
            <w:shd w:val="clear" w:color="auto" w:fill="FFFFFF"/>
          </w:rPr>
          <w:t>限制、</w:t>
        </w:r>
      </w:ins>
      <w:ins w:id="523" w:author="Admin" w:date="2024-07-04T16:34:40Z">
        <w:r>
          <w:rPr>
            <w:rFonts w:hint="eastAsia" w:ascii="宋体" w:hAnsi="宋体" w:eastAsia="宋体" w:cs="宋体"/>
            <w:sz w:val="24"/>
            <w:szCs w:val="24"/>
            <w:shd w:val="clear" w:color="auto" w:fill="FFFFFF"/>
            <w:lang w:val="en-US" w:eastAsia="zh-CN"/>
          </w:rPr>
          <w:t>推动</w:t>
        </w:r>
      </w:ins>
      <w:ins w:id="524" w:author="Admin" w:date="2024-07-04T16:33:51Z">
        <w:r>
          <w:rPr>
            <w:rFonts w:hint="eastAsia" w:ascii="宋体" w:hAnsi="宋体" w:eastAsia="宋体" w:cs="宋体"/>
            <w:sz w:val="24"/>
            <w:szCs w:val="24"/>
            <w:shd w:val="clear" w:color="auto" w:fill="FFFFFF"/>
          </w:rPr>
          <w:t>服务成效</w:t>
        </w:r>
      </w:ins>
      <w:ins w:id="525" w:author="Admin" w:date="2024-07-04T16:34:43Z">
        <w:r>
          <w:rPr>
            <w:rFonts w:hint="eastAsia" w:ascii="宋体" w:hAnsi="宋体" w:eastAsia="宋体" w:cs="宋体"/>
            <w:sz w:val="24"/>
            <w:szCs w:val="24"/>
            <w:shd w:val="clear" w:color="auto" w:fill="FFFFFF"/>
            <w:lang w:eastAsia="zh-CN"/>
          </w:rPr>
          <w:t>的</w:t>
        </w:r>
      </w:ins>
      <w:ins w:id="526" w:author="Admin" w:date="2024-07-04T16:33:51Z">
        <w:r>
          <w:rPr>
            <w:rFonts w:hint="eastAsia" w:ascii="宋体" w:hAnsi="宋体" w:eastAsia="宋体" w:cs="宋体"/>
            <w:sz w:val="24"/>
            <w:szCs w:val="24"/>
            <w:shd w:val="clear" w:color="auto" w:fill="FFFFFF"/>
          </w:rPr>
          <w:t>量化</w:t>
        </w:r>
      </w:ins>
      <w:ins w:id="527" w:author="Admin" w:date="2024-07-04T16:34:46Z">
        <w:r>
          <w:rPr>
            <w:rFonts w:hint="eastAsia" w:ascii="宋体" w:hAnsi="宋体" w:eastAsia="宋体" w:cs="宋体"/>
            <w:sz w:val="24"/>
            <w:szCs w:val="24"/>
            <w:shd w:val="clear" w:color="auto" w:fill="FFFFFF"/>
            <w:lang w:val="en-US" w:eastAsia="zh-CN"/>
          </w:rPr>
          <w:t>评估</w:t>
        </w:r>
      </w:ins>
      <w:ins w:id="528" w:author="Admin" w:date="2024-07-04T16:34:50Z">
        <w:r>
          <w:rPr>
            <w:rFonts w:hint="eastAsia" w:ascii="宋体" w:hAnsi="宋体" w:eastAsia="宋体" w:cs="宋体"/>
            <w:sz w:val="24"/>
            <w:szCs w:val="24"/>
            <w:shd w:val="clear" w:color="auto" w:fill="FFFFFF"/>
            <w:lang w:val="en-US" w:eastAsia="zh-CN"/>
          </w:rPr>
          <w:t>、</w:t>
        </w:r>
      </w:ins>
      <w:ins w:id="529" w:author="Admin" w:date="2024-07-04T16:34:53Z">
        <w:r>
          <w:rPr>
            <w:rFonts w:hint="eastAsia" w:ascii="宋体" w:hAnsi="宋体" w:eastAsia="宋体" w:cs="宋体"/>
            <w:sz w:val="24"/>
            <w:szCs w:val="24"/>
            <w:shd w:val="clear" w:color="auto" w:fill="FFFFFF"/>
            <w:lang w:val="en-US" w:eastAsia="zh-CN"/>
          </w:rPr>
          <w:t>不断</w:t>
        </w:r>
      </w:ins>
      <w:ins w:id="530" w:author="Admin" w:date="2024-07-04T16:34:54Z">
        <w:r>
          <w:rPr>
            <w:rFonts w:hint="eastAsia" w:ascii="宋体" w:hAnsi="宋体" w:eastAsia="宋体" w:cs="宋体"/>
            <w:sz w:val="24"/>
            <w:szCs w:val="24"/>
            <w:shd w:val="clear" w:color="auto" w:fill="FFFFFF"/>
            <w:lang w:val="en-US" w:eastAsia="zh-CN"/>
          </w:rPr>
          <w:t>完善</w:t>
        </w:r>
      </w:ins>
      <w:ins w:id="531" w:author="Admin" w:date="2024-07-04T16:33:51Z">
        <w:r>
          <w:rPr>
            <w:rFonts w:hint="eastAsia" w:ascii="宋体" w:hAnsi="宋体" w:eastAsia="宋体" w:cs="宋体"/>
            <w:sz w:val="24"/>
            <w:szCs w:val="24"/>
            <w:shd w:val="clear" w:color="auto" w:fill="FFFFFF"/>
          </w:rPr>
          <w:t>服务支撑体系，</w:t>
        </w:r>
      </w:ins>
      <w:ins w:id="532" w:author="Admin" w:date="2024-07-04T16:35:02Z">
        <w:r>
          <w:rPr>
            <w:rFonts w:hint="eastAsia" w:ascii="宋体" w:hAnsi="宋体" w:eastAsia="宋体" w:cs="宋体"/>
            <w:sz w:val="24"/>
            <w:szCs w:val="24"/>
            <w:shd w:val="clear" w:color="auto" w:fill="FFFFFF"/>
            <w:lang w:val="en-US" w:eastAsia="zh-CN"/>
          </w:rPr>
          <w:t>提高</w:t>
        </w:r>
      </w:ins>
      <w:ins w:id="533" w:author="Admin" w:date="2024-07-04T16:33:51Z">
        <w:r>
          <w:rPr>
            <w:rFonts w:hint="eastAsia" w:ascii="宋体" w:hAnsi="宋体" w:eastAsia="宋体" w:cs="宋体"/>
            <w:sz w:val="24"/>
            <w:szCs w:val="24"/>
            <w:shd w:val="clear" w:color="auto" w:fill="FFFFFF"/>
          </w:rPr>
          <w:t>中国网络安全用户对服务模式</w:t>
        </w:r>
      </w:ins>
      <w:ins w:id="534" w:author="Admin" w:date="2024-07-04T16:35:06Z">
        <w:r>
          <w:rPr>
            <w:rFonts w:hint="eastAsia" w:ascii="宋体" w:hAnsi="宋体" w:eastAsia="宋体" w:cs="宋体"/>
            <w:sz w:val="24"/>
            <w:szCs w:val="24"/>
            <w:shd w:val="clear" w:color="auto" w:fill="FFFFFF"/>
            <w:lang w:eastAsia="zh-CN"/>
          </w:rPr>
          <w:t>的</w:t>
        </w:r>
      </w:ins>
      <w:ins w:id="535" w:author="Admin" w:date="2024-07-04T16:33:51Z">
        <w:r>
          <w:rPr>
            <w:rFonts w:hint="eastAsia" w:ascii="宋体" w:hAnsi="宋体" w:eastAsia="宋体" w:cs="宋体"/>
            <w:sz w:val="24"/>
            <w:szCs w:val="24"/>
            <w:shd w:val="clear" w:color="auto" w:fill="FFFFFF"/>
          </w:rPr>
          <w:t>接受度。</w:t>
        </w:r>
      </w:ins>
    </w:p>
    <w:p>
      <w:pPr>
        <w:spacing w:line="360" w:lineRule="auto"/>
        <w:ind w:firstLine="482" w:firstLineChars="200"/>
        <w:rPr>
          <w:ins w:id="536" w:author="郭小爷" w:date="2024-07-01T10:38:00Z"/>
          <w:rFonts w:hint="eastAsia" w:ascii="宋体" w:hAnsi="宋体" w:eastAsia="宋体" w:cs="宋体"/>
          <w:sz w:val="24"/>
          <w:szCs w:val="24"/>
          <w:shd w:val="clear" w:color="auto" w:fill="FFFFFF"/>
        </w:rPr>
      </w:pPr>
      <w:r>
        <w:rPr>
          <w:rFonts w:hint="eastAsia" w:ascii="宋体" w:hAnsi="宋体" w:eastAsia="宋体" w:cs="宋体"/>
          <w:b/>
          <w:sz w:val="24"/>
          <w:szCs w:val="24"/>
          <w:shd w:val="clear" w:color="auto" w:fill="FFFFFF"/>
        </w:rPr>
        <w:t>四是共同培育网络安全服务生态。</w:t>
      </w:r>
      <w:r>
        <w:rPr>
          <w:rFonts w:hint="eastAsia" w:ascii="宋体" w:hAnsi="宋体" w:eastAsia="宋体" w:cs="宋体"/>
          <w:sz w:val="24"/>
          <w:szCs w:val="24"/>
          <w:shd w:val="clear" w:color="auto" w:fill="FFFFFF"/>
        </w:rPr>
        <w:t>建议我国网络安全企业拓展市场应用范围和深度，加强服务支撑体系建设，明确服务水平基线指标，通过市场宣传提升用户对安全服务的认知和满意度。建议科研机构加强在联邦学习、隐私计算和区块链技术方面的研究开发力度，以支持网络安全企业在确保用户数据隐私安全的同时，实现对用户信息的精确分析，进而提高在全网范围内的威胁感知能力。</w:t>
      </w:r>
    </w:p>
    <w:p>
      <w:pPr>
        <w:spacing w:line="360" w:lineRule="auto"/>
        <w:ind w:firstLine="482" w:firstLineChars="200"/>
        <w:rPr>
          <w:del w:id="537" w:author="郭小爷" w:date="2024-07-01T10:37:00Z"/>
          <w:rFonts w:hint="eastAsia" w:ascii="宋体" w:hAnsi="宋体" w:eastAsia="宋体" w:cs="宋体"/>
          <w:sz w:val="24"/>
          <w:szCs w:val="24"/>
          <w:shd w:val="clear" w:color="auto" w:fill="FFFFFF"/>
        </w:rPr>
      </w:pPr>
      <w:ins w:id="538" w:author="郭小爷" w:date="2024-07-01T10:38:00Z">
        <w:r>
          <w:rPr>
            <w:rFonts w:hint="eastAsia" w:ascii="宋体" w:hAnsi="宋体" w:eastAsia="宋体" w:cs="宋体"/>
            <w:b/>
            <w:bCs/>
            <w:sz w:val="24"/>
            <w:szCs w:val="24"/>
            <w:shd w:val="clear" w:color="auto" w:fill="FFFFFF"/>
          </w:rPr>
          <w:t>五是加快国际化步伐。</w:t>
        </w:r>
      </w:ins>
      <w:ins w:id="539" w:author="c1882" w:date="2024-07-03T10:37:00Z">
        <w:bookmarkStart w:id="1" w:name="_Hlk170997027"/>
        <w:r>
          <w:rPr>
            <w:rFonts w:hint="eastAsia" w:ascii="宋体" w:hAnsi="宋体" w:eastAsia="宋体" w:cs="宋体"/>
            <w:sz w:val="24"/>
            <w:szCs w:val="24"/>
            <w:shd w:val="clear" w:color="auto" w:fill="FFFFFF"/>
          </w:rPr>
          <w:t>目前</w:t>
        </w:r>
      </w:ins>
      <w:del w:id="540" w:author="c1882" w:date="2024-07-03T10:37:00Z">
        <w:r>
          <w:rPr>
            <w:rFonts w:hint="eastAsia" w:ascii="宋体" w:hAnsi="宋体" w:eastAsia="宋体" w:cs="宋体"/>
            <w:sz w:val="24"/>
            <w:szCs w:val="24"/>
            <w:shd w:val="clear" w:color="auto" w:fill="FFFFFF"/>
          </w:rPr>
          <w:delText>尽管中国网络安全产业持续高速增长</w:delText>
        </w:r>
      </w:del>
      <w:r>
        <w:rPr>
          <w:rFonts w:hint="eastAsia" w:ascii="宋体" w:hAnsi="宋体" w:eastAsia="宋体" w:cs="宋体"/>
          <w:sz w:val="24"/>
          <w:szCs w:val="24"/>
          <w:shd w:val="clear" w:color="auto" w:fill="FFFFFF"/>
        </w:rPr>
        <w:t>，</w:t>
      </w:r>
      <w:ins w:id="541" w:author="c1882" w:date="2024-07-03T10:37:00Z">
        <w:r>
          <w:rPr>
            <w:rFonts w:hint="eastAsia" w:ascii="宋体" w:hAnsi="宋体" w:eastAsia="宋体" w:cs="宋体"/>
            <w:sz w:val="24"/>
            <w:szCs w:val="24"/>
            <w:shd w:val="clear" w:color="auto" w:fill="FFFFFF"/>
          </w:rPr>
          <w:t>中国网络安全企业已具备满足国内市场需求的坚实基础，</w:t>
        </w:r>
      </w:ins>
      <w:r>
        <w:rPr>
          <w:rFonts w:hint="eastAsia" w:ascii="宋体" w:hAnsi="宋体" w:eastAsia="宋体" w:cs="宋体"/>
          <w:sz w:val="24"/>
          <w:szCs w:val="24"/>
          <w:shd w:val="clear" w:color="auto" w:fill="FFFFFF"/>
        </w:rPr>
        <w:t>但</w:t>
      </w:r>
      <w:ins w:id="542" w:author="c1882" w:date="2024-07-03T10:38:00Z">
        <w:r>
          <w:rPr>
            <w:rFonts w:hint="eastAsia" w:ascii="宋体" w:hAnsi="宋体" w:eastAsia="宋体" w:cs="宋体"/>
            <w:sz w:val="24"/>
            <w:szCs w:val="24"/>
            <w:shd w:val="clear" w:color="auto" w:fill="FFFFFF"/>
          </w:rPr>
          <w:t>其</w:t>
        </w:r>
      </w:ins>
      <w:r>
        <w:rPr>
          <w:rFonts w:hint="eastAsia" w:ascii="宋体" w:hAnsi="宋体" w:eastAsia="宋体" w:cs="宋体"/>
          <w:sz w:val="24"/>
          <w:szCs w:val="24"/>
          <w:shd w:val="clear" w:color="auto" w:fill="FFFFFF"/>
        </w:rPr>
        <w:t>在</w:t>
      </w:r>
      <w:ins w:id="543" w:author="c1882" w:date="2024-07-04T14:45:00Z">
        <w:r>
          <w:rPr>
            <w:rFonts w:hint="eastAsia" w:ascii="宋体" w:hAnsi="宋体" w:eastAsia="宋体" w:cs="宋体"/>
            <w:sz w:val="24"/>
            <w:szCs w:val="24"/>
            <w:shd w:val="clear" w:color="auto" w:fill="FFFFFF"/>
          </w:rPr>
          <w:t>海外市场</w:t>
        </w:r>
      </w:ins>
      <w:ins w:id="544" w:author="c1882" w:date="2024-07-04T14:48:00Z">
        <w:r>
          <w:rPr>
            <w:rFonts w:hint="eastAsia" w:ascii="宋体" w:hAnsi="宋体" w:eastAsia="宋体" w:cs="宋体"/>
            <w:sz w:val="24"/>
            <w:szCs w:val="24"/>
            <w:shd w:val="clear" w:color="auto" w:fill="FFFFFF"/>
          </w:rPr>
          <w:t>的拓展仍处于</w:t>
        </w:r>
      </w:ins>
      <w:ins w:id="545" w:author="c1882" w:date="2024-07-04T14:49:00Z">
        <w:r>
          <w:rPr>
            <w:rFonts w:hint="eastAsia" w:ascii="宋体" w:hAnsi="宋体" w:eastAsia="宋体" w:cs="宋体"/>
            <w:sz w:val="24"/>
            <w:szCs w:val="24"/>
            <w:shd w:val="clear" w:color="auto" w:fill="FFFFFF"/>
          </w:rPr>
          <w:t>起步阶段</w:t>
        </w:r>
      </w:ins>
      <w:del w:id="546" w:author="c1882" w:date="2024-07-04T14:45:00Z">
        <w:r>
          <w:rPr>
            <w:rFonts w:hint="eastAsia" w:ascii="宋体" w:hAnsi="宋体" w:eastAsia="宋体" w:cs="宋体"/>
            <w:sz w:val="24"/>
            <w:szCs w:val="24"/>
            <w:shd w:val="clear" w:color="auto" w:fill="FFFFFF"/>
          </w:rPr>
          <w:delText>全球市场的营收份额仍仅为</w:delText>
        </w:r>
        <w:commentRangeStart w:id="8"/>
        <w:commentRangeStart w:id="9"/>
        <w:r>
          <w:rPr>
            <w:rFonts w:hint="eastAsia" w:ascii="宋体" w:hAnsi="宋体" w:eastAsia="宋体" w:cs="宋体"/>
            <w:sz w:val="24"/>
            <w:szCs w:val="24"/>
            <w:shd w:val="clear" w:color="auto" w:fill="FFFFFF"/>
          </w:rPr>
          <w:delText>8.1%</w:delText>
        </w:r>
        <w:commentRangeEnd w:id="8"/>
      </w:del>
      <w:del w:id="547" w:author="c1882" w:date="2024-07-04T14:45:00Z">
        <w:r>
          <w:rPr>
            <w:rFonts w:hint="eastAsia" w:ascii="宋体" w:hAnsi="宋体" w:eastAsia="宋体" w:cs="宋体"/>
            <w:sz w:val="24"/>
            <w:szCs w:val="24"/>
          </w:rPr>
          <w:commentReference w:id="8"/>
        </w:r>
        <w:commentRangeEnd w:id="9"/>
      </w:del>
      <w:r>
        <w:commentReference w:id="9"/>
      </w:r>
      <w:r>
        <w:rPr>
          <w:rFonts w:hint="eastAsia" w:ascii="宋体" w:hAnsi="宋体" w:eastAsia="宋体" w:cs="宋体"/>
          <w:sz w:val="24"/>
          <w:szCs w:val="24"/>
          <w:shd w:val="clear" w:color="auto" w:fill="FFFFFF"/>
        </w:rPr>
        <w:t>。</w:t>
      </w:r>
      <w:ins w:id="548" w:author="c1882" w:date="2024-07-04T14:45:00Z">
        <w:r>
          <w:rPr>
            <w:rFonts w:hint="eastAsia" w:ascii="宋体" w:hAnsi="宋体" w:eastAsia="宋体" w:cs="宋体"/>
            <w:sz w:val="24"/>
            <w:szCs w:val="24"/>
            <w:shd w:val="clear" w:color="auto" w:fill="FFFFFF"/>
          </w:rPr>
          <w:t>2022年，中国</w:t>
        </w:r>
      </w:ins>
      <w:ins w:id="549" w:author="c1882" w:date="2024-07-04T14:49:00Z">
        <w:r>
          <w:rPr>
            <w:rFonts w:hint="eastAsia" w:ascii="宋体" w:hAnsi="宋体" w:eastAsia="宋体" w:cs="宋体"/>
            <w:sz w:val="24"/>
            <w:szCs w:val="24"/>
            <w:shd w:val="clear" w:color="auto" w:fill="FFFFFF"/>
          </w:rPr>
          <w:t>网络安全</w:t>
        </w:r>
      </w:ins>
      <w:ins w:id="550" w:author="c1882" w:date="2024-07-04T14:46:00Z">
        <w:r>
          <w:rPr>
            <w:rFonts w:hint="eastAsia" w:ascii="宋体" w:hAnsi="宋体" w:eastAsia="宋体" w:cs="宋体"/>
            <w:sz w:val="24"/>
            <w:szCs w:val="24"/>
            <w:shd w:val="clear" w:color="auto" w:fill="FFFFFF"/>
          </w:rPr>
          <w:t>企业</w:t>
        </w:r>
      </w:ins>
      <w:ins w:id="551" w:author="c1882" w:date="2024-07-04T14:51:00Z">
        <w:r>
          <w:rPr>
            <w:rFonts w:hint="eastAsia" w:ascii="宋体" w:hAnsi="宋体" w:eastAsia="宋体" w:cs="宋体"/>
            <w:sz w:val="24"/>
            <w:szCs w:val="24"/>
            <w:shd w:val="clear" w:color="auto" w:fill="FFFFFF"/>
          </w:rPr>
          <w:t>海外</w:t>
        </w:r>
      </w:ins>
      <w:ins w:id="552" w:author="c1882" w:date="2024-07-04T14:52:00Z">
        <w:r>
          <w:rPr>
            <w:rFonts w:hint="eastAsia" w:ascii="宋体" w:hAnsi="宋体" w:eastAsia="宋体" w:cs="宋体"/>
            <w:sz w:val="24"/>
            <w:szCs w:val="24"/>
            <w:shd w:val="clear" w:color="auto" w:fill="FFFFFF"/>
          </w:rPr>
          <w:t>总</w:t>
        </w:r>
      </w:ins>
      <w:ins w:id="553" w:author="c1882" w:date="2024-07-04T14:51:00Z">
        <w:r>
          <w:rPr>
            <w:rFonts w:hint="eastAsia" w:ascii="宋体" w:hAnsi="宋体" w:eastAsia="宋体" w:cs="宋体"/>
            <w:sz w:val="24"/>
            <w:szCs w:val="24"/>
            <w:shd w:val="clear" w:color="auto" w:fill="FFFFFF"/>
          </w:rPr>
          <w:t>收入约10亿，远不及国内千亿市场</w:t>
        </w:r>
      </w:ins>
      <w:ins w:id="554" w:author="c1882" w:date="2024-07-04T14:52:00Z">
        <w:r>
          <w:rPr>
            <w:rFonts w:hint="eastAsia" w:ascii="宋体" w:hAnsi="宋体" w:eastAsia="宋体" w:cs="宋体"/>
            <w:sz w:val="24"/>
            <w:szCs w:val="24"/>
            <w:shd w:val="clear" w:color="auto" w:fill="FFFFFF"/>
          </w:rPr>
          <w:t>规模</w:t>
        </w:r>
      </w:ins>
      <w:ins w:id="555" w:author="c1882" w:date="2024-07-04T14:46:00Z">
        <w:r>
          <w:rPr>
            <w:rFonts w:hint="eastAsia" w:ascii="宋体" w:hAnsi="宋体" w:eastAsia="宋体" w:cs="宋体"/>
            <w:sz w:val="24"/>
            <w:szCs w:val="24"/>
            <w:shd w:val="clear" w:color="auto" w:fill="FFFFFF"/>
          </w:rPr>
          <w:t>。</w:t>
        </w:r>
        <w:bookmarkEnd w:id="1"/>
      </w:ins>
      <w:ins w:id="556" w:author="c1882" w:date="2024-07-03T10:41:00Z">
        <w:r>
          <w:rPr>
            <w:rFonts w:hint="eastAsia" w:ascii="宋体" w:hAnsi="宋体" w:eastAsia="宋体" w:cs="宋体"/>
            <w:sz w:val="24"/>
            <w:szCs w:val="24"/>
            <w:highlight w:val="none"/>
            <w:shd w:val="clear" w:color="auto" w:fill="FFFFFF"/>
          </w:rPr>
          <w:t>若</w:t>
        </w:r>
      </w:ins>
      <w:ins w:id="557" w:author="c1882" w:date="2024-07-03T10:41:00Z">
        <w:r>
          <w:rPr>
            <w:rFonts w:hint="eastAsia" w:ascii="宋体" w:hAnsi="宋体" w:eastAsia="宋体" w:cs="宋体"/>
            <w:sz w:val="24"/>
            <w:szCs w:val="24"/>
            <w:shd w:val="clear" w:color="auto" w:fill="FFFFFF"/>
          </w:rPr>
          <w:t>仅局限于本土市场，</w:t>
        </w:r>
      </w:ins>
      <w:ins w:id="558" w:author="c1882" w:date="2024-07-03T10:42:00Z">
        <w:r>
          <w:rPr>
            <w:rFonts w:hint="eastAsia" w:ascii="宋体" w:hAnsi="宋体" w:eastAsia="宋体" w:cs="宋体"/>
            <w:sz w:val="24"/>
            <w:szCs w:val="24"/>
            <w:shd w:val="clear" w:color="auto" w:fill="FFFFFF"/>
          </w:rPr>
          <w:t>发展潜力将受限</w:t>
        </w:r>
      </w:ins>
      <w:del w:id="559" w:author="c1882" w:date="2024-07-03T10:41:00Z">
        <w:r>
          <w:rPr>
            <w:rFonts w:hint="eastAsia" w:ascii="宋体" w:hAnsi="宋体" w:eastAsia="宋体" w:cs="宋体"/>
            <w:sz w:val="24"/>
            <w:szCs w:val="24"/>
            <w:shd w:val="clear" w:color="auto" w:fill="FFFFFF"/>
          </w:rPr>
          <w:delText>面对这一现状，若中国网络安全企业仅局限于本土市场，其发展潜力将受到限制</w:delText>
        </w:r>
      </w:del>
      <w:ins w:id="560" w:author="郭小爷" w:date="2024-07-01T10:39:00Z">
        <w:r>
          <w:rPr>
            <w:rFonts w:hint="eastAsia" w:ascii="宋体" w:hAnsi="宋体" w:eastAsia="宋体" w:cs="宋体"/>
            <w:sz w:val="24"/>
            <w:szCs w:val="24"/>
            <w:shd w:val="clear" w:color="auto" w:fill="FFFFFF"/>
          </w:rPr>
          <w:t>。“AI+安全”新范式将为网络安全产业带来深刻变革</w:t>
        </w:r>
      </w:ins>
      <w:ins w:id="561" w:author="c1882" w:date="2024-07-03T10:42:00Z">
        <w:r>
          <w:rPr>
            <w:rFonts w:hint="eastAsia" w:ascii="宋体" w:hAnsi="宋体" w:eastAsia="宋体" w:cs="宋体"/>
            <w:sz w:val="24"/>
            <w:szCs w:val="24"/>
            <w:shd w:val="clear" w:color="auto" w:fill="FFFFFF"/>
          </w:rPr>
          <w:t>，</w:t>
        </w:r>
      </w:ins>
      <w:ins w:id="562" w:author="郭小爷" w:date="2024-07-01T10:39:00Z">
        <w:r>
          <w:rPr>
            <w:rFonts w:hint="eastAsia" w:ascii="宋体" w:hAnsi="宋体" w:eastAsia="宋体" w:cs="宋体"/>
            <w:sz w:val="24"/>
            <w:szCs w:val="24"/>
            <w:shd w:val="clear" w:color="auto" w:fill="FFFFFF"/>
          </w:rPr>
          <w:t>我国网络安全企业应抓住机遇，推动产品服务体系向智能化、平台化、服务化转型，</w:t>
        </w:r>
      </w:ins>
      <w:ins w:id="563" w:author="郭小爷" w:date="2024-07-01T10:39:00Z">
        <w:del w:id="564" w:author="c1882" w:date="2024-07-03T10:29:00Z">
          <w:r>
            <w:rPr>
              <w:rFonts w:hint="eastAsia" w:ascii="宋体" w:hAnsi="宋体" w:eastAsia="宋体" w:cs="宋体"/>
              <w:sz w:val="24"/>
              <w:szCs w:val="24"/>
              <w:shd w:val="clear" w:color="auto" w:fill="FFFFFF"/>
            </w:rPr>
            <w:delText>加快国际化步伐，</w:delText>
          </w:r>
        </w:del>
      </w:ins>
      <w:ins w:id="565" w:author="郭小爷" w:date="2024-07-01T10:39:00Z">
        <w:del w:id="566" w:author="c1882" w:date="2024-07-03T10:43:00Z">
          <w:r>
            <w:rPr>
              <w:rFonts w:hint="eastAsia" w:ascii="宋体" w:hAnsi="宋体" w:eastAsia="宋体" w:cs="宋体"/>
              <w:sz w:val="24"/>
              <w:szCs w:val="24"/>
              <w:shd w:val="clear" w:color="auto" w:fill="FFFFFF"/>
            </w:rPr>
            <w:delText>逐步</w:delText>
          </w:r>
        </w:del>
      </w:ins>
      <w:ins w:id="567" w:author="郭小爷" w:date="2024-07-01T10:39:00Z">
        <w:r>
          <w:rPr>
            <w:rFonts w:hint="eastAsia" w:ascii="宋体" w:hAnsi="宋体" w:eastAsia="宋体" w:cs="宋体"/>
            <w:sz w:val="24"/>
            <w:szCs w:val="24"/>
            <w:shd w:val="clear" w:color="auto" w:fill="FFFFFF"/>
          </w:rPr>
          <w:t>提升全球影响力，成为全球网络安全市场的领导者。</w:t>
        </w:r>
      </w:ins>
      <w:del w:id="568" w:author="郭小爷" w:date="2024-07-01T10:37:00Z">
        <w:r>
          <w:rPr>
            <w:rFonts w:hint="eastAsia" w:ascii="宋体" w:hAnsi="宋体" w:eastAsia="宋体" w:cs="宋体"/>
            <w:sz w:val="24"/>
            <w:szCs w:val="24"/>
            <w:shd w:val="clear" w:color="auto" w:fill="FFFFFF"/>
          </w:rPr>
          <w:delText>近年来，中国网络安全领军企业，如奇安信、绿盟科技、深信服等，均加快国际化步伐，积极拓展海外市场，海外业务收入取得显著增长。以深信服为例，2023年海外营收同比增长达47.98%。</w:delText>
        </w:r>
      </w:del>
    </w:p>
    <w:p>
      <w:pPr>
        <w:spacing w:line="360" w:lineRule="auto"/>
        <w:ind w:firstLine="0" w:firstLineChars="0"/>
        <w:rPr>
          <w:del w:id="570" w:author="郭小爷" w:date="2024-07-01T10:39:00Z"/>
          <w:rFonts w:hint="eastAsia" w:ascii="宋体" w:hAnsi="宋体" w:eastAsia="宋体" w:cs="宋体"/>
          <w:sz w:val="24"/>
          <w:szCs w:val="24"/>
          <w:shd w:val="clear" w:color="auto" w:fill="FFFFFF"/>
        </w:rPr>
        <w:pPrChange w:id="569" w:author="郭小爷" w:date="2024-07-01T10:39:00Z">
          <w:pPr>
            <w:ind w:firstLine="640" w:firstLineChars="200"/>
          </w:pPr>
        </w:pPrChange>
      </w:pPr>
      <w:del w:id="571" w:author="郭小爷" w:date="2024-07-01T10:39:00Z">
        <w:r>
          <w:rPr>
            <w:rFonts w:hint="eastAsia" w:ascii="宋体" w:hAnsi="宋体" w:eastAsia="宋体" w:cs="宋体"/>
            <w:sz w:val="24"/>
            <w:szCs w:val="24"/>
            <w:shd w:val="clear" w:color="auto" w:fill="FFFFFF"/>
          </w:rPr>
          <w:delText>“AI+安全”的新范式将为网络安全产业带来深刻变革。我国网络安全企业应抓住这一历史机遇，积极推动产品服务体系向智能化、平台化、服务化转型，逐步提升全球影响力，成为全球网络安全市场的领导者。</w:delText>
        </w:r>
      </w:del>
    </w:p>
    <w:p>
      <w:pPr>
        <w:spacing w:line="360" w:lineRule="auto"/>
        <w:ind w:firstLine="480" w:firstLineChars="200"/>
        <w:rPr>
          <w:rFonts w:hint="eastAsia" w:ascii="宋体" w:hAnsi="宋体" w:eastAsia="宋体" w:cs="宋体"/>
          <w:sz w:val="24"/>
          <w:szCs w:val="24"/>
          <w:shd w:val="clear" w:color="auto" w:fill="FFFFFF"/>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4-07-04T17:14:33Z" w:initials="S">
    <w:p w14:paraId="3EC9522F">
      <w:pPr>
        <w:pStyle w:val="2"/>
        <w:rPr>
          <w:rFonts w:hint="default"/>
          <w:lang w:val="en-US" w:eastAsia="zh-CN"/>
        </w:rPr>
      </w:pPr>
      <w:r>
        <w:rPr>
          <w:rFonts w:hint="eastAsia" w:ascii="宋体" w:hAnsi="宋体" w:eastAsia="宋体" w:cs="宋体"/>
          <w:b/>
          <w:bCs/>
          <w:sz w:val="32"/>
          <w:szCs w:val="32"/>
          <w:lang w:val="en-US" w:eastAsia="zh-CN"/>
        </w:rPr>
        <w:t>备选：用人工智能筑起网络</w:t>
      </w:r>
      <w:r>
        <w:rPr>
          <w:rFonts w:hint="eastAsia" w:ascii="宋体" w:hAnsi="宋体" w:eastAsia="宋体" w:cs="宋体"/>
          <w:b/>
          <w:bCs/>
          <w:sz w:val="32"/>
          <w:szCs w:val="32"/>
        </w:rPr>
        <w:t>安全</w:t>
      </w:r>
      <w:r>
        <w:rPr>
          <w:rFonts w:hint="eastAsia" w:ascii="宋体" w:hAnsi="宋体" w:eastAsia="宋体" w:cs="宋体"/>
          <w:b/>
          <w:bCs/>
          <w:sz w:val="32"/>
          <w:szCs w:val="32"/>
          <w:lang w:eastAsia="zh-CN"/>
        </w:rPr>
        <w:t>的</w:t>
      </w:r>
      <w:r>
        <w:rPr>
          <w:rFonts w:hint="eastAsia" w:ascii="宋体" w:hAnsi="宋体" w:eastAsia="宋体" w:cs="宋体"/>
          <w:b/>
          <w:bCs/>
          <w:sz w:val="32"/>
          <w:szCs w:val="32"/>
          <w:lang w:val="en-US" w:eastAsia="zh-CN"/>
        </w:rPr>
        <w:t>万里长城</w:t>
      </w:r>
    </w:p>
  </w:comment>
  <w:comment w:id="1" w:author="郭小爷" w:date="2024-07-01T10:29:00Z" w:initials="">
    <w:p w14:paraId="66D47095">
      <w:pPr>
        <w:pStyle w:val="2"/>
      </w:pPr>
      <w:r>
        <w:rPr>
          <w:rFonts w:hint="eastAsia"/>
        </w:rPr>
        <w:t>这一部分关于网络安全产业的历史建议精简一下。一段介绍即可，重点还是围绕AI+安全。</w:t>
      </w:r>
    </w:p>
    <w:p w14:paraId="555349E0">
      <w:pPr>
        <w:pStyle w:val="2"/>
      </w:pPr>
      <w:r>
        <w:rPr>
          <w:rFonts w:hint="eastAsia"/>
        </w:rPr>
        <w:t>然后可以写一下AI赋能网络安全主要体现在哪些方面（比较接地气的那种，就是开头编辑语提到的那里）。让普通读者理解“AI+安全”究竟是什么，体现在哪些方面。</w:t>
      </w:r>
    </w:p>
  </w:comment>
  <w:comment w:id="2" w:author="c1882" w:date="2024-07-04T14:39:00Z" w:initials="">
    <w:p w14:paraId="7D4A4369">
      <w:pPr>
        <w:pStyle w:val="2"/>
      </w:pPr>
      <w:r>
        <w:fldChar w:fldCharType="begin"/>
      </w:r>
      <w:r>
        <w:instrText xml:space="preserve"> HYPERLINK "https://www.technologyreview.com/2021/04/08/1021696/preparing-for-ai-enabled-cyberattacks/" </w:instrText>
      </w:r>
      <w:r>
        <w:fldChar w:fldCharType="separate"/>
      </w:r>
      <w:r>
        <w:rPr>
          <w:rStyle w:val="11"/>
        </w:rPr>
        <w:t>Preparing for AI-enabled cyberattacks | MIT Technology Review</w:t>
      </w:r>
      <w:r>
        <w:rPr>
          <w:rStyle w:val="11"/>
        </w:rPr>
        <w:fldChar w:fldCharType="end"/>
      </w:r>
    </w:p>
  </w:comment>
  <w:comment w:id="3" w:author="c1882" w:date="2024-07-04T14:36:00Z" w:initials="">
    <w:p w14:paraId="592C62EB">
      <w:pPr>
        <w:ind w:firstLine="531" w:firstLineChars="253"/>
        <w:jc w:val="left"/>
        <w:rPr>
          <w:rFonts w:ascii="仿宋_GB2312" w:hAnsi="仿宋_GB2312" w:eastAsia="仿宋_GB2312" w:cs="仿宋_GB2312"/>
          <w:sz w:val="28"/>
        </w:rPr>
      </w:pPr>
      <w:r>
        <w:fldChar w:fldCharType="begin"/>
      </w:r>
      <w:r>
        <w:instrText xml:space="preserve"> HYPERLINK "https://mp.weixin.qq.com/s/Z2ZvJggmWb3vneozJTMcxg" </w:instrText>
      </w:r>
      <w:r>
        <w:fldChar w:fldCharType="separate"/>
      </w:r>
      <w:r>
        <w:rPr>
          <w:rStyle w:val="11"/>
          <w:rFonts w:ascii="仿宋_GB2312" w:hAnsi="仿宋_GB2312" w:eastAsia="仿宋_GB2312" w:cs="仿宋_GB2312"/>
          <w:sz w:val="28"/>
        </w:rPr>
        <w:t>https://mp.weixin.qq.com/s/Z2ZvJggmWb3vneozJTMcxg</w:t>
      </w:r>
      <w:r>
        <w:rPr>
          <w:rStyle w:val="11"/>
          <w:rFonts w:ascii="仿宋_GB2312" w:hAnsi="仿宋_GB2312" w:eastAsia="仿宋_GB2312" w:cs="仿宋_GB2312"/>
          <w:sz w:val="28"/>
        </w:rPr>
        <w:fldChar w:fldCharType="end"/>
      </w:r>
    </w:p>
    <w:p w14:paraId="40641E29">
      <w:pPr>
        <w:pStyle w:val="2"/>
      </w:pPr>
    </w:p>
  </w:comment>
  <w:comment w:id="4" w:author="郭小爷" w:date="2024-07-01T10:12:00Z" w:initials="">
    <w:p w14:paraId="3A340CCD">
      <w:pPr>
        <w:pStyle w:val="2"/>
      </w:pPr>
      <w:r>
        <w:rPr>
          <w:rFonts w:hint="eastAsia"/>
        </w:rPr>
        <w:t>请附上报告的链接以便核实哈</w:t>
      </w:r>
    </w:p>
  </w:comment>
  <w:comment w:id="5" w:author="c1882" w:date="2024-07-03T10:52:00Z" w:initials="">
    <w:p w14:paraId="4092364B">
      <w:pPr>
        <w:pStyle w:val="2"/>
      </w:pPr>
      <w:r>
        <w:annotationRef/>
      </w:r>
    </w:p>
  </w:comment>
  <w:comment w:id="6" w:author="c1882" w:date="2024-07-04T14:19:00Z" w:initials="">
    <w:p w14:paraId="3AE943CA">
      <w:pPr>
        <w:pStyle w:val="2"/>
      </w:pPr>
      <w:r>
        <w:fldChar w:fldCharType="begin"/>
      </w:r>
      <w:r>
        <w:instrText xml:space="preserve"> HYPERLINK "https://www.marketsandmarkets.com/Market-Reports/artificial-intelligence-ai-cyber-security-market-220634996.html" </w:instrText>
      </w:r>
      <w:r>
        <w:fldChar w:fldCharType="separate"/>
      </w:r>
      <w:r>
        <w:rPr>
          <w:rStyle w:val="11"/>
        </w:rPr>
        <w:t>Artificial Intelligence in Cybersecurity Market Share, Forecast | Growth Analysis &amp; Opportunities [2030] (marketsandmarkets.com)</w:t>
      </w:r>
      <w:r>
        <w:rPr>
          <w:rStyle w:val="11"/>
        </w:rPr>
        <w:fldChar w:fldCharType="end"/>
      </w:r>
    </w:p>
  </w:comment>
  <w:comment w:id="7" w:author="郭小爷" w:date="2024-07-01T10:13:00Z" w:initials="">
    <w:p w14:paraId="77EC5E61">
      <w:pPr>
        <w:pStyle w:val="2"/>
      </w:pPr>
      <w:r>
        <w:rPr>
          <w:rFonts w:hint="eastAsia"/>
        </w:rPr>
        <w:t>这个有中文释义吗</w:t>
      </w:r>
    </w:p>
  </w:comment>
  <w:comment w:id="8" w:author="郭小爷" w:date="2024-07-01T10:29:00Z" w:initials="">
    <w:p w14:paraId="66D10427">
      <w:pPr>
        <w:pStyle w:val="2"/>
        <w:rPr>
          <w:rFonts w:hint="eastAsia" w:eastAsiaTheme="minorEastAsia"/>
          <w:lang w:val="en-US" w:eastAsia="zh-CN"/>
        </w:rPr>
      </w:pPr>
      <w:r>
        <w:rPr>
          <w:rFonts w:hint="eastAsia"/>
        </w:rPr>
        <w:t>这一数据来源是？</w:t>
      </w:r>
    </w:p>
  </w:comment>
  <w:comment w:id="9" w:author="Admin" w:date="2024-07-04T16:20:47Z" w:initials="S">
    <w:p w14:paraId="13BB32EE">
      <w:pPr>
        <w:pStyle w:val="2"/>
        <w:rPr>
          <w:rFonts w:hint="default" w:eastAsiaTheme="minorEastAsia"/>
          <w:lang w:val="en-US" w:eastAsia="zh-CN"/>
        </w:rPr>
      </w:pPr>
      <w:r>
        <w:rPr>
          <w:rFonts w:hint="eastAsia"/>
          <w:lang w:val="en-US" w:eastAsia="zh-CN"/>
        </w:rPr>
        <w:t>更新选用中国电信天翼智库研判数据，研判依据：基于IDC数据，修正其</w:t>
      </w:r>
      <w:r>
        <w:rPr>
          <w:rFonts w:hint="eastAsia"/>
        </w:rPr>
        <w:t>统计口径</w:t>
      </w:r>
      <w:r>
        <w:rPr>
          <w:rFonts w:hint="eastAsia"/>
          <w:lang w:eastAsia="zh-CN"/>
        </w:rPr>
        <w:t>的</w:t>
      </w:r>
      <w:r>
        <w:rPr>
          <w:rFonts w:hint="eastAsia"/>
          <w:lang w:val="en-US" w:eastAsia="zh-CN"/>
        </w:rPr>
        <w:t>差异</w:t>
      </w:r>
      <w:r>
        <w:rPr>
          <w:rFonts w:hint="eastAsia"/>
        </w:rPr>
        <w:t>，更加直观反映中国网安企业海外业务营收占总营收比例很小</w:t>
      </w:r>
      <w:r>
        <w:rPr>
          <w:rFonts w:hint="eastAsia"/>
          <w:lang w:eastAsia="zh-CN"/>
        </w:rPr>
        <w:t>。</w:t>
      </w:r>
      <w:r>
        <w:rPr>
          <w:rFonts w:hint="eastAsia"/>
        </w:rPr>
        <w:t>选取2023.08 斯元商业咨询（国内专门做安全业务出海的咨询公司的数据），链接：https://mp.weixin.qq.com/s/Fz1vr_vcs2kQOre8W3EJHg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C9522F" w15:done="0"/>
  <w15:commentEx w15:paraId="555349E0" w15:done="1"/>
  <w15:commentEx w15:paraId="7D4A4369" w15:done="0"/>
  <w15:commentEx w15:paraId="40641E29" w15:done="0"/>
  <w15:commentEx w15:paraId="3A340CCD" w15:done="0"/>
  <w15:commentEx w15:paraId="4092364B" w15:done="0" w15:paraIdParent="3A340CCD"/>
  <w15:commentEx w15:paraId="3AE943CA" w15:done="0"/>
  <w15:commentEx w15:paraId="77EC5E61" w15:done="1"/>
  <w15:commentEx w15:paraId="66D10427" w15:done="0"/>
  <w15:commentEx w15:paraId="13BB32EE" w15:done="0" w15:paraIdParent="66D10427"/>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郭小爷">
    <w15:presenceInfo w15:providerId="None" w15:userId="郭小爷"/>
  </w15:person>
  <w15:person w15:author="Admin">
    <w15:presenceInfo w15:providerId="None" w15:userId="Admin"/>
  </w15:person>
  <w15:person w15:author="c1882">
    <w15:presenceInfo w15:providerId="AD" w15:userId="S::c1882@pvip.top::a430e7bc-50c1-4e92-b761-682a289e1c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5OGFjNzYxMTUyNzY4ZmNhY2U3ZTc1NmUwYTk3ZjEifQ=="/>
  </w:docVars>
  <w:rsids>
    <w:rsidRoot w:val="00226953"/>
    <w:rsid w:val="000030BA"/>
    <w:rsid w:val="0000684E"/>
    <w:rsid w:val="000150F9"/>
    <w:rsid w:val="00015EF7"/>
    <w:rsid w:val="00046104"/>
    <w:rsid w:val="00087397"/>
    <w:rsid w:val="000A2560"/>
    <w:rsid w:val="000B6711"/>
    <w:rsid w:val="000C5D1C"/>
    <w:rsid w:val="000D1E33"/>
    <w:rsid w:val="000D270F"/>
    <w:rsid w:val="000D39B4"/>
    <w:rsid w:val="000D6E8C"/>
    <w:rsid w:val="0010170C"/>
    <w:rsid w:val="001049A1"/>
    <w:rsid w:val="001240D8"/>
    <w:rsid w:val="001240F5"/>
    <w:rsid w:val="00124E06"/>
    <w:rsid w:val="001265B6"/>
    <w:rsid w:val="001325BC"/>
    <w:rsid w:val="001574C5"/>
    <w:rsid w:val="00167947"/>
    <w:rsid w:val="001C01B6"/>
    <w:rsid w:val="001D724A"/>
    <w:rsid w:val="001E298B"/>
    <w:rsid w:val="001E2B12"/>
    <w:rsid w:val="001F114D"/>
    <w:rsid w:val="00200661"/>
    <w:rsid w:val="00205E1A"/>
    <w:rsid w:val="00213047"/>
    <w:rsid w:val="00226953"/>
    <w:rsid w:val="00234DB7"/>
    <w:rsid w:val="00242A7C"/>
    <w:rsid w:val="00244E47"/>
    <w:rsid w:val="002A28CB"/>
    <w:rsid w:val="002C3A0D"/>
    <w:rsid w:val="002D2ADC"/>
    <w:rsid w:val="002E3257"/>
    <w:rsid w:val="002E712F"/>
    <w:rsid w:val="002F5F83"/>
    <w:rsid w:val="0031437B"/>
    <w:rsid w:val="00334D95"/>
    <w:rsid w:val="003801B8"/>
    <w:rsid w:val="00382C79"/>
    <w:rsid w:val="0039180A"/>
    <w:rsid w:val="003A0FC4"/>
    <w:rsid w:val="003A6DC6"/>
    <w:rsid w:val="003B69C5"/>
    <w:rsid w:val="003D1260"/>
    <w:rsid w:val="003F2634"/>
    <w:rsid w:val="003F4203"/>
    <w:rsid w:val="003F6034"/>
    <w:rsid w:val="00420E9B"/>
    <w:rsid w:val="004233FF"/>
    <w:rsid w:val="0046368B"/>
    <w:rsid w:val="004658FB"/>
    <w:rsid w:val="004905FE"/>
    <w:rsid w:val="004A7B9E"/>
    <w:rsid w:val="004D628F"/>
    <w:rsid w:val="004D6CE8"/>
    <w:rsid w:val="004E04B4"/>
    <w:rsid w:val="004E6AE9"/>
    <w:rsid w:val="004F2897"/>
    <w:rsid w:val="004F2AAB"/>
    <w:rsid w:val="0050521E"/>
    <w:rsid w:val="005124F5"/>
    <w:rsid w:val="00514B07"/>
    <w:rsid w:val="00525B71"/>
    <w:rsid w:val="00537926"/>
    <w:rsid w:val="00550E64"/>
    <w:rsid w:val="00561A61"/>
    <w:rsid w:val="00566E1C"/>
    <w:rsid w:val="00571440"/>
    <w:rsid w:val="00571693"/>
    <w:rsid w:val="005A2A4F"/>
    <w:rsid w:val="005B0C53"/>
    <w:rsid w:val="005C5608"/>
    <w:rsid w:val="005E06EC"/>
    <w:rsid w:val="00612E5F"/>
    <w:rsid w:val="00634C2A"/>
    <w:rsid w:val="00683CA0"/>
    <w:rsid w:val="00693404"/>
    <w:rsid w:val="006A57B0"/>
    <w:rsid w:val="006B6934"/>
    <w:rsid w:val="006D2DB7"/>
    <w:rsid w:val="006E4746"/>
    <w:rsid w:val="00711011"/>
    <w:rsid w:val="007123F5"/>
    <w:rsid w:val="00754053"/>
    <w:rsid w:val="00765AAB"/>
    <w:rsid w:val="0077507D"/>
    <w:rsid w:val="0078339C"/>
    <w:rsid w:val="00785531"/>
    <w:rsid w:val="00792954"/>
    <w:rsid w:val="007A2649"/>
    <w:rsid w:val="007A3A68"/>
    <w:rsid w:val="007B3245"/>
    <w:rsid w:val="007F10BF"/>
    <w:rsid w:val="007F6845"/>
    <w:rsid w:val="00821FB9"/>
    <w:rsid w:val="008709C5"/>
    <w:rsid w:val="008810C9"/>
    <w:rsid w:val="00890367"/>
    <w:rsid w:val="008952F6"/>
    <w:rsid w:val="00895B74"/>
    <w:rsid w:val="008F7743"/>
    <w:rsid w:val="009142AA"/>
    <w:rsid w:val="00936681"/>
    <w:rsid w:val="0095177F"/>
    <w:rsid w:val="0095306E"/>
    <w:rsid w:val="00955FA7"/>
    <w:rsid w:val="00966318"/>
    <w:rsid w:val="00994273"/>
    <w:rsid w:val="009C5057"/>
    <w:rsid w:val="009C51CA"/>
    <w:rsid w:val="009D3E6C"/>
    <w:rsid w:val="009E283C"/>
    <w:rsid w:val="009E4AC2"/>
    <w:rsid w:val="009F5537"/>
    <w:rsid w:val="00A17A77"/>
    <w:rsid w:val="00A32016"/>
    <w:rsid w:val="00A3692A"/>
    <w:rsid w:val="00A63D7B"/>
    <w:rsid w:val="00A67BB2"/>
    <w:rsid w:val="00A737AD"/>
    <w:rsid w:val="00A96663"/>
    <w:rsid w:val="00AB082A"/>
    <w:rsid w:val="00AB0E0A"/>
    <w:rsid w:val="00AC1CB5"/>
    <w:rsid w:val="00AC67A5"/>
    <w:rsid w:val="00AC748A"/>
    <w:rsid w:val="00AE4E58"/>
    <w:rsid w:val="00AE73CF"/>
    <w:rsid w:val="00AF628F"/>
    <w:rsid w:val="00B10ADC"/>
    <w:rsid w:val="00B12A40"/>
    <w:rsid w:val="00B1382B"/>
    <w:rsid w:val="00B16411"/>
    <w:rsid w:val="00B17130"/>
    <w:rsid w:val="00B23B3E"/>
    <w:rsid w:val="00B32962"/>
    <w:rsid w:val="00B41146"/>
    <w:rsid w:val="00B50FEA"/>
    <w:rsid w:val="00B65A96"/>
    <w:rsid w:val="00B767E4"/>
    <w:rsid w:val="00B82192"/>
    <w:rsid w:val="00B93557"/>
    <w:rsid w:val="00B96C59"/>
    <w:rsid w:val="00BC08BE"/>
    <w:rsid w:val="00BC6653"/>
    <w:rsid w:val="00C07BA4"/>
    <w:rsid w:val="00C43EA8"/>
    <w:rsid w:val="00C52A10"/>
    <w:rsid w:val="00C83FA6"/>
    <w:rsid w:val="00CA0FBF"/>
    <w:rsid w:val="00CD6E71"/>
    <w:rsid w:val="00CF344E"/>
    <w:rsid w:val="00D14304"/>
    <w:rsid w:val="00D27775"/>
    <w:rsid w:val="00D30D91"/>
    <w:rsid w:val="00D431A5"/>
    <w:rsid w:val="00D434B2"/>
    <w:rsid w:val="00D7394C"/>
    <w:rsid w:val="00D74D1F"/>
    <w:rsid w:val="00DB0AB1"/>
    <w:rsid w:val="00DF061E"/>
    <w:rsid w:val="00E13290"/>
    <w:rsid w:val="00E225E2"/>
    <w:rsid w:val="00E27029"/>
    <w:rsid w:val="00E35479"/>
    <w:rsid w:val="00E447B7"/>
    <w:rsid w:val="00E51ADF"/>
    <w:rsid w:val="00E579F7"/>
    <w:rsid w:val="00E746B6"/>
    <w:rsid w:val="00E84D0B"/>
    <w:rsid w:val="00E860B7"/>
    <w:rsid w:val="00E941E1"/>
    <w:rsid w:val="00EC4FE2"/>
    <w:rsid w:val="00EE3531"/>
    <w:rsid w:val="00EF2A3B"/>
    <w:rsid w:val="00F01494"/>
    <w:rsid w:val="00F04BFC"/>
    <w:rsid w:val="00F04D5D"/>
    <w:rsid w:val="00F4092E"/>
    <w:rsid w:val="00F666FA"/>
    <w:rsid w:val="00F74598"/>
    <w:rsid w:val="00F82779"/>
    <w:rsid w:val="00FA40BF"/>
    <w:rsid w:val="00FB398E"/>
    <w:rsid w:val="00FB5A41"/>
    <w:rsid w:val="00FF513C"/>
    <w:rsid w:val="225E0A1A"/>
    <w:rsid w:val="231B417D"/>
    <w:rsid w:val="2A326233"/>
    <w:rsid w:val="3131065E"/>
    <w:rsid w:val="3185644C"/>
    <w:rsid w:val="349669AC"/>
    <w:rsid w:val="39A85936"/>
    <w:rsid w:val="47282BA5"/>
    <w:rsid w:val="4F0E2841"/>
    <w:rsid w:val="516C7883"/>
    <w:rsid w:val="58406AD9"/>
    <w:rsid w:val="602F410D"/>
    <w:rsid w:val="6039376E"/>
    <w:rsid w:val="68AF0405"/>
    <w:rsid w:val="68D51CA5"/>
    <w:rsid w:val="6E5A7B9C"/>
    <w:rsid w:val="7E664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jc w:val="left"/>
    </w:pPr>
  </w:style>
  <w:style w:type="paragraph" w:styleId="3">
    <w:name w:val="footer"/>
    <w:basedOn w:val="1"/>
    <w:link w:val="17"/>
    <w:unhideWhenUsed/>
    <w:uiPriority w:val="99"/>
    <w:pPr>
      <w:tabs>
        <w:tab w:val="center" w:pos="4153"/>
        <w:tab w:val="right" w:pos="8306"/>
      </w:tabs>
      <w:snapToGrid w:val="0"/>
      <w:jc w:val="left"/>
    </w:pPr>
    <w:rPr>
      <w:sz w:val="18"/>
      <w:szCs w:val="18"/>
    </w:rPr>
  </w:style>
  <w:style w:type="paragraph" w:styleId="4">
    <w:name w:val="header"/>
    <w:basedOn w:val="1"/>
    <w:link w:val="13"/>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14:ligatures w14:val="none"/>
    </w:rPr>
  </w:style>
  <w:style w:type="paragraph" w:styleId="6">
    <w:name w:val="annotation subject"/>
    <w:basedOn w:val="2"/>
    <w:next w:val="2"/>
    <w:link w:val="16"/>
    <w:semiHidden/>
    <w:unhideWhenUsed/>
    <w:qFormat/>
    <w:uiPriority w:val="99"/>
    <w:rPr>
      <w:b/>
      <w:bCs/>
    </w:rPr>
  </w:style>
  <w:style w:type="character" w:styleId="9">
    <w:name w:val="Strong"/>
    <w:basedOn w:val="8"/>
    <w:qFormat/>
    <w:uiPriority w:val="22"/>
    <w:rPr>
      <w:b/>
      <w:bCs/>
    </w:rPr>
  </w:style>
  <w:style w:type="character" w:styleId="10">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1">
    <w:name w:val="Hyperlink"/>
    <w:basedOn w:val="8"/>
    <w:semiHidden/>
    <w:unhideWhenUsed/>
    <w:qFormat/>
    <w:uiPriority w:val="99"/>
    <w:rPr>
      <w:color w:val="0000FF"/>
      <w:u w:val="single"/>
    </w:rPr>
  </w:style>
  <w:style w:type="character" w:styleId="12">
    <w:name w:val="annotation reference"/>
    <w:basedOn w:val="8"/>
    <w:semiHidden/>
    <w:unhideWhenUsed/>
    <w:qFormat/>
    <w:uiPriority w:val="99"/>
    <w:rPr>
      <w:sz w:val="21"/>
      <w:szCs w:val="21"/>
    </w:rPr>
  </w:style>
  <w:style w:type="character" w:customStyle="1" w:styleId="13">
    <w:name w:val="页眉 字符"/>
    <w:basedOn w:val="8"/>
    <w:link w:val="4"/>
    <w:qFormat/>
    <w:uiPriority w:val="99"/>
    <w:rPr>
      <w:sz w:val="18"/>
      <w:szCs w:val="18"/>
    </w:rPr>
  </w:style>
  <w:style w:type="character" w:customStyle="1" w:styleId="14">
    <w:name w:val="批注文字 字符"/>
    <w:basedOn w:val="8"/>
    <w:link w:val="2"/>
    <w:semiHidden/>
    <w:qFormat/>
    <w:uiPriority w:val="99"/>
  </w:style>
  <w:style w:type="character" w:customStyle="1" w:styleId="15">
    <w:name w:val="wx_search_keyword_wrap"/>
    <w:basedOn w:val="8"/>
    <w:qFormat/>
    <w:uiPriority w:val="0"/>
  </w:style>
  <w:style w:type="character" w:customStyle="1" w:styleId="16">
    <w:name w:val="批注主题 字符"/>
    <w:basedOn w:val="14"/>
    <w:link w:val="6"/>
    <w:semiHidden/>
    <w:qFormat/>
    <w:uiPriority w:val="99"/>
    <w:rPr>
      <w:b/>
      <w:bCs/>
    </w:rPr>
  </w:style>
  <w:style w:type="character" w:customStyle="1" w:styleId="17">
    <w:name w:val="页脚 字符"/>
    <w:basedOn w:val="8"/>
    <w:link w:val="3"/>
    <w:qFormat/>
    <w:uiPriority w:val="99"/>
    <w:rPr>
      <w:sz w:val="18"/>
      <w:szCs w:val="18"/>
    </w:rPr>
  </w:style>
  <w:style w:type="paragraph" w:customStyle="1" w:styleId="18">
    <w:name w:val="Revision"/>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89F74-A720-4295-B725-BEED14222449}">
  <ds:schemaRefs/>
</ds:datastoreItem>
</file>

<file path=docProps/app.xml><?xml version="1.0" encoding="utf-8"?>
<Properties xmlns="http://schemas.openxmlformats.org/officeDocument/2006/extended-properties" xmlns:vt="http://schemas.openxmlformats.org/officeDocument/2006/docPropsVTypes">
  <Template>Normal</Template>
  <Pages>11</Pages>
  <Words>782</Words>
  <Characters>4459</Characters>
  <Lines>37</Lines>
  <Paragraphs>10</Paragraphs>
  <TotalTime>2</TotalTime>
  <ScaleCrop>false</ScaleCrop>
  <LinksUpToDate>false</LinksUpToDate>
  <CharactersWithSpaces>5231</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姜家驷; 孙洁</dc:creator>
  <cp:lastModifiedBy>Admin</cp:lastModifiedBy>
  <cp:revision>6</cp:revision>
  <dcterms:created xsi:type="dcterms:W3CDTF">2024-06-06T16:29:00Z</dcterms:created>
  <dcterms:modified xsi:type="dcterms:W3CDTF">2024-07-04T09:16:45Z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281C34E0BE584D7A82A0961CC8FE644E_13</vt:lpwstr>
  </property>
</Properties>
</file>