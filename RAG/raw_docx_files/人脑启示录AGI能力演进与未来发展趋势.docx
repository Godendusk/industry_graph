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E3FF2F" w14:textId="77777777" w:rsidR="005E0338" w:rsidRDefault="006F004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人脑启示录：</w:t>
      </w:r>
      <w:r>
        <w:rPr>
          <w:b/>
          <w:bCs/>
          <w:sz w:val="28"/>
          <w:szCs w:val="28"/>
        </w:rPr>
        <w:t>AGI</w:t>
      </w:r>
      <w:r>
        <w:rPr>
          <w:rFonts w:hint="eastAsia"/>
          <w:b/>
          <w:bCs/>
          <w:sz w:val="28"/>
          <w:szCs w:val="28"/>
        </w:rPr>
        <w:t>能力演进与未来发展</w:t>
      </w:r>
      <w:r>
        <w:rPr>
          <w:b/>
          <w:bCs/>
          <w:sz w:val="28"/>
          <w:szCs w:val="28"/>
        </w:rPr>
        <w:t>趋势</w:t>
      </w:r>
    </w:p>
    <w:p w14:paraId="7DC1751B" w14:textId="1550135C" w:rsidR="005E0338" w:rsidRDefault="00D306C4">
      <w:pPr>
        <w:pStyle w:val="ad"/>
        <w:spacing w:line="360" w:lineRule="auto"/>
        <w:ind w:leftChars="50" w:left="120" w:firstLineChars="150" w:firstLine="361"/>
        <w:rPr>
          <w:rFonts w:ascii="仿宋_GB2312" w:eastAsia="仿宋_GB2312" w:hAnsi="仿宋_GB2312"/>
        </w:rPr>
      </w:pPr>
      <w:r>
        <w:rPr>
          <w:rFonts w:ascii="仿宋_GB2312" w:eastAsia="仿宋_GB2312" w:hAnsi="仿宋_GB2312" w:hint="eastAsia"/>
          <w:b/>
          <w:bCs/>
        </w:rPr>
        <w:t>2</w:t>
      </w:r>
      <w:r>
        <w:rPr>
          <w:rFonts w:ascii="仿宋_GB2312" w:eastAsia="仿宋_GB2312" w:hAnsi="仿宋_GB2312"/>
          <w:b/>
          <w:bCs/>
        </w:rPr>
        <w:t>023</w:t>
      </w:r>
      <w:r>
        <w:rPr>
          <w:rFonts w:ascii="仿宋_GB2312" w:eastAsia="仿宋_GB2312" w:hAnsi="仿宋_GB2312" w:hint="eastAsia"/>
          <w:b/>
          <w:bCs/>
        </w:rPr>
        <w:t>年4月2</w:t>
      </w:r>
      <w:r>
        <w:rPr>
          <w:rFonts w:ascii="仿宋_GB2312" w:eastAsia="仿宋_GB2312" w:hAnsi="仿宋_GB2312"/>
          <w:b/>
          <w:bCs/>
        </w:rPr>
        <w:t>8</w:t>
      </w:r>
      <w:r>
        <w:rPr>
          <w:rFonts w:ascii="仿宋_GB2312" w:eastAsia="仿宋_GB2312" w:hAnsi="仿宋_GB2312" w:hint="eastAsia"/>
          <w:b/>
          <w:bCs/>
        </w:rPr>
        <w:t>日，中共中央政治局会议提出，要重视通用人工智能发展，营造创新生态，重视防范风险。通</w:t>
      </w:r>
      <w:r>
        <w:rPr>
          <w:rFonts w:ascii="仿宋_GB2312" w:eastAsia="仿宋_GB2312" w:hAnsi="仿宋_GB2312"/>
          <w:b/>
          <w:bCs/>
        </w:rPr>
        <w:t>用</w:t>
      </w:r>
      <w:r>
        <w:rPr>
          <w:rFonts w:ascii="仿宋_GB2312" w:eastAsia="仿宋_GB2312" w:hAnsi="仿宋_GB2312" w:hint="eastAsia"/>
          <w:b/>
          <w:bCs/>
        </w:rPr>
        <w:t>人</w:t>
      </w:r>
      <w:r>
        <w:rPr>
          <w:rFonts w:ascii="仿宋_GB2312" w:eastAsia="仿宋_GB2312" w:hAnsi="仿宋_GB2312"/>
          <w:b/>
          <w:bCs/>
        </w:rPr>
        <w:t>工智能</w:t>
      </w:r>
      <w:r>
        <w:rPr>
          <w:rFonts w:ascii="仿宋_GB2312" w:eastAsia="仿宋_GB2312" w:hAnsi="仿宋_GB2312" w:hint="eastAsia"/>
          <w:b/>
          <w:bCs/>
        </w:rPr>
        <w:t>（</w:t>
      </w:r>
      <w:r>
        <w:rPr>
          <w:rFonts w:ascii="仿宋_GB2312" w:eastAsia="仿宋_GB2312" w:hAnsi="仿宋_GB2312"/>
          <w:b/>
          <w:bCs/>
        </w:rPr>
        <w:t>AGI</w:t>
      </w:r>
      <w:r>
        <w:rPr>
          <w:rFonts w:ascii="仿宋_GB2312" w:eastAsia="仿宋_GB2312" w:hAnsi="仿宋_GB2312" w:hint="eastAsia"/>
          <w:b/>
          <w:bCs/>
        </w:rPr>
        <w:t>）终极目标是到达人类的智能水平，具备理解、学习、推理和创新的能力，以应对各种任务和问题。</w:t>
      </w:r>
      <w:r>
        <w:rPr>
          <w:rFonts w:ascii="仿宋_GB2312" w:eastAsia="仿宋_GB2312" w:hAnsi="仿宋_GB2312" w:hint="eastAsia"/>
        </w:rPr>
        <w:t>人脑</w:t>
      </w:r>
      <w:r>
        <w:rPr>
          <w:rFonts w:ascii="仿宋_GB2312" w:eastAsia="仿宋_GB2312" w:hAnsi="仿宋_GB2312"/>
        </w:rPr>
        <w:t>作为</w:t>
      </w:r>
      <w:del w:id="0" w:author="杨庆丰" w:date="2023-05-15T19:35:00Z">
        <w:r w:rsidDel="00830E57">
          <w:rPr>
            <w:rFonts w:ascii="仿宋_GB2312" w:eastAsia="仿宋_GB2312" w:hAnsi="仿宋_GB2312"/>
          </w:rPr>
          <w:delText>通用</w:delText>
        </w:r>
        <w:r w:rsidDel="00830E57">
          <w:rPr>
            <w:rFonts w:ascii="仿宋_GB2312" w:eastAsia="仿宋_GB2312" w:hAnsi="仿宋_GB2312" w:hint="eastAsia"/>
          </w:rPr>
          <w:delText>人</w:delText>
        </w:r>
        <w:r w:rsidDel="00830E57">
          <w:rPr>
            <w:rFonts w:ascii="仿宋_GB2312" w:eastAsia="仿宋_GB2312" w:hAnsi="仿宋_GB2312"/>
          </w:rPr>
          <w:delText>工智能</w:delText>
        </w:r>
        <w:r w:rsidDel="00830E57">
          <w:rPr>
            <w:rFonts w:ascii="仿宋_GB2312" w:eastAsia="仿宋_GB2312" w:hAnsi="仿宋_GB2312" w:hint="eastAsia"/>
          </w:rPr>
          <w:delText>（</w:delText>
        </w:r>
      </w:del>
      <w:r>
        <w:rPr>
          <w:rFonts w:ascii="仿宋_GB2312" w:eastAsia="仿宋_GB2312" w:hAnsi="仿宋_GB2312" w:hint="eastAsia"/>
        </w:rPr>
        <w:t>A</w:t>
      </w:r>
      <w:r>
        <w:rPr>
          <w:rFonts w:ascii="仿宋_GB2312" w:eastAsia="仿宋_GB2312" w:hAnsi="仿宋_GB2312"/>
        </w:rPr>
        <w:t>GI</w:t>
      </w:r>
      <w:del w:id="1" w:author="杨庆丰" w:date="2023-05-15T19:35:00Z">
        <w:r w:rsidDel="00830E57">
          <w:rPr>
            <w:rFonts w:ascii="仿宋_GB2312" w:eastAsia="仿宋_GB2312" w:hAnsi="仿宋_GB2312" w:hint="eastAsia"/>
          </w:rPr>
          <w:delText>）</w:delText>
        </w:r>
      </w:del>
      <w:r>
        <w:rPr>
          <w:rFonts w:ascii="仿宋_GB2312" w:eastAsia="仿宋_GB2312" w:hAnsi="仿宋_GB2312"/>
        </w:rPr>
        <w:t>的唯一样本</w:t>
      </w:r>
      <w:r>
        <w:rPr>
          <w:rFonts w:ascii="仿宋_GB2312" w:eastAsia="仿宋_GB2312" w:hAnsi="仿宋_GB2312" w:hint="eastAsia"/>
        </w:rPr>
        <w:t>，是A</w:t>
      </w:r>
      <w:r>
        <w:rPr>
          <w:rFonts w:ascii="仿宋_GB2312" w:eastAsia="仿宋_GB2312" w:hAnsi="仿宋_GB2312"/>
        </w:rPr>
        <w:t>GI</w:t>
      </w:r>
      <w:r>
        <w:rPr>
          <w:rFonts w:ascii="仿宋_GB2312" w:eastAsia="仿宋_GB2312" w:hAnsi="仿宋_GB2312" w:hint="eastAsia"/>
        </w:rPr>
        <w:t>发展的重要</w:t>
      </w:r>
      <w:r>
        <w:rPr>
          <w:rFonts w:ascii="仿宋_GB2312" w:eastAsia="仿宋_GB2312" w:hAnsi="仿宋_GB2312"/>
        </w:rPr>
        <w:t>参照和启示</w:t>
      </w:r>
      <w:r>
        <w:rPr>
          <w:rFonts w:ascii="仿宋_GB2312" w:eastAsia="仿宋_GB2312" w:hAnsi="仿宋_GB2312" w:hint="eastAsia"/>
        </w:rPr>
        <w:t>的源泉。近年来，基于人</w:t>
      </w:r>
      <w:r>
        <w:rPr>
          <w:rFonts w:ascii="仿宋_GB2312" w:eastAsia="仿宋_GB2312" w:hAnsi="仿宋_GB2312"/>
        </w:rPr>
        <w:t>脑结构和功能</w:t>
      </w:r>
      <w:r>
        <w:rPr>
          <w:rFonts w:ascii="仿宋_GB2312" w:eastAsia="仿宋_GB2312" w:hAnsi="仿宋_GB2312" w:hint="eastAsia"/>
        </w:rPr>
        <w:t>的深入探究，为</w:t>
      </w:r>
      <w:r>
        <w:rPr>
          <w:rFonts w:ascii="仿宋_GB2312" w:eastAsia="仿宋_GB2312" w:hAnsi="仿宋_GB2312"/>
        </w:rPr>
        <w:t>AGI</w:t>
      </w:r>
      <w:r>
        <w:rPr>
          <w:rFonts w:ascii="仿宋_GB2312" w:eastAsia="仿宋_GB2312" w:hAnsi="仿宋_GB2312" w:hint="eastAsia"/>
        </w:rPr>
        <w:t>的</w:t>
      </w:r>
      <w:r>
        <w:rPr>
          <w:rFonts w:ascii="仿宋_GB2312" w:eastAsia="仿宋_GB2312" w:hAnsi="仿宋_GB2312"/>
        </w:rPr>
        <w:t>高效</w:t>
      </w:r>
      <w:r>
        <w:rPr>
          <w:rFonts w:ascii="仿宋_GB2312" w:eastAsia="仿宋_GB2312" w:hAnsi="仿宋_GB2312" w:hint="eastAsia"/>
        </w:rPr>
        <w:t>、</w:t>
      </w:r>
      <w:r>
        <w:rPr>
          <w:rFonts w:ascii="仿宋_GB2312" w:eastAsia="仿宋_GB2312" w:hAnsi="仿宋_GB2312"/>
        </w:rPr>
        <w:t>精确</w:t>
      </w:r>
      <w:r>
        <w:rPr>
          <w:rFonts w:ascii="仿宋_GB2312" w:eastAsia="仿宋_GB2312" w:hAnsi="仿宋_GB2312" w:hint="eastAsia"/>
        </w:rPr>
        <w:t>和全面发展提供了丰富的洞察和支持，如借鉴人</w:t>
      </w:r>
      <w:r>
        <w:rPr>
          <w:rFonts w:ascii="仿宋_GB2312" w:eastAsia="仿宋_GB2312" w:hAnsi="仿宋_GB2312"/>
        </w:rPr>
        <w:t>脑神经元和突触</w:t>
      </w:r>
      <w:r>
        <w:rPr>
          <w:rFonts w:ascii="仿宋_GB2312" w:eastAsia="仿宋_GB2312" w:hAnsi="仿宋_GB2312" w:hint="eastAsia"/>
        </w:rPr>
        <w:t>工作原理来构建</w:t>
      </w:r>
      <w:r>
        <w:rPr>
          <w:rFonts w:ascii="仿宋_GB2312" w:eastAsia="仿宋_GB2312" w:hAnsi="仿宋_GB2312"/>
        </w:rPr>
        <w:t>人工神经网络</w:t>
      </w:r>
      <w:r>
        <w:rPr>
          <w:rFonts w:ascii="仿宋_GB2312" w:eastAsia="仿宋_GB2312" w:hAnsi="仿宋_GB2312" w:hint="eastAsia"/>
        </w:rPr>
        <w:t>；从人脑</w:t>
      </w:r>
      <w:r>
        <w:rPr>
          <w:rFonts w:ascii="仿宋_GB2312" w:eastAsia="仿宋_GB2312" w:hAnsi="仿宋_GB2312"/>
        </w:rPr>
        <w:t>长期和短期记忆存储机制获得灵感</w:t>
      </w:r>
      <w:r>
        <w:rPr>
          <w:rFonts w:ascii="仿宋_GB2312" w:eastAsia="仿宋_GB2312" w:hAnsi="仿宋_GB2312" w:hint="eastAsia"/>
        </w:rPr>
        <w:t>，开发</w:t>
      </w:r>
      <w:r>
        <w:rPr>
          <w:rFonts w:ascii="仿宋_GB2312" w:eastAsia="仿宋_GB2312" w:hAnsi="仿宋_GB2312"/>
        </w:rPr>
        <w:t>记忆功能的神经网络模型</w:t>
      </w:r>
      <w:r>
        <w:rPr>
          <w:rFonts w:ascii="仿宋_GB2312" w:eastAsia="仿宋_GB2312" w:hAnsi="仿宋_GB2312" w:hint="eastAsia"/>
        </w:rPr>
        <w:t>等。本文旨在基于人</w:t>
      </w:r>
      <w:r>
        <w:rPr>
          <w:rFonts w:ascii="仿宋_GB2312" w:eastAsia="仿宋_GB2312" w:hAnsi="仿宋_GB2312"/>
        </w:rPr>
        <w:t>脑</w:t>
      </w:r>
      <w:r>
        <w:rPr>
          <w:rFonts w:ascii="仿宋_GB2312" w:eastAsia="仿宋_GB2312" w:hAnsi="仿宋_GB2312" w:hint="eastAsia"/>
        </w:rPr>
        <w:t>重要领域能力简述当下A</w:t>
      </w:r>
      <w:r>
        <w:rPr>
          <w:rFonts w:ascii="仿宋_GB2312" w:eastAsia="仿宋_GB2312" w:hAnsi="仿宋_GB2312"/>
        </w:rPr>
        <w:t>GI</w:t>
      </w:r>
      <w:r>
        <w:rPr>
          <w:rFonts w:ascii="仿宋_GB2312" w:eastAsia="仿宋_GB2312" w:hAnsi="仿宋_GB2312" w:hint="eastAsia"/>
        </w:rPr>
        <w:t>能力进展，并</w:t>
      </w:r>
      <w:r>
        <w:rPr>
          <w:rFonts w:ascii="仿宋_GB2312" w:eastAsia="仿宋_GB2312" w:hAnsi="仿宋_GB2312"/>
        </w:rPr>
        <w:t>进一步探索</w:t>
      </w:r>
      <w:r>
        <w:rPr>
          <w:rFonts w:ascii="仿宋_GB2312" w:eastAsia="仿宋_GB2312" w:hAnsi="仿宋_GB2312" w:hint="eastAsia"/>
        </w:rPr>
        <w:t>未来A</w:t>
      </w:r>
      <w:r>
        <w:rPr>
          <w:rFonts w:ascii="仿宋_GB2312" w:eastAsia="仿宋_GB2312" w:hAnsi="仿宋_GB2312"/>
        </w:rPr>
        <w:t>GI</w:t>
      </w:r>
      <w:r>
        <w:rPr>
          <w:rFonts w:ascii="仿宋_GB2312" w:eastAsia="仿宋_GB2312" w:hAnsi="仿宋_GB2312" w:hint="eastAsia"/>
        </w:rPr>
        <w:t>的发展方向。</w:t>
      </w:r>
    </w:p>
    <w:p w14:paraId="7DA5CC73" w14:textId="5F22C33C" w:rsidR="005E0338" w:rsidRDefault="006F004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一、人脑与</w:t>
      </w:r>
      <w:del w:id="2" w:author="杨庆丰" w:date="2023-05-15T19:35:00Z">
        <w:r w:rsidDel="00425BA4">
          <w:rPr>
            <w:b/>
            <w:bCs/>
            <w:sz w:val="28"/>
            <w:szCs w:val="28"/>
          </w:rPr>
          <w:delText>通用</w:delText>
        </w:r>
        <w:r w:rsidDel="00425BA4">
          <w:rPr>
            <w:b/>
            <w:bCs/>
            <w:sz w:val="28"/>
            <w:szCs w:val="28"/>
          </w:rPr>
          <w:delText>人工</w:delText>
        </w:r>
        <w:r w:rsidDel="00425BA4">
          <w:rPr>
            <w:b/>
            <w:bCs/>
            <w:sz w:val="28"/>
            <w:szCs w:val="28"/>
          </w:rPr>
          <w:delText>智能</w:delText>
        </w:r>
        <w:r w:rsidDel="00425BA4">
          <w:rPr>
            <w:rFonts w:hint="eastAsia"/>
            <w:b/>
            <w:bCs/>
            <w:sz w:val="28"/>
            <w:szCs w:val="28"/>
          </w:rPr>
          <w:delText>（</w:delText>
        </w:r>
      </w:del>
      <w:r>
        <w:rPr>
          <w:rFonts w:hint="eastAsia"/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GI</w:t>
      </w:r>
      <w:del w:id="3" w:author="杨庆丰" w:date="2023-05-15T19:35:00Z">
        <w:r w:rsidDel="00425BA4">
          <w:rPr>
            <w:rFonts w:hint="eastAsia"/>
            <w:b/>
            <w:bCs/>
            <w:sz w:val="28"/>
            <w:szCs w:val="28"/>
          </w:rPr>
          <w:delText>）</w:delText>
        </w:r>
      </w:del>
      <w:r>
        <w:rPr>
          <w:rFonts w:hint="eastAsia"/>
          <w:b/>
          <w:bCs/>
          <w:sz w:val="28"/>
          <w:szCs w:val="28"/>
        </w:rPr>
        <w:t>之间能力演进</w:t>
      </w:r>
    </w:p>
    <w:p w14:paraId="5CA15A27" w14:textId="274A1F26" w:rsidR="005E0338" w:rsidRDefault="006F004F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 w:hint="eastAsia"/>
        </w:rPr>
        <w:t>根据人工智能发展协会（</w:t>
      </w:r>
      <w:r>
        <w:rPr>
          <w:rFonts w:ascii="仿宋_GB2312" w:eastAsia="仿宋_GB2312" w:hAnsi="仿宋_GB2312"/>
        </w:rPr>
        <w:t>Association for the Advancement of Artificial Intelligence</w:t>
      </w:r>
      <w:r>
        <w:rPr>
          <w:rFonts w:ascii="仿宋_GB2312" w:eastAsia="仿宋_GB2312" w:hAnsi="仿宋_GB2312" w:hint="eastAsia"/>
        </w:rPr>
        <w:t>）发布的</w:t>
      </w:r>
      <w:r>
        <w:rPr>
          <w:rFonts w:ascii="仿宋_GB2312" w:eastAsia="仿宋_GB2312" w:hAnsi="仿宋_GB2312"/>
        </w:rPr>
        <w:t>14</w:t>
      </w:r>
      <w:r>
        <w:rPr>
          <w:rFonts w:ascii="仿宋_GB2312" w:eastAsia="仿宋_GB2312" w:hAnsi="仿宋_GB2312" w:hint="eastAsia"/>
        </w:rPr>
        <w:t>种人脑智能能力（</w:t>
      </w:r>
      <w:r>
        <w:rPr>
          <w:rFonts w:ascii="仿宋_GB2312" w:eastAsia="仿宋_GB2312" w:hAnsi="仿宋_GB2312"/>
        </w:rPr>
        <w:t>如图</w:t>
      </w:r>
      <w:r>
        <w:rPr>
          <w:rFonts w:ascii="仿宋_GB2312" w:eastAsia="仿宋_GB2312" w:hAnsi="仿宋_GB2312"/>
        </w:rPr>
        <w:t>1</w:t>
      </w:r>
      <w:r>
        <w:rPr>
          <w:rFonts w:ascii="仿宋_GB2312" w:eastAsia="仿宋_GB2312" w:hAnsi="仿宋_GB2312"/>
        </w:rPr>
        <w:t>所示</w:t>
      </w:r>
      <w:r>
        <w:rPr>
          <w:rFonts w:ascii="仿宋_GB2312" w:eastAsia="仿宋_GB2312" w:hAnsi="仿宋_GB2312" w:hint="eastAsia"/>
        </w:rPr>
        <w:t>），目前</w:t>
      </w:r>
      <w:r>
        <w:rPr>
          <w:rFonts w:ascii="仿宋_GB2312" w:eastAsia="仿宋_GB2312" w:hAnsi="仿宋_GB2312"/>
        </w:rPr>
        <w:t>市场上</w:t>
      </w:r>
      <w:r>
        <w:rPr>
          <w:rFonts w:ascii="仿宋_GB2312" w:eastAsia="仿宋_GB2312" w:hAnsi="仿宋_GB2312" w:hint="eastAsia"/>
        </w:rPr>
        <w:t>尚未出现真正匹敌人脑的</w:t>
      </w:r>
      <w:del w:id="4" w:author="杨庆丰" w:date="2023-05-15T19:36:00Z">
        <w:r w:rsidDel="00967D1E">
          <w:rPr>
            <w:rFonts w:ascii="仿宋_GB2312" w:eastAsia="仿宋_GB2312" w:hAnsi="仿宋_GB2312"/>
          </w:rPr>
          <w:delText>通用</w:delText>
        </w:r>
        <w:r w:rsidDel="00967D1E">
          <w:rPr>
            <w:rFonts w:ascii="仿宋_GB2312" w:eastAsia="仿宋_GB2312" w:hAnsi="仿宋_GB2312"/>
          </w:rPr>
          <w:delText>人工</w:delText>
        </w:r>
        <w:r w:rsidDel="00967D1E">
          <w:rPr>
            <w:rFonts w:ascii="仿宋_GB2312" w:eastAsia="仿宋_GB2312" w:hAnsi="仿宋_GB2312"/>
          </w:rPr>
          <w:delText>智能（</w:delText>
        </w:r>
      </w:del>
      <w:r>
        <w:rPr>
          <w:rFonts w:ascii="仿宋_GB2312" w:eastAsia="仿宋_GB2312" w:hAnsi="仿宋_GB2312"/>
        </w:rPr>
        <w:t>AGI</w:t>
      </w:r>
      <w:del w:id="5" w:author="杨庆丰" w:date="2023-05-15T19:36:00Z">
        <w:r w:rsidDel="00967D1E">
          <w:rPr>
            <w:rFonts w:ascii="仿宋_GB2312" w:eastAsia="仿宋_GB2312" w:hAnsi="仿宋_GB2312"/>
          </w:rPr>
          <w:delText>）</w:delText>
        </w:r>
      </w:del>
      <w:r>
        <w:rPr>
          <w:rFonts w:ascii="仿宋_GB2312" w:eastAsia="仿宋_GB2312" w:hAnsi="仿宋_GB2312" w:hint="eastAsia"/>
        </w:rPr>
        <w:t>技术。然而，无论学术界还是工业界</w:t>
      </w:r>
      <w:r>
        <w:rPr>
          <w:rFonts w:ascii="仿宋_GB2312" w:eastAsia="仿宋_GB2312" w:hAnsi="仿宋_GB2312"/>
        </w:rPr>
        <w:t>都在不断</w:t>
      </w:r>
      <w:r>
        <w:rPr>
          <w:rFonts w:ascii="仿宋_GB2312" w:eastAsia="仿宋_GB2312" w:hAnsi="仿宋_GB2312" w:hint="eastAsia"/>
        </w:rPr>
        <w:t>地</w:t>
      </w:r>
      <w:r>
        <w:rPr>
          <w:rFonts w:ascii="仿宋_GB2312" w:eastAsia="仿宋_GB2312" w:hAnsi="仿宋_GB2312"/>
        </w:rPr>
        <w:t>推进</w:t>
      </w:r>
      <w:r>
        <w:rPr>
          <w:rFonts w:ascii="仿宋_GB2312" w:eastAsia="仿宋_GB2312" w:hAnsi="仿宋_GB2312"/>
        </w:rPr>
        <w:t>AGI</w:t>
      </w:r>
      <w:r>
        <w:rPr>
          <w:rFonts w:ascii="仿宋_GB2312" w:eastAsia="仿宋_GB2312" w:hAnsi="仿宋_GB2312"/>
        </w:rPr>
        <w:t>研究</w:t>
      </w:r>
      <w:r>
        <w:rPr>
          <w:rFonts w:ascii="仿宋_GB2312" w:eastAsia="仿宋_GB2312" w:hAnsi="仿宋_GB2312" w:hint="eastAsia"/>
        </w:rPr>
        <w:t>。具体能力演进如下。</w:t>
      </w:r>
    </w:p>
    <w:p w14:paraId="350C661B" w14:textId="77777777" w:rsidR="005E0338" w:rsidRDefault="006F004F">
      <w:pPr>
        <w:pStyle w:val="ad"/>
        <w:spacing w:line="240" w:lineRule="atLeast"/>
        <w:ind w:left="420" w:firstLine="402"/>
        <w:jc w:val="center"/>
        <w:rPr>
          <w:rFonts w:ascii="仿宋_GB2312" w:eastAsia="仿宋_GB2312" w:hAnsi="仿宋_GB2312"/>
          <w:b/>
          <w:bCs/>
          <w:sz w:val="20"/>
          <w:szCs w:val="20"/>
        </w:rPr>
      </w:pPr>
      <w:r>
        <w:rPr>
          <w:rFonts w:ascii="仿宋_GB2312" w:eastAsia="仿宋_GB2312" w:hAnsi="仿宋_GB2312" w:hint="eastAsia"/>
          <w:b/>
          <w:bCs/>
          <w:sz w:val="20"/>
          <w:szCs w:val="20"/>
        </w:rPr>
        <w:t>图</w:t>
      </w:r>
      <w:r>
        <w:rPr>
          <w:rFonts w:ascii="仿宋_GB2312" w:eastAsia="仿宋_GB2312" w:hAnsi="仿宋_GB2312" w:hint="eastAsia"/>
          <w:b/>
          <w:bCs/>
          <w:sz w:val="20"/>
          <w:szCs w:val="20"/>
        </w:rPr>
        <w:t>1</w:t>
      </w:r>
      <w:r>
        <w:rPr>
          <w:rFonts w:ascii="仿宋_GB2312" w:eastAsia="仿宋_GB2312" w:hAnsi="仿宋_GB2312"/>
          <w:b/>
          <w:bCs/>
          <w:sz w:val="20"/>
          <w:szCs w:val="20"/>
        </w:rPr>
        <w:t xml:space="preserve"> </w:t>
      </w:r>
      <w:r>
        <w:rPr>
          <w:rFonts w:ascii="仿宋_GB2312" w:eastAsia="仿宋_GB2312" w:hAnsi="仿宋_GB2312" w:hint="eastAsia"/>
          <w:b/>
          <w:bCs/>
          <w:sz w:val="20"/>
          <w:szCs w:val="20"/>
        </w:rPr>
        <w:t>人脑智能的重要能力领域</w:t>
      </w:r>
    </w:p>
    <w:p w14:paraId="37B5EEC7" w14:textId="77777777" w:rsidR="005E0338" w:rsidRDefault="006F004F">
      <w:pPr>
        <w:spacing w:line="360" w:lineRule="auto"/>
        <w:ind w:firstLineChars="175" w:firstLine="420"/>
        <w:rPr>
          <w:rFonts w:ascii="仿宋_GB2312" w:eastAsia="仿宋_GB2312" w:hAnsi="仿宋_GB2312"/>
        </w:rPr>
      </w:pPr>
      <w:r>
        <w:rPr>
          <w:rFonts w:ascii="仿宋_GB2312" w:eastAsia="仿宋_GB2312" w:hAnsi="仿宋_GB2312"/>
          <w:noProof/>
        </w:rPr>
        <w:drawing>
          <wp:inline distT="0" distB="0" distL="0" distR="0" wp14:anchorId="721F8DEE" wp14:editId="3F94CD69">
            <wp:extent cx="5270500" cy="30638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2162" w14:textId="78B3457F" w:rsidR="005E0338" w:rsidRDefault="006F004F">
      <w:pPr>
        <w:ind w:firstLineChars="175" w:firstLine="422"/>
        <w:rPr>
          <w:b/>
          <w:bCs/>
        </w:rPr>
      </w:pPr>
      <w:r>
        <w:rPr>
          <w:rFonts w:hint="eastAsia"/>
          <w:b/>
          <w:bCs/>
        </w:rPr>
        <w:t>（一）</w:t>
      </w:r>
      <w:r>
        <w:rPr>
          <w:b/>
          <w:bCs/>
        </w:rPr>
        <w:t>模式识别与视觉处理</w:t>
      </w:r>
      <w:r>
        <w:rPr>
          <w:rFonts w:hint="eastAsia"/>
          <w:b/>
          <w:bCs/>
        </w:rPr>
        <w:t>能力</w:t>
      </w:r>
    </w:p>
    <w:p w14:paraId="6F8B8550" w14:textId="3FB21A57" w:rsidR="005E0338" w:rsidRDefault="006F004F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 w:hint="eastAsia"/>
        </w:rPr>
        <w:t>当前，人工智能技术基于</w:t>
      </w:r>
      <w:r>
        <w:rPr>
          <w:rFonts w:ascii="仿宋_GB2312" w:eastAsia="仿宋_GB2312" w:hAnsi="仿宋_GB2312"/>
        </w:rPr>
        <w:t>深度学习和卷积神经网络</w:t>
      </w:r>
      <w:r>
        <w:rPr>
          <w:rFonts w:ascii="仿宋_GB2312" w:eastAsia="仿宋_GB2312" w:hAnsi="仿宋_GB2312" w:hint="eastAsia"/>
        </w:rPr>
        <w:t>模型（</w:t>
      </w:r>
      <w:r>
        <w:rPr>
          <w:rFonts w:ascii="仿宋_GB2312" w:eastAsia="仿宋_GB2312" w:hAnsi="仿宋_GB2312" w:hint="eastAsia"/>
        </w:rPr>
        <w:t>C</w:t>
      </w:r>
      <w:r>
        <w:rPr>
          <w:rFonts w:ascii="仿宋_GB2312" w:eastAsia="仿宋_GB2312" w:hAnsi="仿宋_GB2312"/>
        </w:rPr>
        <w:t>NN</w:t>
      </w:r>
      <w:r>
        <w:rPr>
          <w:rFonts w:ascii="仿宋_GB2312" w:eastAsia="仿宋_GB2312" w:hAnsi="仿宋_GB2312" w:hint="eastAsia"/>
        </w:rPr>
        <w:t>），已在特定场景下超越人类，实现了</w:t>
      </w:r>
      <w:r>
        <w:rPr>
          <w:rFonts w:ascii="仿宋_GB2312" w:eastAsia="仿宋_GB2312" w:hAnsi="仿宋_GB2312"/>
        </w:rPr>
        <w:t>高效</w:t>
      </w:r>
      <w:r>
        <w:rPr>
          <w:rFonts w:ascii="仿宋_GB2312" w:eastAsia="仿宋_GB2312" w:hAnsi="仿宋_GB2312"/>
        </w:rPr>
        <w:t>视觉处理和</w:t>
      </w:r>
      <w:r>
        <w:rPr>
          <w:rFonts w:ascii="仿宋_GB2312" w:eastAsia="仿宋_GB2312" w:hAnsi="仿宋_GB2312" w:hint="eastAsia"/>
        </w:rPr>
        <w:t>高精准</w:t>
      </w:r>
      <w:r>
        <w:rPr>
          <w:rFonts w:ascii="仿宋_GB2312" w:eastAsia="仿宋_GB2312" w:hAnsi="仿宋_GB2312"/>
        </w:rPr>
        <w:t>模式识别</w:t>
      </w:r>
      <w:r>
        <w:rPr>
          <w:rFonts w:ascii="仿宋_GB2312" w:eastAsia="仿宋_GB2312" w:hAnsi="仿宋_GB2312" w:hint="eastAsia"/>
        </w:rPr>
        <w:t>。如人脸识别技术可</w:t>
      </w:r>
      <w:r>
        <w:rPr>
          <w:rFonts w:ascii="仿宋_GB2312" w:eastAsia="仿宋_GB2312" w:hAnsi="仿宋_GB2312" w:hint="eastAsia"/>
        </w:rPr>
        <w:lastRenderedPageBreak/>
        <w:t>以识别数万人脸库中的个体；在医学影像分析技术中，</w:t>
      </w:r>
      <w:r>
        <w:rPr>
          <w:rFonts w:ascii="仿宋_GB2312" w:eastAsia="仿宋_GB2312" w:hAnsi="仿宋_GB2312" w:hint="eastAsia"/>
        </w:rPr>
        <w:t>G</w:t>
      </w:r>
      <w:r>
        <w:rPr>
          <w:rFonts w:ascii="仿宋_GB2312" w:eastAsia="仿宋_GB2312" w:hAnsi="仿宋_GB2312"/>
        </w:rPr>
        <w:t>E</w:t>
      </w:r>
      <w:r>
        <w:rPr>
          <w:rFonts w:ascii="仿宋_GB2312" w:eastAsia="仿宋_GB2312" w:hAnsi="仿宋_GB2312" w:hint="eastAsia"/>
        </w:rPr>
        <w:t>医疗的“智臻</w:t>
      </w:r>
      <w:r>
        <w:rPr>
          <w:rFonts w:ascii="仿宋_GB2312" w:eastAsia="仿宋_GB2312" w:hAnsi="仿宋_GB2312" w:hint="eastAsia"/>
        </w:rPr>
        <w:t>AI+</w:t>
      </w:r>
      <w:r>
        <w:rPr>
          <w:rFonts w:ascii="仿宋_GB2312" w:eastAsia="仿宋_GB2312" w:hAnsi="仿宋_GB2312" w:hint="eastAsia"/>
        </w:rPr>
        <w:t>”肝脏磁共振</w:t>
      </w:r>
      <w:r>
        <w:rPr>
          <w:rFonts w:ascii="仿宋_GB2312" w:eastAsia="仿宋_GB2312" w:hAnsi="仿宋_GB2312" w:hint="eastAsia"/>
        </w:rPr>
        <w:t>A</w:t>
      </w:r>
      <w:r>
        <w:rPr>
          <w:rFonts w:ascii="仿宋_GB2312" w:eastAsia="仿宋_GB2312" w:hAnsi="仿宋_GB2312"/>
        </w:rPr>
        <w:t>I</w:t>
      </w:r>
      <w:r>
        <w:rPr>
          <w:rFonts w:ascii="仿宋_GB2312" w:eastAsia="仿宋_GB2312" w:hAnsi="仿宋_GB2312" w:hint="eastAsia"/>
        </w:rPr>
        <w:t>诊断平台则能进行肝脏的分叶分段分析和肝脏</w:t>
      </w:r>
      <w:r>
        <w:rPr>
          <w:rFonts w:ascii="仿宋_GB2312" w:eastAsia="仿宋_GB2312" w:hAnsi="仿宋_GB2312" w:hint="eastAsia"/>
        </w:rPr>
        <w:t>3</w:t>
      </w:r>
      <w:r>
        <w:rPr>
          <w:rFonts w:ascii="仿宋_GB2312" w:eastAsia="仿宋_GB2312" w:hAnsi="仿宋_GB2312"/>
        </w:rPr>
        <w:t>D</w:t>
      </w:r>
      <w:r>
        <w:rPr>
          <w:rFonts w:ascii="仿宋_GB2312" w:eastAsia="仿宋_GB2312" w:hAnsi="仿宋_GB2312" w:hint="eastAsia"/>
        </w:rPr>
        <w:t>重建</w:t>
      </w:r>
      <w:r w:rsidR="00FA4A61">
        <w:rPr>
          <w:rFonts w:ascii="仿宋_GB2312" w:eastAsia="仿宋_GB2312" w:hAnsi="仿宋_GB2312" w:hint="eastAsia"/>
        </w:rPr>
        <w:t>。</w:t>
      </w:r>
      <w:r>
        <w:rPr>
          <w:rFonts w:ascii="仿宋_GB2312" w:eastAsia="仿宋_GB2312" w:hAnsi="仿宋_GB2312" w:hint="eastAsia"/>
        </w:rPr>
        <w:t>目前，这项技术模型已在自动驾驶系统、工</w:t>
      </w:r>
      <w:r>
        <w:rPr>
          <w:rFonts w:ascii="仿宋_GB2312" w:eastAsia="仿宋_GB2312" w:hAnsi="仿宋_GB2312"/>
        </w:rPr>
        <w:t>厂自动化、仓储物流等场景</w:t>
      </w:r>
      <w:r>
        <w:rPr>
          <w:rFonts w:ascii="仿宋_GB2312" w:eastAsia="仿宋_GB2312" w:hAnsi="仿宋_GB2312" w:hint="eastAsia"/>
        </w:rPr>
        <w:t>广泛应用。</w:t>
      </w:r>
    </w:p>
    <w:p w14:paraId="568650A9" w14:textId="31DB011A" w:rsidR="005E0338" w:rsidRDefault="006F004F">
      <w:pPr>
        <w:ind w:firstLineChars="175" w:firstLine="422"/>
        <w:rPr>
          <w:b/>
          <w:bCs/>
        </w:rPr>
      </w:pPr>
      <w:r>
        <w:rPr>
          <w:rFonts w:hint="eastAsia"/>
          <w:b/>
          <w:bCs/>
        </w:rPr>
        <w:t>（二）</w:t>
      </w:r>
      <w:r>
        <w:rPr>
          <w:b/>
          <w:bCs/>
        </w:rPr>
        <w:t>自然语言处理与理解</w:t>
      </w:r>
    </w:p>
    <w:p w14:paraId="79D1544F" w14:textId="428FACDA" w:rsidR="005E0338" w:rsidRDefault="006F004F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 w:hint="eastAsia"/>
        </w:rPr>
        <w:t>当下爆火的</w:t>
      </w:r>
      <w:r>
        <w:rPr>
          <w:rFonts w:ascii="仿宋_GB2312" w:eastAsia="仿宋_GB2312" w:hAnsi="仿宋_GB2312"/>
        </w:rPr>
        <w:t>GPT-4</w:t>
      </w:r>
      <w:r>
        <w:rPr>
          <w:rFonts w:ascii="仿宋_GB2312" w:eastAsia="仿宋_GB2312" w:hAnsi="仿宋_GB2312" w:hint="eastAsia"/>
        </w:rPr>
        <w:t>、</w:t>
      </w:r>
      <w:r>
        <w:rPr>
          <w:rFonts w:ascii="仿宋_GB2312" w:eastAsia="仿宋_GB2312" w:hAnsi="仿宋_GB2312" w:hint="eastAsia"/>
        </w:rPr>
        <w:t>A</w:t>
      </w:r>
      <w:r>
        <w:rPr>
          <w:rFonts w:ascii="仿宋_GB2312" w:eastAsia="仿宋_GB2312" w:hAnsi="仿宋_GB2312"/>
        </w:rPr>
        <w:t>UTO-GPT</w:t>
      </w:r>
      <w:r>
        <w:rPr>
          <w:rFonts w:ascii="仿宋_GB2312" w:eastAsia="仿宋_GB2312" w:hAnsi="仿宋_GB2312" w:hint="eastAsia"/>
        </w:rPr>
        <w:t>、文心一言</w:t>
      </w:r>
      <w:r>
        <w:rPr>
          <w:rFonts w:ascii="仿宋_GB2312" w:eastAsia="仿宋_GB2312" w:hAnsi="仿宋_GB2312"/>
        </w:rPr>
        <w:t>等自然语言</w:t>
      </w:r>
      <w:r>
        <w:rPr>
          <w:rFonts w:ascii="仿宋_GB2312" w:eastAsia="仿宋_GB2312" w:hAnsi="仿宋_GB2312"/>
        </w:rPr>
        <w:t>模型</w:t>
      </w:r>
      <w:r>
        <w:rPr>
          <w:rFonts w:ascii="仿宋_GB2312" w:eastAsia="仿宋_GB2312" w:hAnsi="仿宋_GB2312" w:hint="eastAsia"/>
        </w:rPr>
        <w:t>,</w:t>
      </w:r>
      <w:r>
        <w:rPr>
          <w:rFonts w:ascii="仿宋_GB2312" w:eastAsia="仿宋_GB2312" w:hAnsi="仿宋_GB2312" w:hint="eastAsia"/>
        </w:rPr>
        <w:t>在自然语言处理和逻辑</w:t>
      </w:r>
      <w:r>
        <w:rPr>
          <w:rFonts w:ascii="仿宋_GB2312" w:eastAsia="仿宋_GB2312" w:hAnsi="仿宋_GB2312"/>
        </w:rPr>
        <w:t>推理</w:t>
      </w:r>
      <w:r>
        <w:rPr>
          <w:rFonts w:ascii="仿宋_GB2312" w:eastAsia="仿宋_GB2312" w:hAnsi="仿宋_GB2312" w:hint="eastAsia"/>
        </w:rPr>
        <w:t>方面的能力已接近</w:t>
      </w:r>
      <w:del w:id="6" w:author="杨庆丰" w:date="2023-05-15T19:36:00Z">
        <w:r w:rsidDel="005E187E">
          <w:rPr>
            <w:rFonts w:ascii="仿宋_GB2312" w:eastAsia="仿宋_GB2312" w:hAnsi="仿宋_GB2312" w:hint="eastAsia"/>
          </w:rPr>
          <w:delText>甚至超越</w:delText>
        </w:r>
      </w:del>
      <w:r>
        <w:rPr>
          <w:rFonts w:ascii="仿宋_GB2312" w:eastAsia="仿宋_GB2312" w:hAnsi="仿宋_GB2312" w:hint="eastAsia"/>
        </w:rPr>
        <w:t>人脑，甚至在某些方面超越了人脑。针对用户输入的需求，它们不仅可以进行相应的回复，而且可以完成简单的</w:t>
      </w:r>
      <w:r>
        <w:rPr>
          <w:rFonts w:ascii="仿宋_GB2312" w:eastAsia="仿宋_GB2312" w:hAnsi="仿宋_GB2312"/>
        </w:rPr>
        <w:t>情感分析和翻译等任务</w:t>
      </w:r>
      <w:r>
        <w:rPr>
          <w:rFonts w:ascii="仿宋_GB2312" w:eastAsia="仿宋_GB2312" w:hAnsi="仿宋_GB2312" w:hint="eastAsia"/>
        </w:rPr>
        <w:t>。该模型能力正应用于聊天机器人，以实现与人类的流畅交流。</w:t>
      </w:r>
    </w:p>
    <w:p w14:paraId="6E9C50A2" w14:textId="35EDE47E" w:rsidR="005E0338" w:rsidRDefault="006F004F">
      <w:pPr>
        <w:ind w:firstLineChars="175" w:firstLine="422"/>
        <w:rPr>
          <w:b/>
          <w:bCs/>
        </w:rPr>
      </w:pPr>
      <w:r>
        <w:rPr>
          <w:rFonts w:hint="eastAsia"/>
          <w:b/>
          <w:bCs/>
        </w:rPr>
        <w:t>（三）</w:t>
      </w:r>
      <w:r>
        <w:rPr>
          <w:b/>
          <w:bCs/>
        </w:rPr>
        <w:t>逻辑推理与决策</w:t>
      </w:r>
    </w:p>
    <w:p w14:paraId="7DCE5374" w14:textId="7D1F0BE9" w:rsidR="005E0338" w:rsidRPr="003977DF" w:rsidRDefault="006F004F" w:rsidP="007F5592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 w:hint="eastAsia"/>
        </w:rPr>
        <w:t>现代人工智能</w:t>
      </w:r>
      <w:r>
        <w:rPr>
          <w:rFonts w:ascii="仿宋_GB2312" w:eastAsia="仿宋_GB2312" w:hAnsi="仿宋_GB2312"/>
        </w:rPr>
        <w:t>在逻辑推理方面已经</w:t>
      </w:r>
      <w:r>
        <w:rPr>
          <w:rFonts w:ascii="仿宋_GB2312" w:eastAsia="仿宋_GB2312" w:hAnsi="仿宋_GB2312" w:hint="eastAsia"/>
        </w:rPr>
        <w:t>展</w:t>
      </w:r>
      <w:r>
        <w:rPr>
          <w:rFonts w:ascii="仿宋_GB2312" w:eastAsia="仿宋_GB2312" w:hAnsi="仿宋_GB2312"/>
        </w:rPr>
        <w:t>现出优秀的能力，</w:t>
      </w:r>
      <w:r>
        <w:rPr>
          <w:rFonts w:ascii="仿宋_GB2312" w:eastAsia="仿宋_GB2312" w:hAnsi="仿宋_GB2312" w:hint="eastAsia"/>
        </w:rPr>
        <w:t>在一些专业领域已超越人类。</w:t>
      </w:r>
      <w:r>
        <w:rPr>
          <w:rFonts w:ascii="仿宋_GB2312" w:eastAsia="仿宋_GB2312" w:hAnsi="仿宋_GB2312" w:hint="eastAsia"/>
        </w:rPr>
        <w:t>人工智能在许多领域中都展现出了强大的逻辑推理能力，例如在医疗诊断方面，专</w:t>
      </w:r>
      <w:r>
        <w:rPr>
          <w:rFonts w:ascii="仿宋_GB2312" w:eastAsia="仿宋_GB2312" w:hAnsi="仿宋_GB2312"/>
        </w:rPr>
        <w:t>家系统</w:t>
      </w:r>
      <w:r>
        <w:rPr>
          <w:rFonts w:ascii="仿宋_GB2312" w:eastAsia="仿宋_GB2312" w:hAnsi="仿宋_GB2312" w:hint="eastAsia"/>
        </w:rPr>
        <w:t>（</w:t>
      </w:r>
      <w:r>
        <w:rPr>
          <w:rFonts w:ascii="仿宋_GB2312" w:eastAsia="仿宋_GB2312" w:hAnsi="仿宋_GB2312"/>
        </w:rPr>
        <w:t>MYCIN</w:t>
      </w:r>
      <w:r>
        <w:rPr>
          <w:rFonts w:ascii="仿宋_GB2312" w:eastAsia="仿宋_GB2312" w:hAnsi="仿宋_GB2312" w:hint="eastAsia"/>
        </w:rPr>
        <w:t>）可以根据患者的症状和病史，推断出诊断和治疗方案；</w:t>
      </w:r>
      <w:r w:rsidR="00BE6D4A">
        <w:rPr>
          <w:rFonts w:ascii="仿宋_GB2312" w:eastAsia="仿宋_GB2312" w:hAnsi="仿宋_GB2312" w:hint="eastAsia"/>
        </w:rPr>
        <w:t>大语音模型（L</w:t>
      </w:r>
      <w:r w:rsidR="00BE6D4A">
        <w:rPr>
          <w:rFonts w:ascii="仿宋_GB2312" w:eastAsia="仿宋_GB2312" w:hAnsi="仿宋_GB2312"/>
        </w:rPr>
        <w:t>LM</w:t>
      </w:r>
      <w:r w:rsidR="00BE6D4A">
        <w:rPr>
          <w:rFonts w:ascii="仿宋_GB2312" w:eastAsia="仿宋_GB2312" w:hAnsi="仿宋_GB2312" w:hint="eastAsia"/>
        </w:rPr>
        <w:t>）</w:t>
      </w:r>
      <w:r w:rsidR="007F5592" w:rsidRPr="003977DF">
        <w:rPr>
          <w:rFonts w:ascii="仿宋_GB2312" w:eastAsia="仿宋_GB2312" w:hAnsi="仿宋_GB2312" w:hint="eastAsia"/>
        </w:rPr>
        <w:t>可以模拟人类思考的过程，生成一个</w:t>
      </w:r>
      <w:r w:rsidR="00A307F0">
        <w:rPr>
          <w:rFonts w:ascii="仿宋_GB2312" w:eastAsia="仿宋_GB2312" w:hAnsi="仿宋_GB2312" w:hint="eastAsia"/>
        </w:rPr>
        <w:t>逻辑</w:t>
      </w:r>
      <w:r w:rsidR="007F5592" w:rsidRPr="003977DF">
        <w:rPr>
          <w:rFonts w:ascii="仿宋_GB2312" w:eastAsia="仿宋_GB2312" w:hAnsi="仿宋_GB2312" w:hint="eastAsia"/>
        </w:rPr>
        <w:t>推理路径，将复杂的推理问题分解</w:t>
      </w:r>
      <w:r w:rsidR="00A307F0">
        <w:rPr>
          <w:rFonts w:ascii="仿宋_GB2312" w:eastAsia="仿宋_GB2312" w:hAnsi="仿宋_GB2312" w:hint="eastAsia"/>
        </w:rPr>
        <w:t>，并给出最终决策结论。</w:t>
      </w:r>
    </w:p>
    <w:p w14:paraId="7D7E5726" w14:textId="77777777" w:rsidR="00B72938" w:rsidRDefault="00B72938" w:rsidP="007F5592">
      <w:pPr>
        <w:pStyle w:val="ad"/>
        <w:spacing w:line="360" w:lineRule="auto"/>
        <w:ind w:leftChars="50" w:left="120" w:firstLineChars="150" w:firstLine="361"/>
        <w:rPr>
          <w:b/>
          <w:bCs/>
        </w:rPr>
      </w:pPr>
      <w:r>
        <w:rPr>
          <w:rFonts w:hint="eastAsia"/>
          <w:b/>
          <w:bCs/>
        </w:rPr>
        <w:t>（四）学习与适应</w:t>
      </w:r>
    </w:p>
    <w:p w14:paraId="46FD3B74" w14:textId="41BCED61" w:rsidR="005E0338" w:rsidRDefault="00B72938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 w:hint="eastAsia"/>
        </w:rPr>
        <w:t>人脑学习能力主要依赖于神经元之间的连接强度，通过持续地学习和实践来不断增强这种联系。而人工智能是利用大量的数据和复杂的“神经网络”（算法）迅速学习和掌握新知识。例如，AlphaGo Zero不依赖任何人类围棋数据，仅通过自我对弈数据进行强化学习。在短暂的几天内，AlphaGo Zero从零开始学会了围棋，并在与AlphaGo Lee版的对战中取得了100:0的胜利，展现出了强大的学习和适应能力。</w:t>
      </w:r>
    </w:p>
    <w:p w14:paraId="2AB0B592" w14:textId="77777777" w:rsidR="005E0338" w:rsidRDefault="006F004F">
      <w:pPr>
        <w:ind w:firstLineChars="175" w:firstLine="422"/>
        <w:rPr>
          <w:b/>
          <w:bCs/>
        </w:rPr>
      </w:pPr>
      <w:r>
        <w:rPr>
          <w:rFonts w:hint="eastAsia"/>
          <w:b/>
          <w:bCs/>
        </w:rPr>
        <w:t>（五）</w:t>
      </w:r>
      <w:r>
        <w:rPr>
          <w:b/>
          <w:bCs/>
        </w:rPr>
        <w:t>记忆能力</w:t>
      </w:r>
    </w:p>
    <w:p w14:paraId="583261F4" w14:textId="77777777" w:rsidR="005E0338" w:rsidRDefault="006F004F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 w:hint="eastAsia"/>
        </w:rPr>
        <w:t>与</w:t>
      </w:r>
      <w:r>
        <w:rPr>
          <w:rFonts w:ascii="仿宋_GB2312" w:eastAsia="仿宋_GB2312" w:hAnsi="仿宋_GB2312"/>
        </w:rPr>
        <w:t>人</w:t>
      </w:r>
      <w:r>
        <w:rPr>
          <w:rFonts w:ascii="仿宋_GB2312" w:eastAsia="仿宋_GB2312" w:hAnsi="仿宋_GB2312" w:hint="eastAsia"/>
        </w:rPr>
        <w:t>脑的</w:t>
      </w:r>
      <w:r>
        <w:rPr>
          <w:rFonts w:ascii="仿宋_GB2312" w:eastAsia="仿宋_GB2312" w:hAnsi="仿宋_GB2312"/>
        </w:rPr>
        <w:t>长期和短期记忆能力</w:t>
      </w:r>
      <w:r>
        <w:rPr>
          <w:rFonts w:ascii="仿宋_GB2312" w:eastAsia="仿宋_GB2312" w:hAnsi="仿宋_GB2312" w:hint="eastAsia"/>
        </w:rPr>
        <w:t>在大脑存储区域和存储方式存在差异相比，人工智能技术无论是在长期记忆还是</w:t>
      </w:r>
      <w:r>
        <w:rPr>
          <w:rFonts w:ascii="仿宋_GB2312" w:eastAsia="仿宋_GB2312" w:hAnsi="仿宋_GB2312" w:hint="eastAsia"/>
        </w:rPr>
        <w:t>短期记忆都可以通过训练实现，其在数据存储量、检索速度、提取精准度等方面上已经超越人脑。现今，根据人脑的记忆灵感，已有</w:t>
      </w:r>
      <w:r>
        <w:rPr>
          <w:rFonts w:ascii="仿宋_GB2312" w:eastAsia="仿宋_GB2312" w:hAnsi="仿宋_GB2312"/>
        </w:rPr>
        <w:t>长短时记忆网络（</w:t>
      </w:r>
      <w:r>
        <w:rPr>
          <w:rFonts w:ascii="仿宋_GB2312" w:eastAsia="仿宋_GB2312" w:hAnsi="仿宋_GB2312"/>
        </w:rPr>
        <w:t>LSTM</w:t>
      </w:r>
      <w:r>
        <w:rPr>
          <w:rFonts w:ascii="仿宋_GB2312" w:eastAsia="仿宋_GB2312" w:hAnsi="仿宋_GB2312"/>
        </w:rPr>
        <w:t>）和</w:t>
      </w:r>
      <w:r>
        <w:rPr>
          <w:rFonts w:ascii="仿宋_GB2312" w:eastAsia="仿宋_GB2312" w:hAnsi="仿宋_GB2312"/>
        </w:rPr>
        <w:t>Transformer</w:t>
      </w:r>
      <w:r>
        <w:rPr>
          <w:rFonts w:ascii="仿宋_GB2312" w:eastAsia="仿宋_GB2312" w:hAnsi="仿宋_GB2312"/>
        </w:rPr>
        <w:t>等</w:t>
      </w:r>
      <w:r>
        <w:rPr>
          <w:rFonts w:ascii="仿宋_GB2312" w:eastAsia="仿宋_GB2312" w:hAnsi="仿宋_GB2312" w:hint="eastAsia"/>
        </w:rPr>
        <w:t>记忆</w:t>
      </w:r>
      <w:r>
        <w:rPr>
          <w:rFonts w:ascii="仿宋_GB2312" w:eastAsia="仿宋_GB2312" w:hAnsi="仿宋_GB2312"/>
        </w:rPr>
        <w:t>模型。</w:t>
      </w:r>
      <w:r>
        <w:rPr>
          <w:rFonts w:ascii="仿宋_GB2312" w:eastAsia="仿宋_GB2312" w:hAnsi="仿宋_GB2312" w:hint="eastAsia"/>
        </w:rPr>
        <w:t>如</w:t>
      </w:r>
      <w:r>
        <w:rPr>
          <w:rFonts w:ascii="仿宋_GB2312" w:eastAsia="仿宋_GB2312" w:hAnsi="仿宋_GB2312"/>
        </w:rPr>
        <w:t>Deep M</w:t>
      </w:r>
      <w:r>
        <w:rPr>
          <w:rFonts w:ascii="仿宋_GB2312" w:eastAsia="仿宋_GB2312" w:hAnsi="仿宋_GB2312" w:hint="eastAsia"/>
        </w:rPr>
        <w:t>ind</w:t>
      </w:r>
      <w:r>
        <w:rPr>
          <w:rFonts w:ascii="仿宋_GB2312" w:eastAsia="仿宋_GB2312" w:hAnsi="仿宋_GB2312" w:hint="eastAsia"/>
        </w:rPr>
        <w:t>团队的</w:t>
      </w:r>
      <w:r>
        <w:rPr>
          <w:rFonts w:ascii="仿宋_GB2312" w:eastAsia="仿宋_GB2312" w:hAnsi="仿宋_GB2312" w:hint="eastAsia"/>
        </w:rPr>
        <w:t>C</w:t>
      </w:r>
      <w:r>
        <w:rPr>
          <w:rFonts w:ascii="仿宋_GB2312" w:eastAsia="仿宋_GB2312" w:hAnsi="仿宋_GB2312"/>
        </w:rPr>
        <w:t>ompressive Transformer</w:t>
      </w:r>
      <w:r>
        <w:rPr>
          <w:rFonts w:ascii="仿宋_GB2312" w:eastAsia="仿宋_GB2312" w:hAnsi="仿宋_GB2312" w:hint="eastAsia"/>
        </w:rPr>
        <w:t>模型，来源于人脑休息时对记忆的巩固和压缩，成功解决机器程序“</w:t>
      </w:r>
      <w:r>
        <w:rPr>
          <w:rFonts w:ascii="仿宋_GB2312" w:eastAsia="仿宋_GB2312" w:hAnsi="仿宋_GB2312"/>
        </w:rPr>
        <w:t>灾难性忘却</w:t>
      </w:r>
      <w:r>
        <w:rPr>
          <w:rFonts w:ascii="仿宋_GB2312" w:eastAsia="仿宋_GB2312" w:hAnsi="仿宋_GB2312"/>
        </w:rPr>
        <w:t>”</w:t>
      </w:r>
      <w:r>
        <w:rPr>
          <w:rFonts w:ascii="仿宋_GB2312" w:eastAsia="仿宋_GB2312" w:hAnsi="仿宋_GB2312" w:hint="eastAsia"/>
        </w:rPr>
        <w:t>的问题。</w:t>
      </w:r>
    </w:p>
    <w:p w14:paraId="1FE4A529" w14:textId="41750928" w:rsidR="005E0338" w:rsidRDefault="006F004F">
      <w:pPr>
        <w:ind w:firstLineChars="175" w:firstLine="422"/>
        <w:rPr>
          <w:b/>
          <w:bCs/>
        </w:rPr>
      </w:pPr>
      <w:r>
        <w:rPr>
          <w:rFonts w:hint="eastAsia"/>
          <w:b/>
          <w:bCs/>
        </w:rPr>
        <w:t>（六）</w:t>
      </w:r>
      <w:r>
        <w:rPr>
          <w:b/>
          <w:bCs/>
        </w:rPr>
        <w:t>情感识别与社会互动</w:t>
      </w:r>
    </w:p>
    <w:p w14:paraId="21A0CF5E" w14:textId="77777777" w:rsidR="005E0338" w:rsidRDefault="006F004F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/>
        </w:rPr>
        <w:lastRenderedPageBreak/>
        <w:t>人类在处理情感和社会交往方面具有天然的优势。然而，</w:t>
      </w:r>
      <w:r>
        <w:rPr>
          <w:rFonts w:ascii="仿宋_GB2312" w:eastAsia="仿宋_GB2312" w:hAnsi="仿宋_GB2312" w:hint="eastAsia"/>
        </w:rPr>
        <w:t>人工智能</w:t>
      </w:r>
      <w:r>
        <w:rPr>
          <w:rFonts w:ascii="仿宋_GB2312" w:eastAsia="仿宋_GB2312" w:hAnsi="仿宋_GB2312"/>
        </w:rPr>
        <w:t>在这方面的表现相对较弱。尽管如此，部分聊天机器人和社交机器人已经开始尝试理解</w:t>
      </w:r>
      <w:r>
        <w:rPr>
          <w:rFonts w:ascii="仿宋_GB2312" w:eastAsia="仿宋_GB2312" w:hAnsi="仿宋_GB2312" w:hint="eastAsia"/>
        </w:rPr>
        <w:t>或模拟人类面部表情</w:t>
      </w:r>
      <w:r>
        <w:rPr>
          <w:rFonts w:ascii="仿宋_GB2312" w:eastAsia="仿宋_GB2312" w:hAnsi="仿宋_GB2312"/>
        </w:rPr>
        <w:t>和</w:t>
      </w:r>
      <w:r>
        <w:rPr>
          <w:rFonts w:ascii="仿宋_GB2312" w:eastAsia="仿宋_GB2312" w:hAnsi="仿宋_GB2312" w:hint="eastAsia"/>
        </w:rPr>
        <w:t>语音情感分析</w:t>
      </w:r>
      <w:r>
        <w:rPr>
          <w:rFonts w:ascii="仿宋_GB2312" w:eastAsia="仿宋_GB2312" w:hAnsi="仿宋_GB2312"/>
        </w:rPr>
        <w:t>。例如，</w:t>
      </w:r>
      <w:r>
        <w:rPr>
          <w:rFonts w:ascii="仿宋_GB2312" w:eastAsia="仿宋_GB2312" w:hAnsi="仿宋_GB2312"/>
        </w:rPr>
        <w:t>Sophia</w:t>
      </w:r>
      <w:r>
        <w:rPr>
          <w:rFonts w:ascii="仿宋_GB2312" w:eastAsia="仿宋_GB2312" w:hAnsi="仿宋_GB2312"/>
        </w:rPr>
        <w:t>机器人可以进行基本的情感识别，分辨人的表情、语调和语言，并</w:t>
      </w:r>
      <w:r>
        <w:rPr>
          <w:rFonts w:ascii="仿宋_GB2312" w:eastAsia="仿宋_GB2312" w:hAnsi="仿宋_GB2312" w:hint="eastAsia"/>
        </w:rPr>
        <w:t>予以</w:t>
      </w:r>
      <w:r>
        <w:rPr>
          <w:rFonts w:ascii="仿宋_GB2312" w:eastAsia="仿宋_GB2312" w:hAnsi="仿宋_GB2312"/>
        </w:rPr>
        <w:t>相应的情感</w:t>
      </w:r>
      <w:r>
        <w:rPr>
          <w:rFonts w:ascii="仿宋_GB2312" w:eastAsia="仿宋_GB2312" w:hAnsi="仿宋_GB2312" w:hint="eastAsia"/>
        </w:rPr>
        <w:t>反馈</w:t>
      </w:r>
      <w:r>
        <w:rPr>
          <w:rFonts w:ascii="仿宋_GB2312" w:eastAsia="仿宋_GB2312" w:hAnsi="仿宋_GB2312"/>
        </w:rPr>
        <w:t>。</w:t>
      </w:r>
    </w:p>
    <w:p w14:paraId="314008D7" w14:textId="445B7AEE" w:rsidR="005E0338" w:rsidRDefault="006F004F">
      <w:pPr>
        <w:ind w:firstLineChars="175" w:firstLine="422"/>
        <w:rPr>
          <w:b/>
          <w:bCs/>
        </w:rPr>
      </w:pPr>
      <w:r>
        <w:rPr>
          <w:rFonts w:hint="eastAsia"/>
          <w:b/>
          <w:bCs/>
        </w:rPr>
        <w:t>（七）</w:t>
      </w:r>
      <w:r>
        <w:rPr>
          <w:b/>
          <w:bCs/>
        </w:rPr>
        <w:t>创造力与想象力</w:t>
      </w:r>
    </w:p>
    <w:p w14:paraId="009FE2B9" w14:textId="77777777" w:rsidR="005E0338" w:rsidRDefault="006F004F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/>
        </w:rPr>
        <w:t>人类在艺术、音乐和文学等领域具有丰富的创造力。近年来，</w:t>
      </w:r>
      <w:r>
        <w:rPr>
          <w:rFonts w:ascii="仿宋_GB2312" w:eastAsia="仿宋_GB2312" w:hAnsi="仿宋_GB2312" w:hint="eastAsia"/>
        </w:rPr>
        <w:t>A</w:t>
      </w:r>
      <w:r>
        <w:rPr>
          <w:rFonts w:ascii="仿宋_GB2312" w:eastAsia="仿宋_GB2312" w:hAnsi="仿宋_GB2312"/>
        </w:rPr>
        <w:t>I</w:t>
      </w:r>
      <w:r>
        <w:rPr>
          <w:rFonts w:ascii="仿宋_GB2312" w:eastAsia="仿宋_GB2312" w:hAnsi="仿宋_GB2312" w:hint="eastAsia"/>
        </w:rPr>
        <w:t>研究者也积极专攻这些领域，并且</w:t>
      </w:r>
      <w:r>
        <w:rPr>
          <w:rFonts w:ascii="仿宋_GB2312" w:eastAsia="仿宋_GB2312" w:hAnsi="仿宋_GB2312"/>
        </w:rPr>
        <w:t>已经表现出</w:t>
      </w:r>
      <w:r>
        <w:rPr>
          <w:rFonts w:ascii="仿宋_GB2312" w:eastAsia="仿宋_GB2312" w:hAnsi="仿宋_GB2312" w:hint="eastAsia"/>
        </w:rPr>
        <w:t>一</w:t>
      </w:r>
      <w:r>
        <w:rPr>
          <w:rFonts w:ascii="仿宋_GB2312" w:eastAsia="仿宋_GB2312" w:hAnsi="仿宋_GB2312"/>
        </w:rPr>
        <w:t>定程度</w:t>
      </w:r>
      <w:r>
        <w:rPr>
          <w:rFonts w:ascii="仿宋_GB2312" w:eastAsia="仿宋_GB2312" w:hAnsi="仿宋_GB2312" w:hint="eastAsia"/>
        </w:rPr>
        <w:t>的</w:t>
      </w:r>
      <w:r>
        <w:rPr>
          <w:rFonts w:ascii="仿宋_GB2312" w:eastAsia="仿宋_GB2312" w:hAnsi="仿宋_GB2312"/>
        </w:rPr>
        <w:t>创造力</w:t>
      </w:r>
      <w:r>
        <w:rPr>
          <w:rFonts w:ascii="仿宋_GB2312" w:eastAsia="仿宋_GB2312" w:hAnsi="仿宋_GB2312" w:hint="eastAsia"/>
        </w:rPr>
        <w:t>。</w:t>
      </w:r>
      <w:r>
        <w:rPr>
          <w:rFonts w:ascii="仿宋_GB2312" w:eastAsia="仿宋_GB2312" w:hAnsi="仿宋_GB2312"/>
        </w:rPr>
        <w:t>例如，</w:t>
      </w:r>
      <w:r>
        <w:rPr>
          <w:rFonts w:ascii="仿宋_GB2312" w:eastAsia="仿宋_GB2312" w:hAnsi="仿宋_GB2312"/>
        </w:rPr>
        <w:t>OpenAI</w:t>
      </w:r>
      <w:r>
        <w:rPr>
          <w:rFonts w:ascii="仿宋_GB2312" w:eastAsia="仿宋_GB2312" w:hAnsi="仿宋_GB2312"/>
        </w:rPr>
        <w:t>的</w:t>
      </w:r>
      <w:r>
        <w:rPr>
          <w:rFonts w:ascii="仿宋_GB2312" w:eastAsia="仿宋_GB2312" w:hAnsi="仿宋_GB2312"/>
        </w:rPr>
        <w:t>DALL-E2</w:t>
      </w:r>
      <w:r>
        <w:rPr>
          <w:rFonts w:ascii="仿宋_GB2312" w:eastAsia="仿宋_GB2312" w:hAnsi="仿宋_GB2312"/>
        </w:rPr>
        <w:t>能够将文本描述转化为精美的图像作品</w:t>
      </w:r>
      <w:r>
        <w:rPr>
          <w:rFonts w:ascii="仿宋_GB2312" w:eastAsia="仿宋_GB2312" w:hAnsi="仿宋_GB2312" w:hint="eastAsia"/>
        </w:rPr>
        <w:t>；</w:t>
      </w:r>
      <w:r>
        <w:rPr>
          <w:rFonts w:ascii="仿宋_GB2312" w:eastAsia="仿宋_GB2312" w:hAnsi="仿宋_GB2312"/>
        </w:rPr>
        <w:t>Magenta</w:t>
      </w:r>
      <w:r>
        <w:rPr>
          <w:rFonts w:ascii="仿宋_GB2312" w:eastAsia="仿宋_GB2312" w:hAnsi="仿宋_GB2312"/>
        </w:rPr>
        <w:t>项目则可以通过</w:t>
      </w:r>
      <w:r>
        <w:rPr>
          <w:rFonts w:ascii="仿宋_GB2312" w:eastAsia="仿宋_GB2312" w:hAnsi="仿宋_GB2312"/>
        </w:rPr>
        <w:t>AI</w:t>
      </w:r>
      <w:r>
        <w:rPr>
          <w:rFonts w:ascii="仿宋_GB2312" w:eastAsia="仿宋_GB2312" w:hAnsi="仿宋_GB2312"/>
        </w:rPr>
        <w:t>算法创作出各种风格的音乐作品，从古典音乐到流行音乐都能应付自如。</w:t>
      </w:r>
    </w:p>
    <w:p w14:paraId="10C972AE" w14:textId="77777777" w:rsidR="005E0338" w:rsidRDefault="006F004F">
      <w:pPr>
        <w:pStyle w:val="ad"/>
        <w:spacing w:line="240" w:lineRule="atLeast"/>
        <w:ind w:left="420" w:firstLine="402"/>
        <w:jc w:val="center"/>
        <w:rPr>
          <w:rFonts w:ascii="仿宋_GB2312" w:eastAsia="仿宋_GB2312" w:hAnsi="仿宋_GB2312"/>
          <w:b/>
          <w:bCs/>
          <w:sz w:val="20"/>
          <w:szCs w:val="20"/>
        </w:rPr>
      </w:pPr>
      <w:r>
        <w:rPr>
          <w:rFonts w:ascii="仿宋_GB2312" w:eastAsia="仿宋_GB2312" w:hAnsi="仿宋_GB2312" w:hint="eastAsia"/>
          <w:b/>
          <w:bCs/>
          <w:sz w:val="20"/>
          <w:szCs w:val="20"/>
        </w:rPr>
        <w:t>图</w:t>
      </w:r>
      <w:r>
        <w:rPr>
          <w:rFonts w:ascii="仿宋_GB2312" w:eastAsia="仿宋_GB2312" w:hAnsi="仿宋_GB2312"/>
          <w:b/>
          <w:bCs/>
          <w:sz w:val="20"/>
          <w:szCs w:val="20"/>
        </w:rPr>
        <w:t xml:space="preserve">2 </w:t>
      </w:r>
      <w:r>
        <w:rPr>
          <w:rFonts w:ascii="仿宋_GB2312" w:eastAsia="仿宋_GB2312" w:hAnsi="仿宋_GB2312" w:hint="eastAsia"/>
          <w:b/>
          <w:bCs/>
          <w:sz w:val="20"/>
          <w:szCs w:val="20"/>
        </w:rPr>
        <w:t>与人脑智能的对比评价</w:t>
      </w:r>
    </w:p>
    <w:p w14:paraId="1B413BC8" w14:textId="77777777" w:rsidR="005E0338" w:rsidRDefault="006F004F">
      <w:pPr>
        <w:pStyle w:val="ad"/>
        <w:spacing w:line="360" w:lineRule="auto"/>
        <w:ind w:leftChars="50" w:left="120" w:firstLineChars="150" w:firstLine="360"/>
        <w:jc w:val="both"/>
        <w:rPr>
          <w:rFonts w:ascii="仿宋_GB2312" w:eastAsia="仿宋_GB2312" w:hAnsi="仿宋_GB2312"/>
        </w:rPr>
      </w:pPr>
      <w:r>
        <w:rPr>
          <w:rFonts w:ascii="仿宋_GB2312" w:eastAsia="仿宋_GB2312" w:hAnsi="仿宋_GB2312" w:hint="eastAsia"/>
          <w:noProof/>
        </w:rPr>
        <w:drawing>
          <wp:inline distT="0" distB="0" distL="0" distR="0" wp14:anchorId="4A9908FD" wp14:editId="6BFAB590">
            <wp:extent cx="5270500" cy="26790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19F9" w14:textId="77777777" w:rsidR="005E0338" w:rsidRDefault="006F004F">
      <w:pPr>
        <w:pStyle w:val="ad"/>
        <w:spacing w:line="360" w:lineRule="auto"/>
        <w:ind w:leftChars="50" w:left="120" w:firstLineChars="150" w:firstLine="361"/>
        <w:rPr>
          <w:rFonts w:ascii="仿宋_GB2312" w:eastAsia="仿宋_GB2312" w:hAnsi="仿宋_GB2312"/>
          <w:b/>
          <w:bCs/>
        </w:rPr>
      </w:pPr>
      <w:r>
        <w:rPr>
          <w:rFonts w:ascii="仿宋_GB2312" w:eastAsia="仿宋_GB2312" w:hAnsi="仿宋_GB2312"/>
          <w:b/>
          <w:bCs/>
        </w:rPr>
        <w:t>综上所述，</w:t>
      </w:r>
      <w:r>
        <w:rPr>
          <w:rFonts w:ascii="仿宋_GB2312" w:eastAsia="仿宋_GB2312" w:hAnsi="仿宋_GB2312" w:hint="eastAsia"/>
          <w:b/>
          <w:bCs/>
        </w:rPr>
        <w:t>尽管</w:t>
      </w:r>
      <w:r>
        <w:rPr>
          <w:rFonts w:ascii="仿宋_GB2312" w:eastAsia="仿宋_GB2312" w:hAnsi="仿宋_GB2312"/>
          <w:b/>
          <w:bCs/>
        </w:rPr>
        <w:t>在一定程度上</w:t>
      </w:r>
      <w:r>
        <w:rPr>
          <w:rFonts w:ascii="仿宋_GB2312" w:eastAsia="仿宋_GB2312" w:hAnsi="仿宋_GB2312" w:hint="eastAsia"/>
          <w:b/>
          <w:bCs/>
        </w:rPr>
        <w:t>当下人工智能已</w:t>
      </w:r>
      <w:r>
        <w:rPr>
          <w:rFonts w:ascii="仿宋_GB2312" w:eastAsia="仿宋_GB2312" w:hAnsi="仿宋_GB2312"/>
          <w:b/>
          <w:bCs/>
        </w:rPr>
        <w:t>经具备了部分类似于人脑的能力，</w:t>
      </w:r>
      <w:r>
        <w:rPr>
          <w:rFonts w:ascii="仿宋_GB2312" w:eastAsia="仿宋_GB2312" w:hAnsi="仿宋_GB2312" w:hint="eastAsia"/>
          <w:b/>
          <w:bCs/>
        </w:rPr>
        <w:t>但它能力很</w:t>
      </w:r>
      <w:r>
        <w:rPr>
          <w:rFonts w:ascii="仿宋_GB2312" w:eastAsia="仿宋_GB2312" w:hAnsi="仿宋_GB2312"/>
          <w:b/>
          <w:bCs/>
        </w:rPr>
        <w:t>大程度上依赖于训练数据</w:t>
      </w:r>
      <w:r>
        <w:rPr>
          <w:rFonts w:ascii="仿宋_GB2312" w:eastAsia="仿宋_GB2312" w:hAnsi="仿宋_GB2312" w:hint="eastAsia"/>
          <w:b/>
          <w:bCs/>
        </w:rPr>
        <w:t>。由于目前的训练</w:t>
      </w:r>
      <w:r>
        <w:rPr>
          <w:rFonts w:ascii="仿宋_GB2312" w:eastAsia="仿宋_GB2312" w:hAnsi="仿宋_GB2312"/>
          <w:b/>
          <w:bCs/>
        </w:rPr>
        <w:t>数据</w:t>
      </w:r>
      <w:r>
        <w:rPr>
          <w:rFonts w:ascii="仿宋_GB2312" w:eastAsia="仿宋_GB2312" w:hAnsi="仿宋_GB2312" w:hint="eastAsia"/>
          <w:b/>
          <w:bCs/>
        </w:rPr>
        <w:t>尚</w:t>
      </w:r>
      <w:r>
        <w:rPr>
          <w:rFonts w:ascii="仿宋_GB2312" w:eastAsia="仿宋_GB2312" w:hAnsi="仿宋_GB2312"/>
          <w:b/>
          <w:bCs/>
        </w:rPr>
        <w:t>无法覆盖所有</w:t>
      </w:r>
      <w:r>
        <w:rPr>
          <w:rFonts w:ascii="仿宋_GB2312" w:eastAsia="仿宋_GB2312" w:hAnsi="仿宋_GB2312" w:hint="eastAsia"/>
          <w:b/>
          <w:bCs/>
        </w:rPr>
        <w:t>人类</w:t>
      </w:r>
      <w:r>
        <w:rPr>
          <w:rFonts w:ascii="仿宋_GB2312" w:eastAsia="仿宋_GB2312" w:hAnsi="仿宋_GB2312"/>
          <w:b/>
          <w:bCs/>
        </w:rPr>
        <w:t>的情感和社会互动场景</w:t>
      </w:r>
      <w:r>
        <w:rPr>
          <w:rFonts w:ascii="仿宋_GB2312" w:eastAsia="仿宋_GB2312" w:hAnsi="仿宋_GB2312" w:hint="eastAsia"/>
          <w:b/>
          <w:bCs/>
        </w:rPr>
        <w:t>，其创造力、情感和共情等能力因此</w:t>
      </w:r>
      <w:r>
        <w:rPr>
          <w:rFonts w:ascii="仿宋_GB2312" w:eastAsia="仿宋_GB2312" w:hAnsi="仿宋_GB2312"/>
          <w:b/>
          <w:bCs/>
        </w:rPr>
        <w:t>受限</w:t>
      </w:r>
      <w:r>
        <w:rPr>
          <w:rFonts w:ascii="仿宋_GB2312" w:eastAsia="仿宋_GB2312" w:hAnsi="仿宋_GB2312" w:hint="eastAsia"/>
          <w:b/>
          <w:bCs/>
        </w:rPr>
        <w:t>，仍无法与</w:t>
      </w:r>
      <w:r>
        <w:rPr>
          <w:rFonts w:ascii="仿宋_GB2312" w:eastAsia="仿宋_GB2312" w:hAnsi="仿宋_GB2312"/>
          <w:b/>
          <w:bCs/>
        </w:rPr>
        <w:t>复杂生物结构</w:t>
      </w:r>
      <w:r>
        <w:rPr>
          <w:rFonts w:ascii="仿宋_GB2312" w:eastAsia="仿宋_GB2312" w:hAnsi="仿宋_GB2312" w:hint="eastAsia"/>
          <w:b/>
          <w:bCs/>
        </w:rPr>
        <w:t>体人脑</w:t>
      </w:r>
      <w:r>
        <w:rPr>
          <w:rFonts w:ascii="仿宋_GB2312" w:eastAsia="仿宋_GB2312" w:hAnsi="仿宋_GB2312"/>
          <w:b/>
          <w:bCs/>
        </w:rPr>
        <w:t>相媲美</w:t>
      </w:r>
      <w:r>
        <w:rPr>
          <w:rFonts w:ascii="仿宋_GB2312" w:eastAsia="仿宋_GB2312" w:hAnsi="仿宋_GB2312" w:hint="eastAsia"/>
          <w:b/>
          <w:bCs/>
        </w:rPr>
        <w:t>。</w:t>
      </w:r>
    </w:p>
    <w:p w14:paraId="7CDEE363" w14:textId="59CC51F1" w:rsidR="0088280D" w:rsidRDefault="0088280D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二、人脑</w:t>
      </w:r>
      <w:r w:rsidR="00C974C4">
        <w:rPr>
          <w:rFonts w:hint="eastAsia"/>
          <w:b/>
          <w:bCs/>
          <w:sz w:val="28"/>
          <w:szCs w:val="28"/>
        </w:rPr>
        <w:t>启示下的</w:t>
      </w:r>
      <w:del w:id="7" w:author="杨庆丰" w:date="2023-05-15T19:38:00Z">
        <w:r w:rsidDel="004C241D">
          <w:rPr>
            <w:b/>
            <w:bCs/>
            <w:sz w:val="28"/>
            <w:szCs w:val="28"/>
          </w:rPr>
          <w:delText>通用人工智能</w:delText>
        </w:r>
        <w:r w:rsidDel="004C241D">
          <w:rPr>
            <w:rFonts w:hint="eastAsia"/>
            <w:b/>
            <w:bCs/>
            <w:sz w:val="28"/>
            <w:szCs w:val="28"/>
          </w:rPr>
          <w:delText>（</w:delText>
        </w:r>
      </w:del>
      <w:r>
        <w:rPr>
          <w:rFonts w:hint="eastAsia"/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GI</w:t>
      </w:r>
      <w:bookmarkStart w:id="8" w:name="_GoBack"/>
      <w:bookmarkEnd w:id="8"/>
      <w:del w:id="9" w:author="杨庆丰" w:date="2023-05-15T19:38:00Z">
        <w:r w:rsidDel="004C241D">
          <w:rPr>
            <w:rFonts w:hint="eastAsia"/>
            <w:b/>
            <w:bCs/>
            <w:sz w:val="28"/>
            <w:szCs w:val="28"/>
          </w:rPr>
          <w:delText>）</w:delText>
        </w:r>
      </w:del>
      <w:r w:rsidR="00C974C4">
        <w:rPr>
          <w:rFonts w:hint="eastAsia"/>
          <w:b/>
          <w:bCs/>
          <w:sz w:val="28"/>
          <w:szCs w:val="28"/>
        </w:rPr>
        <w:t>未来</w:t>
      </w:r>
      <w:r>
        <w:rPr>
          <w:rFonts w:hint="eastAsia"/>
          <w:b/>
          <w:bCs/>
          <w:sz w:val="28"/>
          <w:szCs w:val="28"/>
        </w:rPr>
        <w:t>发展</w:t>
      </w:r>
      <w:r w:rsidR="00C974C4">
        <w:rPr>
          <w:rFonts w:hint="eastAsia"/>
          <w:b/>
          <w:bCs/>
          <w:sz w:val="28"/>
          <w:szCs w:val="28"/>
        </w:rPr>
        <w:t>方向</w:t>
      </w:r>
    </w:p>
    <w:p w14:paraId="34E38B44" w14:textId="356233FA" w:rsidR="005E0338" w:rsidRDefault="00C974C4">
      <w:pPr>
        <w:ind w:firstLineChars="175" w:firstLine="422"/>
        <w:rPr>
          <w:b/>
          <w:bCs/>
        </w:rPr>
      </w:pPr>
      <w:r>
        <w:rPr>
          <w:rFonts w:hint="eastAsia"/>
          <w:b/>
          <w:bCs/>
        </w:rPr>
        <w:t>方向</w:t>
      </w:r>
      <w:r w:rsidR="0088280D">
        <w:rPr>
          <w:rFonts w:hint="eastAsia"/>
          <w:b/>
          <w:bCs/>
        </w:rPr>
        <w:t>一：</w:t>
      </w:r>
      <w:r w:rsidR="006F004F">
        <w:rPr>
          <w:b/>
          <w:bCs/>
        </w:rPr>
        <w:t>神经网络仿真</w:t>
      </w:r>
      <w:r w:rsidR="006F004F">
        <w:rPr>
          <w:rFonts w:hint="eastAsia"/>
          <w:b/>
          <w:bCs/>
        </w:rPr>
        <w:t>（类脑计算）</w:t>
      </w:r>
    </w:p>
    <w:p w14:paraId="18627816" w14:textId="77777777" w:rsidR="005E0338" w:rsidRDefault="006F004F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/>
        </w:rPr>
        <w:t>神经网络仿真</w:t>
      </w:r>
      <w:r>
        <w:rPr>
          <w:rFonts w:ascii="仿宋_GB2312" w:eastAsia="仿宋_GB2312" w:hAnsi="仿宋_GB2312" w:hint="eastAsia"/>
        </w:rPr>
        <w:t>是模拟人脑</w:t>
      </w:r>
      <w:r>
        <w:rPr>
          <w:rFonts w:ascii="仿宋_GB2312" w:eastAsia="仿宋_GB2312" w:hAnsi="仿宋_GB2312"/>
        </w:rPr>
        <w:t>神经元、突触和神经网络的工作原理，采用脉冲神经网络进行信息处理</w:t>
      </w:r>
      <w:r>
        <w:rPr>
          <w:rFonts w:ascii="仿宋_GB2312" w:eastAsia="仿宋_GB2312" w:hAnsi="仿宋_GB2312" w:hint="eastAsia"/>
        </w:rPr>
        <w:t>。虽然</w:t>
      </w:r>
      <w:r>
        <w:rPr>
          <w:rFonts w:ascii="仿宋_GB2312" w:eastAsia="仿宋_GB2312" w:hAnsi="仿宋_GB2312"/>
        </w:rPr>
        <w:t>神经网络</w:t>
      </w:r>
      <w:r>
        <w:rPr>
          <w:rFonts w:ascii="仿宋_GB2312" w:eastAsia="仿宋_GB2312" w:hAnsi="仿宋_GB2312" w:hint="eastAsia"/>
        </w:rPr>
        <w:t>仿真模型</w:t>
      </w:r>
      <w:r>
        <w:rPr>
          <w:rFonts w:ascii="仿宋_GB2312" w:eastAsia="仿宋_GB2312" w:hAnsi="仿宋_GB2312"/>
        </w:rPr>
        <w:t>已取得了</w:t>
      </w:r>
      <w:r>
        <w:rPr>
          <w:rFonts w:ascii="仿宋_GB2312" w:eastAsia="仿宋_GB2312" w:hAnsi="仿宋_GB2312" w:hint="eastAsia"/>
        </w:rPr>
        <w:t>一定成果，</w:t>
      </w:r>
      <w:r>
        <w:rPr>
          <w:rFonts w:ascii="仿宋_GB2312" w:eastAsia="仿宋_GB2312" w:hAnsi="仿宋_GB2312"/>
        </w:rPr>
        <w:t>但</w:t>
      </w:r>
      <w:r>
        <w:rPr>
          <w:rFonts w:ascii="仿宋_GB2312" w:eastAsia="仿宋_GB2312" w:hAnsi="仿宋_GB2312" w:hint="eastAsia"/>
        </w:rPr>
        <w:t>在网络结构、构建和训练复杂模型成本等方面存在较多局限性。未来</w:t>
      </w:r>
      <w:r>
        <w:rPr>
          <w:rFonts w:ascii="仿宋_GB2312" w:eastAsia="仿宋_GB2312" w:hAnsi="仿宋_GB2312"/>
        </w:rPr>
        <w:t>可能会出现全新的神经网络</w:t>
      </w:r>
      <w:r>
        <w:rPr>
          <w:rFonts w:ascii="仿宋_GB2312" w:eastAsia="仿宋_GB2312" w:hAnsi="仿宋_GB2312" w:hint="eastAsia"/>
        </w:rPr>
        <w:t>仿真模型，这些模型</w:t>
      </w:r>
      <w:r>
        <w:rPr>
          <w:rFonts w:ascii="仿宋_GB2312" w:eastAsia="仿宋_GB2312" w:hAnsi="仿宋_GB2312"/>
        </w:rPr>
        <w:t>更接近人脑神经网络结构，</w:t>
      </w:r>
      <w:r>
        <w:rPr>
          <w:rFonts w:ascii="仿宋_GB2312" w:eastAsia="仿宋_GB2312" w:hAnsi="仿宋_GB2312" w:hint="eastAsia"/>
        </w:rPr>
        <w:t>具有</w:t>
      </w:r>
      <w:r>
        <w:rPr>
          <w:rFonts w:ascii="仿宋_GB2312" w:eastAsia="仿宋_GB2312" w:hAnsi="仿宋_GB2312"/>
        </w:rPr>
        <w:t>较低的功耗</w:t>
      </w:r>
      <w:r>
        <w:rPr>
          <w:rFonts w:ascii="仿宋_GB2312" w:eastAsia="仿宋_GB2312" w:hAnsi="仿宋_GB2312" w:hint="eastAsia"/>
        </w:rPr>
        <w:t>、</w:t>
      </w:r>
      <w:r>
        <w:rPr>
          <w:rFonts w:ascii="仿宋_GB2312" w:eastAsia="仿宋_GB2312" w:hAnsi="仿宋_GB2312"/>
        </w:rPr>
        <w:t>自适应和</w:t>
      </w:r>
      <w:r>
        <w:rPr>
          <w:rFonts w:ascii="仿宋_GB2312" w:eastAsia="仿宋_GB2312" w:hAnsi="仿宋_GB2312" w:hint="eastAsia"/>
        </w:rPr>
        <w:t>深度</w:t>
      </w:r>
      <w:r>
        <w:rPr>
          <w:rFonts w:ascii="仿宋_GB2312" w:eastAsia="仿宋_GB2312" w:hAnsi="仿宋_GB2312"/>
        </w:rPr>
        <w:t>学习能力。</w:t>
      </w:r>
    </w:p>
    <w:p w14:paraId="14A5A94E" w14:textId="1370DE8E" w:rsidR="005E0338" w:rsidRDefault="00C974C4">
      <w:pPr>
        <w:ind w:firstLineChars="175" w:firstLine="422"/>
        <w:rPr>
          <w:b/>
          <w:bCs/>
        </w:rPr>
      </w:pPr>
      <w:r>
        <w:rPr>
          <w:rFonts w:hint="eastAsia"/>
          <w:b/>
          <w:bCs/>
        </w:rPr>
        <w:lastRenderedPageBreak/>
        <w:t>方向</w:t>
      </w:r>
      <w:r w:rsidR="0088280D">
        <w:rPr>
          <w:rFonts w:hint="eastAsia"/>
          <w:b/>
          <w:bCs/>
        </w:rPr>
        <w:t>二：</w:t>
      </w:r>
      <w:r>
        <w:rPr>
          <w:b/>
          <w:bCs/>
        </w:rPr>
        <w:t>脑机接口技术</w:t>
      </w:r>
    </w:p>
    <w:p w14:paraId="325CC97D" w14:textId="77777777" w:rsidR="005E0338" w:rsidRDefault="006F004F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 w:hint="eastAsia"/>
        </w:rPr>
        <w:t>据</w:t>
      </w:r>
      <w:r>
        <w:rPr>
          <w:rFonts w:ascii="仿宋_GB2312" w:eastAsia="仿宋_GB2312" w:hAnsi="仿宋_GB2312"/>
        </w:rPr>
        <w:t>马斯克</w:t>
      </w:r>
      <w:r>
        <w:rPr>
          <w:rFonts w:ascii="仿宋_GB2312" w:eastAsia="仿宋_GB2312" w:hAnsi="仿宋_GB2312" w:hint="eastAsia"/>
        </w:rPr>
        <w:t>说，“</w:t>
      </w:r>
      <w:r>
        <w:rPr>
          <w:rFonts w:ascii="仿宋_GB2312" w:eastAsia="仿宋_GB2312" w:hAnsi="仿宋_GB2312"/>
        </w:rPr>
        <w:t>未来的人类</w:t>
      </w:r>
      <w:r>
        <w:rPr>
          <w:rFonts w:ascii="仿宋_GB2312" w:eastAsia="仿宋_GB2312" w:hAnsi="仿宋_GB2312" w:hint="eastAsia"/>
        </w:rPr>
        <w:t>可能会</w:t>
      </w:r>
      <w:r>
        <w:rPr>
          <w:rFonts w:ascii="仿宋_GB2312" w:eastAsia="仿宋_GB2312" w:hAnsi="仿宋_GB2312"/>
        </w:rPr>
        <w:t>通过脑机接口</w:t>
      </w:r>
      <w:r>
        <w:rPr>
          <w:rFonts w:ascii="仿宋_GB2312" w:eastAsia="仿宋_GB2312" w:hAnsi="仿宋_GB2312" w:hint="eastAsia"/>
        </w:rPr>
        <w:t>将</w:t>
      </w:r>
      <w:r>
        <w:rPr>
          <w:rFonts w:ascii="仿宋_GB2312" w:eastAsia="仿宋_GB2312" w:hAnsi="仿宋_GB2312"/>
        </w:rPr>
        <w:t>自己的</w:t>
      </w:r>
      <w:r>
        <w:rPr>
          <w:rFonts w:ascii="仿宋_GB2312" w:eastAsia="仿宋_GB2312" w:hAnsi="仿宋_GB2312"/>
        </w:rPr>
        <w:t>“</w:t>
      </w:r>
      <w:r>
        <w:rPr>
          <w:rFonts w:ascii="仿宋_GB2312" w:eastAsia="仿宋_GB2312" w:hAnsi="仿宋_GB2312"/>
        </w:rPr>
        <w:t>记忆</w:t>
      </w:r>
      <w:r>
        <w:rPr>
          <w:rFonts w:ascii="仿宋_GB2312" w:eastAsia="仿宋_GB2312" w:hAnsi="仿宋_GB2312"/>
        </w:rPr>
        <w:t>”“</w:t>
      </w:r>
      <w:r>
        <w:rPr>
          <w:rFonts w:ascii="仿宋_GB2312" w:eastAsia="仿宋_GB2312" w:hAnsi="仿宋_GB2312"/>
        </w:rPr>
        <w:t>意识</w:t>
      </w:r>
      <w:r>
        <w:rPr>
          <w:rFonts w:ascii="仿宋_GB2312" w:eastAsia="仿宋_GB2312" w:hAnsi="仿宋_GB2312"/>
        </w:rPr>
        <w:t>”</w:t>
      </w:r>
      <w:r>
        <w:rPr>
          <w:rFonts w:ascii="仿宋_GB2312" w:eastAsia="仿宋_GB2312" w:hAnsi="仿宋_GB2312"/>
        </w:rPr>
        <w:t>直接导出，保存在云端，</w:t>
      </w:r>
      <w:r>
        <w:rPr>
          <w:rFonts w:ascii="仿宋_GB2312" w:eastAsia="仿宋_GB2312" w:hAnsi="仿宋_GB2312" w:hint="eastAsia"/>
        </w:rPr>
        <w:t>用时随时下载查找，记忆清晰再现。”脑机接口</w:t>
      </w:r>
      <w:r>
        <w:rPr>
          <w:rFonts w:ascii="仿宋_GB2312" w:eastAsia="仿宋_GB2312" w:hAnsi="仿宋_GB2312"/>
        </w:rPr>
        <w:t>技术通过基因编辑</w:t>
      </w:r>
      <w:r>
        <w:rPr>
          <w:rFonts w:ascii="仿宋_GB2312" w:eastAsia="仿宋_GB2312" w:hAnsi="仿宋_GB2312" w:hint="eastAsia"/>
        </w:rPr>
        <w:t>、解码脑神经信号、脑信号获取等技术</w:t>
      </w:r>
      <w:r>
        <w:rPr>
          <w:rFonts w:ascii="仿宋_GB2312" w:eastAsia="仿宋_GB2312" w:hAnsi="仿宋_GB2312"/>
        </w:rPr>
        <w:t>将计算机直接与</w:t>
      </w:r>
      <w:r>
        <w:rPr>
          <w:rFonts w:ascii="仿宋_GB2312" w:eastAsia="仿宋_GB2312" w:hAnsi="仿宋_GB2312" w:hint="eastAsia"/>
        </w:rPr>
        <w:t>特定的生物神经元直接通信或</w:t>
      </w:r>
      <w:r>
        <w:rPr>
          <w:rFonts w:ascii="仿宋_GB2312" w:eastAsia="仿宋_GB2312" w:hAnsi="仿宋_GB2312"/>
        </w:rPr>
        <w:t>连接，从而实现</w:t>
      </w:r>
      <w:r>
        <w:rPr>
          <w:rFonts w:ascii="仿宋_GB2312" w:eastAsia="仿宋_GB2312" w:hAnsi="仿宋_GB2312" w:hint="eastAsia"/>
        </w:rPr>
        <w:t>生物体</w:t>
      </w:r>
      <w:r>
        <w:rPr>
          <w:rFonts w:ascii="仿宋_GB2312" w:eastAsia="仿宋_GB2312" w:hAnsi="仿宋_GB2312"/>
        </w:rPr>
        <w:t>和计算机之间的无缝互动。</w:t>
      </w:r>
      <w:r>
        <w:rPr>
          <w:rFonts w:ascii="仿宋_GB2312" w:eastAsia="仿宋_GB2312" w:hAnsi="仿宋_GB2312" w:hint="eastAsia"/>
        </w:rPr>
        <w:t>脑机接口技术应用前景广阔，如助力</w:t>
      </w:r>
      <w:r>
        <w:rPr>
          <w:rFonts w:ascii="仿宋_GB2312" w:eastAsia="仿宋_GB2312" w:hAnsi="仿宋_GB2312"/>
        </w:rPr>
        <w:t>残疾人士康复、大脑增强和虚拟现实等。</w:t>
      </w:r>
    </w:p>
    <w:p w14:paraId="2CAA8412" w14:textId="6C16B42B" w:rsidR="005E0338" w:rsidRDefault="00C974C4">
      <w:pPr>
        <w:ind w:firstLineChars="175" w:firstLine="422"/>
        <w:rPr>
          <w:b/>
          <w:bCs/>
        </w:rPr>
      </w:pPr>
      <w:r>
        <w:rPr>
          <w:rFonts w:hint="eastAsia"/>
          <w:b/>
          <w:bCs/>
        </w:rPr>
        <w:t>方向</w:t>
      </w:r>
      <w:r w:rsidR="0088280D">
        <w:rPr>
          <w:rFonts w:hint="eastAsia"/>
          <w:b/>
          <w:bCs/>
        </w:rPr>
        <w:t>三：</w:t>
      </w:r>
      <w:r>
        <w:rPr>
          <w:b/>
          <w:bCs/>
        </w:rPr>
        <w:t>元学习</w:t>
      </w:r>
    </w:p>
    <w:p w14:paraId="24998134" w14:textId="77777777" w:rsidR="005E0338" w:rsidRDefault="006F004F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/>
        </w:rPr>
        <w:t>元学习</w:t>
      </w:r>
      <w:r>
        <w:rPr>
          <w:rFonts w:ascii="仿宋_GB2312" w:eastAsia="仿宋_GB2312" w:hAnsi="仿宋_GB2312" w:hint="eastAsia"/>
        </w:rPr>
        <w:t>是</w:t>
      </w:r>
      <w:r>
        <w:rPr>
          <w:rFonts w:ascii="仿宋_GB2312" w:eastAsia="仿宋_GB2312" w:hAnsi="仿宋_GB2312"/>
        </w:rPr>
        <w:t>一种让模型学会学习的</w:t>
      </w:r>
      <w:r>
        <w:rPr>
          <w:rFonts w:ascii="仿宋_GB2312" w:eastAsia="仿宋_GB2312" w:hAnsi="仿宋_GB2312" w:hint="eastAsia"/>
        </w:rPr>
        <w:t>技术，旨在</w:t>
      </w:r>
      <w:r>
        <w:rPr>
          <w:rFonts w:ascii="仿宋_GB2312" w:eastAsia="仿宋_GB2312" w:hAnsi="仿宋_GB2312"/>
        </w:rPr>
        <w:t>利用以往的经验和知识快速学习新任务，</w:t>
      </w:r>
      <w:r>
        <w:rPr>
          <w:rFonts w:ascii="仿宋_GB2312" w:eastAsia="仿宋_GB2312" w:hAnsi="仿宋_GB2312" w:hint="eastAsia"/>
        </w:rPr>
        <w:t>进</w:t>
      </w:r>
      <w:r>
        <w:rPr>
          <w:rFonts w:ascii="仿宋_GB2312" w:eastAsia="仿宋_GB2312" w:hAnsi="仿宋_GB2312"/>
        </w:rPr>
        <w:t>而提高模型的泛化能力和适应性。</w:t>
      </w:r>
      <w:r>
        <w:rPr>
          <w:rFonts w:ascii="仿宋_GB2312" w:eastAsia="仿宋_GB2312" w:hAnsi="仿宋_GB2312" w:hint="eastAsia"/>
        </w:rPr>
        <w:t>现阶段，</w:t>
      </w:r>
      <w:r>
        <w:rPr>
          <w:rFonts w:ascii="仿宋_GB2312" w:eastAsia="仿宋_GB2312" w:hAnsi="仿宋_GB2312"/>
        </w:rPr>
        <w:t>元学习已经取得了一定的研究进展，</w:t>
      </w:r>
      <w:r>
        <w:rPr>
          <w:rFonts w:ascii="仿宋_GB2312" w:eastAsia="仿宋_GB2312" w:hAnsi="仿宋_GB2312" w:hint="eastAsia"/>
        </w:rPr>
        <w:t>但如何提升模型</w:t>
      </w:r>
      <w:r>
        <w:rPr>
          <w:rFonts w:ascii="仿宋_GB2312" w:eastAsia="仿宋_GB2312" w:hAnsi="仿宋_GB2312"/>
        </w:rPr>
        <w:t>泛化能力</w:t>
      </w:r>
      <w:r>
        <w:rPr>
          <w:rFonts w:ascii="仿宋_GB2312" w:eastAsia="仿宋_GB2312" w:hAnsi="仿宋_GB2312" w:hint="eastAsia"/>
        </w:rPr>
        <w:t>，</w:t>
      </w:r>
      <w:r>
        <w:rPr>
          <w:rFonts w:ascii="仿宋_GB2312" w:eastAsia="仿宋_GB2312" w:hAnsi="仿宋_GB2312"/>
        </w:rPr>
        <w:t>在不同任务之间进行平衡和优化</w:t>
      </w:r>
      <w:r>
        <w:rPr>
          <w:rFonts w:ascii="仿宋_GB2312" w:eastAsia="仿宋_GB2312" w:hAnsi="仿宋_GB2312" w:hint="eastAsia"/>
        </w:rPr>
        <w:t>仍是未来技术攻破的主要方向。</w:t>
      </w:r>
    </w:p>
    <w:p w14:paraId="2FFE797D" w14:textId="3E0AB382" w:rsidR="005E0338" w:rsidRDefault="00C974C4">
      <w:pPr>
        <w:ind w:firstLineChars="175" w:firstLine="422"/>
        <w:rPr>
          <w:b/>
          <w:bCs/>
        </w:rPr>
      </w:pPr>
      <w:r>
        <w:rPr>
          <w:rFonts w:hint="eastAsia"/>
          <w:b/>
          <w:bCs/>
        </w:rPr>
        <w:t>方向四</w:t>
      </w:r>
      <w:r w:rsidR="0088280D">
        <w:rPr>
          <w:rFonts w:hint="eastAsia"/>
          <w:b/>
          <w:bCs/>
        </w:rPr>
        <w:t>：</w:t>
      </w:r>
      <w:r>
        <w:rPr>
          <w:b/>
          <w:bCs/>
        </w:rPr>
        <w:t>模拟情感和社会认知</w:t>
      </w:r>
    </w:p>
    <w:p w14:paraId="508782D5" w14:textId="77777777" w:rsidR="005E0338" w:rsidRDefault="006F004F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 w:hint="eastAsia"/>
        </w:rPr>
        <w:t>人</w:t>
      </w:r>
      <w:r>
        <w:rPr>
          <w:rFonts w:ascii="仿宋_GB2312" w:eastAsia="仿宋_GB2312" w:hAnsi="仿宋_GB2312"/>
        </w:rPr>
        <w:t>脑具有复杂的情感和社会认知能力，未来的</w:t>
      </w:r>
      <w:r>
        <w:rPr>
          <w:rFonts w:ascii="仿宋_GB2312" w:eastAsia="仿宋_GB2312" w:hAnsi="仿宋_GB2312"/>
        </w:rPr>
        <w:t>AGI</w:t>
      </w:r>
      <w:r>
        <w:rPr>
          <w:rFonts w:ascii="仿宋_GB2312" w:eastAsia="仿宋_GB2312" w:hAnsi="仿宋_GB2312"/>
        </w:rPr>
        <w:t>可能</w:t>
      </w:r>
      <w:r>
        <w:rPr>
          <w:rFonts w:ascii="仿宋_GB2312" w:eastAsia="仿宋_GB2312" w:hAnsi="仿宋_GB2312" w:hint="eastAsia"/>
        </w:rPr>
        <w:t>会通过情感识别、</w:t>
      </w:r>
      <w:r>
        <w:rPr>
          <w:rFonts w:ascii="仿宋_GB2312" w:eastAsia="仿宋_GB2312" w:hAnsi="仿宋_GB2312"/>
        </w:rPr>
        <w:t>模拟</w:t>
      </w:r>
      <w:r>
        <w:rPr>
          <w:rFonts w:ascii="仿宋_GB2312" w:eastAsia="仿宋_GB2312" w:hAnsi="仿宋_GB2312" w:hint="eastAsia"/>
        </w:rPr>
        <w:t>人脑情感表达、社交技能和共情等</w:t>
      </w:r>
      <w:r>
        <w:rPr>
          <w:rFonts w:ascii="仿宋_GB2312" w:eastAsia="仿宋_GB2312" w:hAnsi="仿宋_GB2312"/>
        </w:rPr>
        <w:t>能力，从而更好地理解和适应人类社会</w:t>
      </w:r>
      <w:r>
        <w:rPr>
          <w:rFonts w:ascii="仿宋_GB2312" w:eastAsia="仿宋_GB2312" w:hAnsi="仿宋_GB2312" w:hint="eastAsia"/>
        </w:rPr>
        <w:t>，</w:t>
      </w:r>
      <w:r>
        <w:rPr>
          <w:rFonts w:ascii="仿宋_GB2312" w:eastAsia="仿宋_GB2312" w:hAnsi="仿宋_GB2312"/>
        </w:rPr>
        <w:t>使其在与人类互动时能够更自然、更有效地进行沟通和协作。</w:t>
      </w:r>
    </w:p>
    <w:p w14:paraId="79B2F7B9" w14:textId="3B954CA2" w:rsidR="005E0338" w:rsidRDefault="00C974C4">
      <w:pPr>
        <w:ind w:firstLineChars="175" w:firstLine="422"/>
        <w:rPr>
          <w:b/>
          <w:bCs/>
        </w:rPr>
      </w:pPr>
      <w:r>
        <w:rPr>
          <w:rFonts w:hint="eastAsia"/>
          <w:b/>
          <w:bCs/>
        </w:rPr>
        <w:t>方向</w:t>
      </w:r>
      <w:r w:rsidR="0088280D">
        <w:rPr>
          <w:rFonts w:hint="eastAsia"/>
          <w:b/>
          <w:bCs/>
        </w:rPr>
        <w:t>五：</w:t>
      </w:r>
      <w:r>
        <w:rPr>
          <w:b/>
          <w:bCs/>
        </w:rPr>
        <w:t>可解释的 AI</w:t>
      </w:r>
      <w:r>
        <w:rPr>
          <w:rFonts w:hint="eastAsia"/>
          <w:b/>
          <w:bCs/>
        </w:rPr>
        <w:t>（X</w:t>
      </w:r>
      <w:r>
        <w:rPr>
          <w:b/>
          <w:bCs/>
        </w:rPr>
        <w:t>AI</w:t>
      </w:r>
      <w:r>
        <w:rPr>
          <w:rFonts w:hint="eastAsia"/>
          <w:b/>
          <w:bCs/>
        </w:rPr>
        <w:t>）</w:t>
      </w:r>
    </w:p>
    <w:p w14:paraId="61D665F2" w14:textId="77777777" w:rsidR="005E0338" w:rsidRDefault="006F004F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/>
        </w:rPr>
        <w:t>随着</w:t>
      </w:r>
      <w:r>
        <w:rPr>
          <w:rFonts w:ascii="仿宋_GB2312" w:eastAsia="仿宋_GB2312" w:hAnsi="仿宋_GB2312"/>
        </w:rPr>
        <w:t>AGI</w:t>
      </w:r>
      <w:r>
        <w:rPr>
          <w:rFonts w:ascii="仿宋_GB2312" w:eastAsia="仿宋_GB2312" w:hAnsi="仿宋_GB2312"/>
        </w:rPr>
        <w:t>技术的发展，越来越多的</w:t>
      </w:r>
      <w:r>
        <w:rPr>
          <w:rFonts w:ascii="仿宋_GB2312" w:eastAsia="仿宋_GB2312" w:hAnsi="仿宋_GB2312" w:hint="eastAsia"/>
        </w:rPr>
        <w:t>行业</w:t>
      </w:r>
      <w:r>
        <w:rPr>
          <w:rFonts w:ascii="仿宋_GB2312" w:eastAsia="仿宋_GB2312" w:hAnsi="仿宋_GB2312"/>
        </w:rPr>
        <w:t>使用复杂的模型来解决问题。</w:t>
      </w:r>
      <w:r>
        <w:rPr>
          <w:rFonts w:ascii="仿宋_GB2312" w:eastAsia="仿宋_GB2312" w:hAnsi="仿宋_GB2312" w:hint="eastAsia"/>
        </w:rPr>
        <w:t>特别是在一些受监管的</w:t>
      </w:r>
      <w:r>
        <w:rPr>
          <w:rFonts w:ascii="仿宋_GB2312" w:eastAsia="仿宋_GB2312" w:hAnsi="仿宋_GB2312"/>
        </w:rPr>
        <w:t>领域，如医疗、金融、法律和自动驾驶等，解释性和透明度对于</w:t>
      </w:r>
      <w:r>
        <w:rPr>
          <w:rFonts w:ascii="仿宋_GB2312" w:eastAsia="仿宋_GB2312" w:hAnsi="仿宋_GB2312" w:hint="eastAsia"/>
        </w:rPr>
        <w:t>模型</w:t>
      </w:r>
      <w:r>
        <w:rPr>
          <w:rFonts w:ascii="仿宋_GB2312" w:eastAsia="仿宋_GB2312" w:hAnsi="仿宋_GB2312"/>
        </w:rPr>
        <w:t>的可接受性和可靠性至关重要</w:t>
      </w:r>
      <w:r>
        <w:rPr>
          <w:rFonts w:ascii="仿宋_GB2312" w:eastAsia="仿宋_GB2312" w:hAnsi="仿宋_GB2312" w:hint="eastAsia"/>
        </w:rPr>
        <w:t>，因此，建立人们对这些系统的信任，研究基于透明性、规则性的算法模型是</w:t>
      </w:r>
      <w:r>
        <w:rPr>
          <w:rFonts w:ascii="仿宋_GB2312" w:eastAsia="仿宋_GB2312" w:hAnsi="仿宋_GB2312" w:hint="eastAsia"/>
        </w:rPr>
        <w:t>A</w:t>
      </w:r>
      <w:r>
        <w:rPr>
          <w:rFonts w:ascii="仿宋_GB2312" w:eastAsia="仿宋_GB2312" w:hAnsi="仿宋_GB2312"/>
        </w:rPr>
        <w:t>GI</w:t>
      </w:r>
      <w:r>
        <w:rPr>
          <w:rFonts w:ascii="仿宋_GB2312" w:eastAsia="仿宋_GB2312" w:hAnsi="仿宋_GB2312" w:hint="eastAsia"/>
        </w:rPr>
        <w:t>发展</w:t>
      </w:r>
      <w:r>
        <w:rPr>
          <w:rFonts w:ascii="仿宋_GB2312" w:eastAsia="仿宋_GB2312" w:hAnsi="仿宋_GB2312"/>
        </w:rPr>
        <w:t>重</w:t>
      </w:r>
      <w:r>
        <w:rPr>
          <w:rFonts w:ascii="仿宋_GB2312" w:eastAsia="仿宋_GB2312" w:hAnsi="仿宋_GB2312" w:hint="eastAsia"/>
        </w:rPr>
        <w:t>要方向之一</w:t>
      </w:r>
      <w:r>
        <w:rPr>
          <w:rFonts w:ascii="仿宋_GB2312" w:eastAsia="仿宋_GB2312" w:hAnsi="仿宋_GB2312"/>
        </w:rPr>
        <w:t>。</w:t>
      </w:r>
    </w:p>
    <w:p w14:paraId="7911EAEC" w14:textId="69A9A47D" w:rsidR="005E0338" w:rsidRDefault="00C974C4">
      <w:pPr>
        <w:ind w:firstLineChars="175" w:firstLine="422"/>
        <w:rPr>
          <w:b/>
          <w:bCs/>
        </w:rPr>
      </w:pPr>
      <w:r>
        <w:rPr>
          <w:rFonts w:hint="eastAsia"/>
          <w:b/>
          <w:bCs/>
        </w:rPr>
        <w:t>方向</w:t>
      </w:r>
      <w:r w:rsidR="0088280D">
        <w:rPr>
          <w:rFonts w:hint="eastAsia"/>
          <w:b/>
          <w:bCs/>
        </w:rPr>
        <w:t>六：</w:t>
      </w:r>
      <w:r>
        <w:rPr>
          <w:b/>
          <w:bCs/>
        </w:rPr>
        <w:t>具备自我意识的AGI</w:t>
      </w:r>
    </w:p>
    <w:p w14:paraId="3F6E6329" w14:textId="5882D604" w:rsidR="005E0338" w:rsidRDefault="006F004F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r>
        <w:rPr>
          <w:rFonts w:ascii="仿宋_GB2312" w:eastAsia="仿宋_GB2312" w:hAnsi="仿宋_GB2312"/>
        </w:rPr>
        <w:t xml:space="preserve">AGI </w:t>
      </w:r>
      <w:r>
        <w:rPr>
          <w:rFonts w:ascii="仿宋_GB2312" w:eastAsia="仿宋_GB2312" w:hAnsi="仿宋_GB2312" w:hint="eastAsia"/>
        </w:rPr>
        <w:t>的终极目标是实现</w:t>
      </w:r>
      <w:r>
        <w:rPr>
          <w:rFonts w:ascii="仿宋_GB2312" w:eastAsia="仿宋_GB2312" w:hAnsi="仿宋_GB2312"/>
        </w:rPr>
        <w:t>与人类相似的智能水平，具有与人类相当的自主性</w:t>
      </w:r>
      <w:r>
        <w:rPr>
          <w:rFonts w:ascii="仿宋_GB2312" w:eastAsia="仿宋_GB2312" w:hAnsi="仿宋_GB2312" w:hint="eastAsia"/>
        </w:rPr>
        <w:t>、</w:t>
      </w:r>
      <w:r>
        <w:rPr>
          <w:rFonts w:ascii="仿宋_GB2312" w:eastAsia="仿宋_GB2312" w:hAnsi="仿宋_GB2312"/>
        </w:rPr>
        <w:t>自我意识</w:t>
      </w:r>
      <w:r>
        <w:rPr>
          <w:rFonts w:ascii="仿宋_GB2312" w:eastAsia="仿宋_GB2312" w:hAnsi="仿宋_GB2312" w:hint="eastAsia"/>
        </w:rPr>
        <w:t>和认知能力。然而，</w:t>
      </w:r>
      <w:r>
        <w:rPr>
          <w:rFonts w:ascii="仿宋_GB2312" w:eastAsia="仿宋_GB2312" w:hAnsi="仿宋_GB2312"/>
        </w:rPr>
        <w:t>要实现具备自我意识的</w:t>
      </w:r>
      <w:r>
        <w:rPr>
          <w:rFonts w:ascii="仿宋_GB2312" w:eastAsia="仿宋_GB2312" w:hAnsi="仿宋_GB2312"/>
        </w:rPr>
        <w:t>AGI</w:t>
      </w:r>
      <w:r>
        <w:rPr>
          <w:rFonts w:ascii="仿宋_GB2312" w:eastAsia="仿宋_GB2312" w:hAnsi="仿宋_GB2312"/>
        </w:rPr>
        <w:t>，</w:t>
      </w:r>
      <w:r>
        <w:rPr>
          <w:rFonts w:ascii="仿宋_GB2312" w:eastAsia="仿宋_GB2312" w:hAnsi="仿宋_GB2312" w:hint="eastAsia"/>
        </w:rPr>
        <w:t>未来</w:t>
      </w:r>
      <w:r>
        <w:rPr>
          <w:rFonts w:ascii="仿宋_GB2312" w:eastAsia="仿宋_GB2312" w:hAnsi="仿宋_GB2312"/>
        </w:rPr>
        <w:t>需要解决许多尚未克服的挑战，如更加强大的认知能力、自适应学习能力、情感理解等</w:t>
      </w:r>
      <w:r>
        <w:rPr>
          <w:rFonts w:ascii="仿宋_GB2312" w:eastAsia="仿宋_GB2312" w:hAnsi="仿宋_GB2312" w:hint="eastAsia"/>
        </w:rPr>
        <w:t>模型构建</w:t>
      </w:r>
      <w:r>
        <w:rPr>
          <w:rFonts w:ascii="仿宋_GB2312" w:eastAsia="仿宋_GB2312" w:hAnsi="仿宋_GB2312"/>
        </w:rPr>
        <w:t>。</w:t>
      </w:r>
      <w:r>
        <w:rPr>
          <w:rFonts w:ascii="仿宋_GB2312" w:eastAsia="仿宋_GB2312" w:hAnsi="仿宋_GB2312" w:hint="eastAsia"/>
        </w:rPr>
        <w:t>此外，</w:t>
      </w:r>
      <w:r>
        <w:rPr>
          <w:rFonts w:ascii="仿宋_GB2312" w:eastAsia="仿宋_GB2312" w:hAnsi="仿宋_GB2312"/>
        </w:rPr>
        <w:t>具备自我意识的</w:t>
      </w:r>
      <w:r>
        <w:rPr>
          <w:rFonts w:ascii="仿宋_GB2312" w:eastAsia="仿宋_GB2312" w:hAnsi="仿宋_GB2312"/>
        </w:rPr>
        <w:t>AGI</w:t>
      </w:r>
      <w:r>
        <w:rPr>
          <w:rFonts w:ascii="仿宋_GB2312" w:eastAsia="仿宋_GB2312" w:hAnsi="仿宋_GB2312"/>
        </w:rPr>
        <w:t>也带来了一些风险和道德挑战</w:t>
      </w:r>
      <w:r w:rsidR="00C974C4">
        <w:rPr>
          <w:rFonts w:ascii="仿宋_GB2312" w:eastAsia="仿宋_GB2312" w:hAnsi="仿宋_GB2312" w:hint="eastAsia"/>
        </w:rPr>
        <w:t>。</w:t>
      </w:r>
    </w:p>
    <w:p w14:paraId="52B714EC" w14:textId="53F01397" w:rsidR="00426320" w:rsidRPr="003977DF" w:rsidRDefault="00426320" w:rsidP="00426320">
      <w:pPr>
        <w:pStyle w:val="ad"/>
        <w:spacing w:line="360" w:lineRule="auto"/>
        <w:ind w:leftChars="50" w:left="120" w:firstLineChars="150" w:firstLine="361"/>
        <w:rPr>
          <w:rFonts w:ascii="仿宋_GB2312" w:eastAsia="仿宋_GB2312" w:hAnsi="仿宋_GB2312"/>
          <w:b/>
          <w:bCs/>
        </w:rPr>
      </w:pPr>
      <w:r w:rsidRPr="003977DF">
        <w:rPr>
          <w:rFonts w:ascii="仿宋_GB2312" w:eastAsia="仿宋_GB2312" w:hAnsi="仿宋_GB2312" w:hint="eastAsia"/>
          <w:b/>
          <w:bCs/>
        </w:rPr>
        <w:t>总体来讲，从人脑到</w:t>
      </w:r>
      <w:r w:rsidRPr="003977DF">
        <w:rPr>
          <w:rFonts w:ascii="仿宋_GB2312" w:eastAsia="仿宋_GB2312" w:hAnsi="仿宋_GB2312"/>
          <w:b/>
          <w:bCs/>
        </w:rPr>
        <w:t>通用</w:t>
      </w:r>
      <w:r w:rsidRPr="003977DF">
        <w:rPr>
          <w:rFonts w:ascii="仿宋_GB2312" w:eastAsia="仿宋_GB2312" w:hAnsi="仿宋_GB2312" w:hint="eastAsia"/>
          <w:b/>
          <w:bCs/>
        </w:rPr>
        <w:t>人</w:t>
      </w:r>
      <w:r w:rsidRPr="003977DF">
        <w:rPr>
          <w:rFonts w:ascii="仿宋_GB2312" w:eastAsia="仿宋_GB2312" w:hAnsi="仿宋_GB2312"/>
          <w:b/>
          <w:bCs/>
        </w:rPr>
        <w:t>工智能</w:t>
      </w:r>
      <w:r w:rsidRPr="003977DF">
        <w:rPr>
          <w:rFonts w:ascii="仿宋_GB2312" w:eastAsia="仿宋_GB2312" w:hAnsi="仿宋_GB2312" w:hint="eastAsia"/>
          <w:b/>
          <w:bCs/>
        </w:rPr>
        <w:t>的道路仍然充满了</w:t>
      </w:r>
      <w:r w:rsidR="00C974C4" w:rsidRPr="003977DF">
        <w:rPr>
          <w:rFonts w:ascii="仿宋_GB2312" w:eastAsia="仿宋_GB2312" w:hAnsi="仿宋_GB2312" w:hint="eastAsia"/>
          <w:b/>
          <w:bCs/>
        </w:rPr>
        <w:t>机遇与</w:t>
      </w:r>
      <w:r w:rsidRPr="003977DF">
        <w:rPr>
          <w:rFonts w:ascii="仿宋_GB2312" w:eastAsia="仿宋_GB2312" w:hAnsi="仿宋_GB2312" w:hint="eastAsia"/>
          <w:b/>
          <w:bCs/>
        </w:rPr>
        <w:t>挑战。</w:t>
      </w:r>
      <w:r w:rsidR="00C974C4" w:rsidRPr="003977DF">
        <w:rPr>
          <w:rFonts w:ascii="仿宋_GB2312" w:eastAsia="仿宋_GB2312" w:hAnsi="仿宋_GB2312" w:hint="eastAsia"/>
          <w:b/>
          <w:bCs/>
        </w:rPr>
        <w:t>未来仍需进一步理解人脑工作原理，并将这些原理应用于</w:t>
      </w:r>
      <w:r w:rsidR="00C974C4" w:rsidRPr="003977DF">
        <w:rPr>
          <w:rFonts w:ascii="仿宋_GB2312" w:eastAsia="仿宋_GB2312" w:hAnsi="仿宋_GB2312"/>
          <w:b/>
          <w:bCs/>
        </w:rPr>
        <w:t>通用</w:t>
      </w:r>
      <w:r w:rsidR="00C974C4" w:rsidRPr="003977DF">
        <w:rPr>
          <w:rFonts w:ascii="仿宋_GB2312" w:eastAsia="仿宋_GB2312" w:hAnsi="仿宋_GB2312" w:hint="eastAsia"/>
          <w:b/>
          <w:bCs/>
        </w:rPr>
        <w:t>人</w:t>
      </w:r>
      <w:r w:rsidR="00C974C4" w:rsidRPr="003977DF">
        <w:rPr>
          <w:rFonts w:ascii="仿宋_GB2312" w:eastAsia="仿宋_GB2312" w:hAnsi="仿宋_GB2312"/>
          <w:b/>
          <w:bCs/>
        </w:rPr>
        <w:t>工智能</w:t>
      </w:r>
      <w:r w:rsidR="00C974C4" w:rsidRPr="003977DF">
        <w:rPr>
          <w:rFonts w:ascii="仿宋_GB2312" w:eastAsia="仿宋_GB2312" w:hAnsi="仿宋_GB2312" w:hint="eastAsia"/>
          <w:b/>
          <w:bCs/>
        </w:rPr>
        <w:t>的开发和创新中。</w:t>
      </w:r>
      <w:r w:rsidR="00C974C4">
        <w:rPr>
          <w:rFonts w:ascii="仿宋_GB2312" w:eastAsia="仿宋_GB2312" w:hAnsi="仿宋_GB2312" w:hint="eastAsia"/>
          <w:b/>
          <w:bCs/>
        </w:rPr>
        <w:t>同时，</w:t>
      </w:r>
      <w:r w:rsidR="00C974C4" w:rsidRPr="003977DF">
        <w:rPr>
          <w:rFonts w:ascii="仿宋_GB2312" w:eastAsia="仿宋_GB2312" w:hAnsi="仿宋_GB2312" w:hint="eastAsia"/>
          <w:b/>
          <w:bCs/>
        </w:rPr>
        <w:t>还需要面对和解决一些挑战和风险，例如，</w:t>
      </w:r>
      <w:r w:rsidR="00C974C4">
        <w:rPr>
          <w:rFonts w:ascii="仿宋_GB2312" w:eastAsia="仿宋_GB2312" w:hAnsi="仿宋_GB2312" w:hint="eastAsia"/>
          <w:b/>
          <w:bCs/>
        </w:rPr>
        <w:t>如</w:t>
      </w:r>
      <w:r w:rsidR="00C974C4" w:rsidRPr="003977DF">
        <w:rPr>
          <w:rFonts w:ascii="仿宋_GB2312" w:eastAsia="仿宋_GB2312" w:hAnsi="仿宋_GB2312" w:hint="eastAsia"/>
          <w:b/>
          <w:bCs/>
        </w:rPr>
        <w:t>何确保其智能安全可控，如何确保其具备</w:t>
      </w:r>
      <w:r w:rsidR="00C974C4" w:rsidRPr="003977DF">
        <w:rPr>
          <w:rFonts w:ascii="仿宋_GB2312" w:eastAsia="仿宋_GB2312" w:hAnsi="仿宋_GB2312"/>
          <w:b/>
          <w:bCs/>
        </w:rPr>
        <w:t>道德和责任等</w:t>
      </w:r>
      <w:r w:rsidR="00C974C4" w:rsidRPr="003977DF">
        <w:rPr>
          <w:rFonts w:ascii="仿宋_GB2312" w:eastAsia="仿宋_GB2312" w:hAnsi="仿宋_GB2312" w:hint="eastAsia"/>
          <w:b/>
          <w:bCs/>
        </w:rPr>
        <w:t>。</w:t>
      </w:r>
    </w:p>
    <w:p w14:paraId="79D802DE" w14:textId="77777777" w:rsidR="005E0338" w:rsidRDefault="005E0338">
      <w:pPr>
        <w:pStyle w:val="ad"/>
        <w:spacing w:line="360" w:lineRule="auto"/>
        <w:ind w:leftChars="50" w:left="120" w:firstLineChars="150" w:firstLine="360"/>
        <w:rPr>
          <w:rFonts w:ascii="仿宋_GB2312" w:eastAsia="仿宋_GB2312" w:hAnsi="仿宋_GB2312"/>
        </w:rPr>
      </w:pPr>
      <w:commentRangeStart w:id="10"/>
      <w:commentRangeEnd w:id="10"/>
    </w:p>
    <w:sectPr w:rsidR="005E033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6157D7" w16cid:durableId="280C7858"/>
  <w16cid:commentId w16cid:paraId="72924C50" w16cid:durableId="280C7859"/>
  <w16cid:commentId w16cid:paraId="27843C69" w16cid:durableId="280C785C"/>
  <w16cid:commentId w16cid:paraId="20D51935" w16cid:durableId="280C785D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105185" w14:textId="77777777" w:rsidR="006F004F" w:rsidRDefault="006F004F"/>
  </w:endnote>
  <w:endnote w:type="continuationSeparator" w:id="0">
    <w:p w14:paraId="74836993" w14:textId="77777777" w:rsidR="006F004F" w:rsidRDefault="006F00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59144E" w14:textId="77777777" w:rsidR="006F004F" w:rsidRDefault="006F004F"/>
  </w:footnote>
  <w:footnote w:type="continuationSeparator" w:id="0">
    <w:p w14:paraId="126463E9" w14:textId="77777777" w:rsidR="006F004F" w:rsidRDefault="006F004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104CE"/>
    <w:multiLevelType w:val="multilevel"/>
    <w:tmpl w:val="0C7104CE"/>
    <w:lvl w:ilvl="0">
      <w:start w:val="1"/>
      <w:numFmt w:val="japaneseCounting"/>
      <w:lvlText w:val="（%1）"/>
      <w:lvlJc w:val="left"/>
      <w:pPr>
        <w:ind w:left="1201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1" w:hanging="440"/>
      </w:pPr>
    </w:lvl>
    <w:lvl w:ilvl="2">
      <w:start w:val="1"/>
      <w:numFmt w:val="lowerRoman"/>
      <w:lvlText w:val="%3."/>
      <w:lvlJc w:val="right"/>
      <w:pPr>
        <w:ind w:left="1801" w:hanging="440"/>
      </w:pPr>
    </w:lvl>
    <w:lvl w:ilvl="3">
      <w:start w:val="1"/>
      <w:numFmt w:val="decimal"/>
      <w:lvlText w:val="%4."/>
      <w:lvlJc w:val="left"/>
      <w:pPr>
        <w:ind w:left="2241" w:hanging="440"/>
      </w:pPr>
    </w:lvl>
    <w:lvl w:ilvl="4">
      <w:start w:val="1"/>
      <w:numFmt w:val="lowerLetter"/>
      <w:lvlText w:val="%5)"/>
      <w:lvlJc w:val="left"/>
      <w:pPr>
        <w:ind w:left="2681" w:hanging="440"/>
      </w:pPr>
    </w:lvl>
    <w:lvl w:ilvl="5">
      <w:start w:val="1"/>
      <w:numFmt w:val="lowerRoman"/>
      <w:lvlText w:val="%6."/>
      <w:lvlJc w:val="right"/>
      <w:pPr>
        <w:ind w:left="3121" w:hanging="440"/>
      </w:pPr>
    </w:lvl>
    <w:lvl w:ilvl="6">
      <w:start w:val="1"/>
      <w:numFmt w:val="decimal"/>
      <w:lvlText w:val="%7."/>
      <w:lvlJc w:val="left"/>
      <w:pPr>
        <w:ind w:left="3561" w:hanging="440"/>
      </w:pPr>
    </w:lvl>
    <w:lvl w:ilvl="7">
      <w:start w:val="1"/>
      <w:numFmt w:val="lowerLetter"/>
      <w:lvlText w:val="%8)"/>
      <w:lvlJc w:val="left"/>
      <w:pPr>
        <w:ind w:left="4001" w:hanging="440"/>
      </w:pPr>
    </w:lvl>
    <w:lvl w:ilvl="8">
      <w:start w:val="1"/>
      <w:numFmt w:val="lowerRoman"/>
      <w:lvlText w:val="%9."/>
      <w:lvlJc w:val="right"/>
      <w:pPr>
        <w:ind w:left="4441" w:hanging="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杨庆丰">
    <w15:presenceInfo w15:providerId="None" w15:userId="杨庆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trackRevision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FlYzI2ODE4ZDk3MDMyZjEyZTk1ZThmZTA4MTNmNWMifQ=="/>
  </w:docVars>
  <w:rsids>
    <w:rsidRoot w:val="00FB1429"/>
    <w:rsid w:val="00005EE6"/>
    <w:rsid w:val="0001677D"/>
    <w:rsid w:val="00021B93"/>
    <w:rsid w:val="00031B82"/>
    <w:rsid w:val="0003474B"/>
    <w:rsid w:val="0006741C"/>
    <w:rsid w:val="000A6E59"/>
    <w:rsid w:val="000B7380"/>
    <w:rsid w:val="000C5C4E"/>
    <w:rsid w:val="000C6539"/>
    <w:rsid w:val="000D06EE"/>
    <w:rsid w:val="00106108"/>
    <w:rsid w:val="001630BC"/>
    <w:rsid w:val="00163987"/>
    <w:rsid w:val="00192390"/>
    <w:rsid w:val="001955AF"/>
    <w:rsid w:val="001A5F12"/>
    <w:rsid w:val="001C2B66"/>
    <w:rsid w:val="001D4881"/>
    <w:rsid w:val="001D5458"/>
    <w:rsid w:val="001F180B"/>
    <w:rsid w:val="00201712"/>
    <w:rsid w:val="00261020"/>
    <w:rsid w:val="00283AD7"/>
    <w:rsid w:val="0029137B"/>
    <w:rsid w:val="002E4F05"/>
    <w:rsid w:val="002F4B2D"/>
    <w:rsid w:val="0030075C"/>
    <w:rsid w:val="00305DBE"/>
    <w:rsid w:val="003074AE"/>
    <w:rsid w:val="00330AF3"/>
    <w:rsid w:val="00337A4D"/>
    <w:rsid w:val="003475B7"/>
    <w:rsid w:val="00392542"/>
    <w:rsid w:val="003977DF"/>
    <w:rsid w:val="003B42DB"/>
    <w:rsid w:val="003B5273"/>
    <w:rsid w:val="003C1BA5"/>
    <w:rsid w:val="003D740F"/>
    <w:rsid w:val="00412126"/>
    <w:rsid w:val="00413FF0"/>
    <w:rsid w:val="00416EA0"/>
    <w:rsid w:val="00425BA4"/>
    <w:rsid w:val="00426320"/>
    <w:rsid w:val="00451081"/>
    <w:rsid w:val="00485BB5"/>
    <w:rsid w:val="004B33DB"/>
    <w:rsid w:val="004B4D5C"/>
    <w:rsid w:val="004C0BA7"/>
    <w:rsid w:val="004C241D"/>
    <w:rsid w:val="004D5851"/>
    <w:rsid w:val="004E18D1"/>
    <w:rsid w:val="004F4559"/>
    <w:rsid w:val="00535ED5"/>
    <w:rsid w:val="00543C6F"/>
    <w:rsid w:val="0055310D"/>
    <w:rsid w:val="005532F5"/>
    <w:rsid w:val="005A4BBA"/>
    <w:rsid w:val="005B3DD2"/>
    <w:rsid w:val="005B612F"/>
    <w:rsid w:val="005C3A95"/>
    <w:rsid w:val="005E0338"/>
    <w:rsid w:val="005E187E"/>
    <w:rsid w:val="0060309E"/>
    <w:rsid w:val="00611CE3"/>
    <w:rsid w:val="006404B2"/>
    <w:rsid w:val="00655FA3"/>
    <w:rsid w:val="00674E1F"/>
    <w:rsid w:val="00687A71"/>
    <w:rsid w:val="006944DF"/>
    <w:rsid w:val="006C08B8"/>
    <w:rsid w:val="006C0A5E"/>
    <w:rsid w:val="006D3F25"/>
    <w:rsid w:val="006D5B48"/>
    <w:rsid w:val="006D70F7"/>
    <w:rsid w:val="006E248B"/>
    <w:rsid w:val="006F004F"/>
    <w:rsid w:val="00715D52"/>
    <w:rsid w:val="007223CB"/>
    <w:rsid w:val="00740B8F"/>
    <w:rsid w:val="007507C6"/>
    <w:rsid w:val="00753378"/>
    <w:rsid w:val="00761072"/>
    <w:rsid w:val="00762595"/>
    <w:rsid w:val="007647A2"/>
    <w:rsid w:val="00770122"/>
    <w:rsid w:val="00770658"/>
    <w:rsid w:val="00773119"/>
    <w:rsid w:val="00774003"/>
    <w:rsid w:val="007808BD"/>
    <w:rsid w:val="007832E6"/>
    <w:rsid w:val="00793702"/>
    <w:rsid w:val="007D5417"/>
    <w:rsid w:val="007E0CC6"/>
    <w:rsid w:val="007F11AC"/>
    <w:rsid w:val="007F2F88"/>
    <w:rsid w:val="007F5592"/>
    <w:rsid w:val="007F659D"/>
    <w:rsid w:val="00800EA1"/>
    <w:rsid w:val="0081728E"/>
    <w:rsid w:val="00830E57"/>
    <w:rsid w:val="00831329"/>
    <w:rsid w:val="00847692"/>
    <w:rsid w:val="0088280D"/>
    <w:rsid w:val="008A42C3"/>
    <w:rsid w:val="008C24E7"/>
    <w:rsid w:val="008C3BE0"/>
    <w:rsid w:val="008E2E95"/>
    <w:rsid w:val="008F3005"/>
    <w:rsid w:val="008F6075"/>
    <w:rsid w:val="0090654F"/>
    <w:rsid w:val="00924A10"/>
    <w:rsid w:val="0093048B"/>
    <w:rsid w:val="00944835"/>
    <w:rsid w:val="00947D3B"/>
    <w:rsid w:val="00960201"/>
    <w:rsid w:val="00967D1E"/>
    <w:rsid w:val="00984B85"/>
    <w:rsid w:val="00987287"/>
    <w:rsid w:val="009C6438"/>
    <w:rsid w:val="009C7CCA"/>
    <w:rsid w:val="009E387C"/>
    <w:rsid w:val="009F7F57"/>
    <w:rsid w:val="00A0413E"/>
    <w:rsid w:val="00A149E3"/>
    <w:rsid w:val="00A20E45"/>
    <w:rsid w:val="00A2346E"/>
    <w:rsid w:val="00A307F0"/>
    <w:rsid w:val="00A752A6"/>
    <w:rsid w:val="00A929A0"/>
    <w:rsid w:val="00A955BA"/>
    <w:rsid w:val="00AB19FA"/>
    <w:rsid w:val="00AB2518"/>
    <w:rsid w:val="00B14D1D"/>
    <w:rsid w:val="00B16950"/>
    <w:rsid w:val="00B2761C"/>
    <w:rsid w:val="00B37B6C"/>
    <w:rsid w:val="00B511A7"/>
    <w:rsid w:val="00B518D3"/>
    <w:rsid w:val="00B72938"/>
    <w:rsid w:val="00B81E79"/>
    <w:rsid w:val="00B84B96"/>
    <w:rsid w:val="00BA3FCB"/>
    <w:rsid w:val="00BC3F7C"/>
    <w:rsid w:val="00BD3B84"/>
    <w:rsid w:val="00BE2C9D"/>
    <w:rsid w:val="00BE3976"/>
    <w:rsid w:val="00BE6D4A"/>
    <w:rsid w:val="00BF204C"/>
    <w:rsid w:val="00C246A6"/>
    <w:rsid w:val="00C45F70"/>
    <w:rsid w:val="00C500BE"/>
    <w:rsid w:val="00C65A43"/>
    <w:rsid w:val="00C74F4F"/>
    <w:rsid w:val="00C9601B"/>
    <w:rsid w:val="00C974C4"/>
    <w:rsid w:val="00CC5800"/>
    <w:rsid w:val="00CD1550"/>
    <w:rsid w:val="00CD5039"/>
    <w:rsid w:val="00D306C4"/>
    <w:rsid w:val="00D379FE"/>
    <w:rsid w:val="00D4577B"/>
    <w:rsid w:val="00D51B1E"/>
    <w:rsid w:val="00D54C20"/>
    <w:rsid w:val="00D8774D"/>
    <w:rsid w:val="00D9138A"/>
    <w:rsid w:val="00DA56A6"/>
    <w:rsid w:val="00DB224F"/>
    <w:rsid w:val="00DC7690"/>
    <w:rsid w:val="00DE2AE6"/>
    <w:rsid w:val="00DF054A"/>
    <w:rsid w:val="00E01012"/>
    <w:rsid w:val="00E132CA"/>
    <w:rsid w:val="00E24D4B"/>
    <w:rsid w:val="00E45B4F"/>
    <w:rsid w:val="00E4628C"/>
    <w:rsid w:val="00E5591F"/>
    <w:rsid w:val="00E618F8"/>
    <w:rsid w:val="00E63970"/>
    <w:rsid w:val="00E749E2"/>
    <w:rsid w:val="00E852BA"/>
    <w:rsid w:val="00E85686"/>
    <w:rsid w:val="00E861CC"/>
    <w:rsid w:val="00EB6AF8"/>
    <w:rsid w:val="00EC7BCE"/>
    <w:rsid w:val="00ED13D8"/>
    <w:rsid w:val="00EF6C38"/>
    <w:rsid w:val="00F16D75"/>
    <w:rsid w:val="00F25224"/>
    <w:rsid w:val="00F27E4A"/>
    <w:rsid w:val="00F3795B"/>
    <w:rsid w:val="00F8771D"/>
    <w:rsid w:val="00F90257"/>
    <w:rsid w:val="00FA4A61"/>
    <w:rsid w:val="00FB1429"/>
    <w:rsid w:val="00FB2590"/>
    <w:rsid w:val="00FB4E18"/>
    <w:rsid w:val="00FC7EA6"/>
    <w:rsid w:val="00FE0CB6"/>
    <w:rsid w:val="00FE4EAC"/>
    <w:rsid w:val="00FF2C4E"/>
    <w:rsid w:val="1A11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407A"/>
  <w15:docId w15:val="{A78C68F0-E75C-9A4B-B39F-0C7E2F96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41C"/>
    <w:rPr>
      <w:rFonts w:ascii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a8">
    <w:name w:val="annotation subject"/>
    <w:basedOn w:val="a3"/>
    <w:next w:val="a3"/>
    <w:link w:val="a9"/>
    <w:uiPriority w:val="99"/>
    <w:semiHidden/>
    <w:unhideWhenUsed/>
    <w:rPr>
      <w:b/>
      <w:bCs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修订1"/>
    <w:hidden/>
    <w:uiPriority w:val="99"/>
    <w:semiHidden/>
    <w:rPr>
      <w:rFonts w:ascii="宋体" w:hAnsi="宋体" w:cs="宋体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宋体" w:eastAsia="宋体" w:hAnsi="宋体" w:cs="宋体"/>
      <w:kern w:val="0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宋体" w:eastAsia="宋体" w:hAnsi="宋体" w:cs="宋体"/>
      <w:kern w:val="0"/>
      <w:sz w:val="24"/>
    </w:rPr>
  </w:style>
  <w:style w:type="character" w:customStyle="1" w:styleId="a9">
    <w:name w:val="批注主题 字符"/>
    <w:basedOn w:val="a4"/>
    <w:link w:val="a8"/>
    <w:uiPriority w:val="99"/>
    <w:semiHidden/>
    <w:rPr>
      <w:rFonts w:ascii="宋体" w:eastAsia="宋体" w:hAnsi="宋体" w:cs="宋体"/>
      <w:b/>
      <w:bCs/>
      <w:kern w:val="0"/>
      <w:sz w:val="24"/>
    </w:rPr>
  </w:style>
  <w:style w:type="paragraph" w:styleId="ae">
    <w:name w:val="Revision"/>
    <w:hidden/>
    <w:uiPriority w:val="99"/>
    <w:semiHidden/>
    <w:rsid w:val="00FA4A61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Ma</dc:creator>
  <cp:lastModifiedBy>杨庆丰</cp:lastModifiedBy>
  <cp:revision>7</cp:revision>
  <cp:lastPrinted>2023-04-24T12:44:00Z</cp:lastPrinted>
  <dcterms:created xsi:type="dcterms:W3CDTF">2023-05-15T11:34:00Z</dcterms:created>
  <dcterms:modified xsi:type="dcterms:W3CDTF">2023-05-15T11:38:00Z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A3334507912842C1BD1468654E9D2FE1_12</vt:lpwstr>
  </property>
</Properties>
</file>