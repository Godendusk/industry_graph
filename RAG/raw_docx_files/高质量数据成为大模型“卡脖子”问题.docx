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F3CFD" w:rsidRPr="00FF0A1A" w:rsidRDefault="00A11083" w:rsidP="00FF0A1A">
      <w:pPr>
        <w:jc w:val="center"/>
        <w:rPr>
          <w:b/>
          <w:bCs/>
          <w:sz w:val="32"/>
          <w:szCs w:val="32"/>
        </w:rPr>
      </w:pPr>
      <w:r w:rsidRPr="00FF0A1A">
        <w:rPr>
          <w:rFonts w:ascii="方正小标宋_GBK" w:eastAsia="方正小标宋_GBK" w:hAnsi="方正小标宋_GBK" w:cs="方正小标宋_GBK" w:hint="eastAsia"/>
          <w:b/>
          <w:bCs/>
          <w:sz w:val="32"/>
          <w:szCs w:val="32"/>
        </w:rPr>
        <w:t>高质量数据成为</w:t>
      </w:r>
      <w:r w:rsidRPr="00FF0A1A">
        <w:rPr>
          <w:rFonts w:ascii="方正小标宋_GBK" w:eastAsia="方正小标宋_GBK" w:hAnsi="方正小标宋_GBK" w:cs="方正小标宋_GBK" w:hint="eastAsia"/>
          <w:b/>
          <w:bCs/>
          <w:sz w:val="32"/>
          <w:szCs w:val="32"/>
        </w:rPr>
        <w:t>大模型</w:t>
      </w:r>
      <w:r w:rsidRPr="00FF0A1A">
        <w:rPr>
          <w:rFonts w:ascii="方正小标宋_GBK" w:eastAsia="方正小标宋_GBK" w:hAnsi="方正小标宋_GBK" w:cs="方正小标宋_GBK" w:hint="eastAsia"/>
          <w:b/>
          <w:bCs/>
          <w:sz w:val="32"/>
          <w:szCs w:val="32"/>
        </w:rPr>
        <w:t>“卡脖子”</w:t>
      </w:r>
      <w:r w:rsidRPr="00FF0A1A">
        <w:rPr>
          <w:rFonts w:ascii="方正小标宋_GBK" w:eastAsia="方正小标宋_GBK" w:hAnsi="方正小标宋_GBK" w:cs="方正小标宋_GBK" w:hint="eastAsia"/>
          <w:b/>
          <w:bCs/>
          <w:sz w:val="32"/>
          <w:szCs w:val="32"/>
        </w:rPr>
        <w:t>问题</w:t>
      </w:r>
    </w:p>
    <w:p w:rsidR="00CF3CFD" w:rsidRDefault="00A11083">
      <w:pPr>
        <w:spacing w:line="276" w:lineRule="auto"/>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数据集是大模型竞争的关键要素之一，</w:t>
      </w:r>
      <w:r>
        <w:rPr>
          <w:rFonts w:ascii="仿宋_GB2312" w:eastAsia="仿宋_GB2312" w:hAnsi="仿宋_GB2312" w:cs="仿宋_GB2312" w:hint="eastAsia"/>
          <w:sz w:val="32"/>
          <w:szCs w:val="32"/>
        </w:rPr>
        <w:t>A</w:t>
      </w:r>
      <w:r>
        <w:rPr>
          <w:rFonts w:ascii="仿宋_GB2312" w:eastAsia="仿宋_GB2312" w:hAnsi="仿宋_GB2312" w:cs="仿宋_GB2312"/>
          <w:sz w:val="32"/>
          <w:szCs w:val="32"/>
        </w:rPr>
        <w:t>I</w:t>
      </w:r>
      <w:r>
        <w:rPr>
          <w:rFonts w:ascii="仿宋_GB2312" w:eastAsia="仿宋_GB2312" w:hAnsi="仿宋_GB2312" w:cs="仿宋_GB2312" w:hint="eastAsia"/>
          <w:sz w:val="32"/>
          <w:szCs w:val="32"/>
        </w:rPr>
        <w:t>大模型的突破得益于高质量数据的发展。</w:t>
      </w:r>
      <w:r>
        <w:rPr>
          <w:rFonts w:ascii="仿宋_GB2312" w:eastAsia="仿宋_GB2312" w:hAnsi="仿宋_GB2312" w:cs="仿宋_GB2312" w:hint="eastAsia"/>
          <w:sz w:val="32"/>
          <w:szCs w:val="32"/>
        </w:rPr>
        <w:t>AI</w:t>
      </w:r>
      <w:r>
        <w:rPr>
          <w:rFonts w:ascii="仿宋_GB2312" w:eastAsia="仿宋_GB2312" w:hAnsi="仿宋_GB2312" w:cs="仿宋_GB2312" w:hint="eastAsia"/>
          <w:sz w:val="32"/>
          <w:szCs w:val="32"/>
        </w:rPr>
        <w:t>大模型需要大规模、高质量数据，而数据的高效处理方式是大模型的关键。随着数据集规模的增大，数据管理难度也在攀升，产生高质量数据存量耗尽、数据安全风险、数据合</w:t>
      </w:r>
      <w:proofErr w:type="gramStart"/>
      <w:r>
        <w:rPr>
          <w:rFonts w:ascii="仿宋_GB2312" w:eastAsia="仿宋_GB2312" w:hAnsi="仿宋_GB2312" w:cs="仿宋_GB2312" w:hint="eastAsia"/>
          <w:sz w:val="32"/>
          <w:szCs w:val="32"/>
        </w:rPr>
        <w:t>规</w:t>
      </w:r>
      <w:proofErr w:type="gramEnd"/>
      <w:r>
        <w:rPr>
          <w:rFonts w:ascii="仿宋_GB2312" w:eastAsia="仿宋_GB2312" w:hAnsi="仿宋_GB2312" w:cs="仿宋_GB2312" w:hint="eastAsia"/>
          <w:sz w:val="32"/>
          <w:szCs w:val="32"/>
        </w:rPr>
        <w:t>等</w:t>
      </w:r>
      <w:r>
        <w:rPr>
          <w:rFonts w:ascii="仿宋_GB2312" w:eastAsia="仿宋_GB2312" w:hAnsi="仿宋_GB2312" w:cs="仿宋_GB2312" w:hint="eastAsia"/>
          <w:sz w:val="32"/>
          <w:szCs w:val="32"/>
        </w:rPr>
        <w:t>问题。</w:t>
      </w:r>
      <w:proofErr w:type="gramStart"/>
      <w:r>
        <w:rPr>
          <w:rFonts w:ascii="仿宋_GB2312" w:eastAsia="仿宋_GB2312" w:hAnsi="仿宋_GB2312" w:cs="仿宋_GB2312" w:hint="eastAsia"/>
          <w:sz w:val="32"/>
          <w:szCs w:val="32"/>
        </w:rPr>
        <w:t>我宜高度</w:t>
      </w:r>
      <w:proofErr w:type="gramEnd"/>
      <w:r>
        <w:rPr>
          <w:rFonts w:ascii="仿宋_GB2312" w:eastAsia="仿宋_GB2312" w:hAnsi="仿宋_GB2312" w:cs="仿宋_GB2312" w:hint="eastAsia"/>
          <w:sz w:val="32"/>
          <w:szCs w:val="32"/>
        </w:rPr>
        <w:t>重视数据集对</w:t>
      </w:r>
      <w:r>
        <w:rPr>
          <w:rFonts w:ascii="仿宋_GB2312" w:eastAsia="仿宋_GB2312" w:hAnsi="仿宋_GB2312" w:cs="仿宋_GB2312" w:hint="eastAsia"/>
          <w:sz w:val="32"/>
          <w:szCs w:val="32"/>
        </w:rPr>
        <w:t>A</w:t>
      </w:r>
      <w:r>
        <w:rPr>
          <w:rFonts w:ascii="仿宋_GB2312" w:eastAsia="仿宋_GB2312" w:hAnsi="仿宋_GB2312" w:cs="仿宋_GB2312"/>
          <w:sz w:val="32"/>
          <w:szCs w:val="32"/>
        </w:rPr>
        <w:t>I</w:t>
      </w:r>
      <w:r>
        <w:rPr>
          <w:rFonts w:ascii="仿宋_GB2312" w:eastAsia="仿宋_GB2312" w:hAnsi="仿宋_GB2312" w:cs="仿宋_GB2312" w:hint="eastAsia"/>
          <w:sz w:val="32"/>
          <w:szCs w:val="32"/>
        </w:rPr>
        <w:t>大模型</w:t>
      </w:r>
      <w:r>
        <w:rPr>
          <w:rFonts w:ascii="仿宋_GB2312" w:eastAsia="仿宋_GB2312" w:hAnsi="仿宋_GB2312" w:cs="仿宋_GB2312" w:hint="eastAsia"/>
          <w:sz w:val="32"/>
          <w:szCs w:val="32"/>
        </w:rPr>
        <w:t>发展</w:t>
      </w:r>
      <w:r>
        <w:rPr>
          <w:rFonts w:ascii="仿宋_GB2312" w:eastAsia="仿宋_GB2312" w:hAnsi="仿宋_GB2312" w:cs="仿宋_GB2312" w:hint="eastAsia"/>
          <w:sz w:val="32"/>
          <w:szCs w:val="32"/>
        </w:rPr>
        <w:t>的关键作用，加快推进数据集高质量发展。建议加强数据合</w:t>
      </w:r>
      <w:proofErr w:type="gramStart"/>
      <w:r>
        <w:rPr>
          <w:rFonts w:ascii="仿宋_GB2312" w:eastAsia="仿宋_GB2312" w:hAnsi="仿宋_GB2312" w:cs="仿宋_GB2312" w:hint="eastAsia"/>
          <w:sz w:val="32"/>
          <w:szCs w:val="32"/>
        </w:rPr>
        <w:t>规</w:t>
      </w:r>
      <w:proofErr w:type="gramEnd"/>
      <w:r>
        <w:rPr>
          <w:rFonts w:ascii="仿宋_GB2312" w:eastAsia="仿宋_GB2312" w:hAnsi="仿宋_GB2312" w:cs="仿宋_GB2312" w:hint="eastAsia"/>
          <w:sz w:val="32"/>
          <w:szCs w:val="32"/>
        </w:rPr>
        <w:t>的监管和评估机制；重视数据的多样性和代表性；加强数据隐私保护和安全措施；加强高质量数据集发展。</w:t>
      </w:r>
    </w:p>
    <w:p w:rsidR="00CF3CFD" w:rsidRDefault="00A11083">
      <w:pPr>
        <w:spacing w:line="580" w:lineRule="exact"/>
        <w:ind w:firstLineChars="200" w:firstLine="643"/>
        <w:outlineLvl w:val="0"/>
        <w:rPr>
          <w:rFonts w:ascii="黑体" w:eastAsia="黑体" w:hAnsi="黑体" w:cs="黑体"/>
          <w:b/>
          <w:bCs/>
          <w:sz w:val="32"/>
          <w:szCs w:val="32"/>
        </w:rPr>
      </w:pPr>
      <w:r>
        <w:rPr>
          <w:rFonts w:ascii="黑体" w:eastAsia="黑体" w:hAnsi="黑体" w:cs="黑体" w:hint="eastAsia"/>
          <w:b/>
          <w:bCs/>
          <w:sz w:val="32"/>
          <w:szCs w:val="32"/>
        </w:rPr>
        <w:t>一、</w:t>
      </w:r>
      <w:bookmarkStart w:id="0" w:name="_Hlk137115940"/>
      <w:r>
        <w:rPr>
          <w:rFonts w:ascii="黑体" w:eastAsia="黑体" w:hAnsi="黑体" w:cs="黑体" w:hint="eastAsia"/>
          <w:b/>
          <w:bCs/>
          <w:sz w:val="32"/>
          <w:szCs w:val="32"/>
        </w:rPr>
        <w:t>A</w:t>
      </w:r>
      <w:r>
        <w:rPr>
          <w:rFonts w:ascii="黑体" w:eastAsia="黑体" w:hAnsi="黑体" w:cs="黑体"/>
          <w:b/>
          <w:bCs/>
          <w:sz w:val="32"/>
          <w:szCs w:val="32"/>
        </w:rPr>
        <w:t>I</w:t>
      </w:r>
      <w:r>
        <w:rPr>
          <w:rFonts w:ascii="黑体" w:eastAsia="黑体" w:hAnsi="黑体" w:cs="黑体" w:hint="eastAsia"/>
          <w:b/>
          <w:bCs/>
          <w:sz w:val="32"/>
          <w:szCs w:val="32"/>
        </w:rPr>
        <w:t>大模型需要大规模、高质量数据，数据高效处理方式是关键</w:t>
      </w:r>
    </w:p>
    <w:bookmarkEnd w:id="0"/>
    <w:p w:rsidR="00CF3CFD" w:rsidRDefault="00A11083">
      <w:pPr>
        <w:ind w:firstLineChars="200" w:firstLine="643"/>
        <w:rPr>
          <w:rFonts w:ascii="仿宋_GB2312" w:eastAsia="仿宋_GB2312" w:hAnsi="仿宋_GB2312" w:cs="仿宋_GB2312"/>
          <w:sz w:val="32"/>
          <w:szCs w:val="32"/>
        </w:rPr>
      </w:pPr>
      <w:r>
        <w:rPr>
          <w:rFonts w:ascii="仿宋_GB2312" w:eastAsia="仿宋_GB2312" w:hAnsi="仿宋_GB2312" w:cs="仿宋_GB2312" w:hint="eastAsia"/>
          <w:b/>
          <w:bCs/>
          <w:sz w:val="32"/>
          <w:szCs w:val="32"/>
        </w:rPr>
        <w:t>训练大模型需要大规模、高质量、多模态的数据集，通常需要从各个领域和多个数据源收集数据，这些数据可以是文本、图像、语音、视频等多种形式</w:t>
      </w:r>
      <w:r>
        <w:rPr>
          <w:rFonts w:ascii="仿宋_GB2312" w:eastAsia="仿宋_GB2312" w:hAnsi="仿宋_GB2312" w:cs="仿宋_GB2312" w:hint="eastAsia"/>
          <w:sz w:val="32"/>
          <w:szCs w:val="32"/>
        </w:rPr>
        <w:t>。大语言模型训练使用的数据集规模爆发式增长。从</w:t>
      </w:r>
      <w:r>
        <w:rPr>
          <w:rFonts w:ascii="仿宋_GB2312" w:eastAsia="仿宋_GB2312" w:hAnsi="仿宋_GB2312" w:cs="仿宋_GB2312" w:hint="eastAsia"/>
          <w:sz w:val="32"/>
          <w:szCs w:val="32"/>
        </w:rPr>
        <w:t>2</w:t>
      </w:r>
      <w:r>
        <w:rPr>
          <w:rFonts w:ascii="仿宋_GB2312" w:eastAsia="仿宋_GB2312" w:hAnsi="仿宋_GB2312" w:cs="仿宋_GB2312"/>
          <w:sz w:val="32"/>
          <w:szCs w:val="32"/>
        </w:rPr>
        <w:t>018</w:t>
      </w:r>
      <w:r>
        <w:rPr>
          <w:rFonts w:ascii="仿宋_GB2312" w:eastAsia="仿宋_GB2312" w:hAnsi="仿宋_GB2312" w:cs="仿宋_GB2312" w:hint="eastAsia"/>
          <w:sz w:val="32"/>
          <w:szCs w:val="32"/>
        </w:rPr>
        <w:t>年</w:t>
      </w:r>
      <w:r>
        <w:rPr>
          <w:rFonts w:ascii="仿宋_GB2312" w:eastAsia="仿宋_GB2312" w:hAnsi="仿宋_GB2312" w:cs="仿宋_GB2312" w:hint="eastAsia"/>
          <w:sz w:val="32"/>
          <w:szCs w:val="32"/>
        </w:rPr>
        <w:t>G</w:t>
      </w:r>
      <w:r>
        <w:rPr>
          <w:rFonts w:ascii="仿宋_GB2312" w:eastAsia="仿宋_GB2312" w:hAnsi="仿宋_GB2312" w:cs="仿宋_GB2312"/>
          <w:sz w:val="32"/>
          <w:szCs w:val="32"/>
        </w:rPr>
        <w:t>PT</w:t>
      </w:r>
      <w:r>
        <w:rPr>
          <w:rFonts w:ascii="仿宋_GB2312" w:eastAsia="仿宋_GB2312" w:hAnsi="仿宋_GB2312" w:cs="仿宋_GB2312" w:hint="eastAsia"/>
          <w:sz w:val="32"/>
          <w:szCs w:val="32"/>
        </w:rPr>
        <w:t>-</w:t>
      </w:r>
      <w:r>
        <w:rPr>
          <w:rFonts w:ascii="仿宋_GB2312" w:eastAsia="仿宋_GB2312" w:hAnsi="仿宋_GB2312" w:cs="仿宋_GB2312"/>
          <w:sz w:val="32"/>
          <w:szCs w:val="32"/>
        </w:rPr>
        <w:t>1</w:t>
      </w:r>
      <w:r>
        <w:rPr>
          <w:rFonts w:ascii="仿宋_GB2312" w:eastAsia="仿宋_GB2312" w:hAnsi="仿宋_GB2312" w:cs="仿宋_GB2312" w:hint="eastAsia"/>
          <w:sz w:val="32"/>
          <w:szCs w:val="32"/>
        </w:rPr>
        <w:t>数据集约为</w:t>
      </w:r>
      <w:r>
        <w:rPr>
          <w:rFonts w:ascii="仿宋_GB2312" w:eastAsia="仿宋_GB2312" w:hAnsi="仿宋_GB2312" w:cs="仿宋_GB2312" w:hint="eastAsia"/>
          <w:sz w:val="32"/>
          <w:szCs w:val="32"/>
        </w:rPr>
        <w:t>4</w:t>
      </w:r>
      <w:r>
        <w:rPr>
          <w:rFonts w:ascii="仿宋_GB2312" w:eastAsia="仿宋_GB2312" w:hAnsi="仿宋_GB2312" w:cs="仿宋_GB2312"/>
          <w:sz w:val="32"/>
          <w:szCs w:val="32"/>
        </w:rPr>
        <w:t>.6GB</w:t>
      </w:r>
      <w:r>
        <w:rPr>
          <w:rFonts w:ascii="仿宋_GB2312" w:eastAsia="仿宋_GB2312" w:hAnsi="仿宋_GB2312" w:cs="仿宋_GB2312" w:hint="eastAsia"/>
          <w:sz w:val="32"/>
          <w:szCs w:val="32"/>
        </w:rPr>
        <w:t>，</w:t>
      </w:r>
      <w:r>
        <w:rPr>
          <w:rFonts w:ascii="仿宋_GB2312" w:eastAsia="仿宋_GB2312" w:hAnsi="仿宋_GB2312" w:cs="仿宋_GB2312" w:hint="eastAsia"/>
          <w:sz w:val="32"/>
          <w:szCs w:val="32"/>
        </w:rPr>
        <w:t>2</w:t>
      </w:r>
      <w:r>
        <w:rPr>
          <w:rFonts w:ascii="仿宋_GB2312" w:eastAsia="仿宋_GB2312" w:hAnsi="仿宋_GB2312" w:cs="仿宋_GB2312"/>
          <w:sz w:val="32"/>
          <w:szCs w:val="32"/>
        </w:rPr>
        <w:t>020</w:t>
      </w:r>
      <w:r>
        <w:rPr>
          <w:rFonts w:ascii="仿宋_GB2312" w:eastAsia="仿宋_GB2312" w:hAnsi="仿宋_GB2312" w:cs="仿宋_GB2312" w:hint="eastAsia"/>
          <w:sz w:val="32"/>
          <w:szCs w:val="32"/>
        </w:rPr>
        <w:t>年</w:t>
      </w:r>
      <w:r>
        <w:rPr>
          <w:rFonts w:ascii="仿宋_GB2312" w:eastAsia="仿宋_GB2312" w:hAnsi="仿宋_GB2312" w:cs="仿宋_GB2312" w:hint="eastAsia"/>
          <w:sz w:val="32"/>
          <w:szCs w:val="32"/>
        </w:rPr>
        <w:t>G</w:t>
      </w:r>
      <w:r>
        <w:rPr>
          <w:rFonts w:ascii="仿宋_GB2312" w:eastAsia="仿宋_GB2312" w:hAnsi="仿宋_GB2312" w:cs="仿宋_GB2312"/>
          <w:sz w:val="32"/>
          <w:szCs w:val="32"/>
        </w:rPr>
        <w:t>PT-3</w:t>
      </w:r>
      <w:r>
        <w:rPr>
          <w:rFonts w:ascii="仿宋_GB2312" w:eastAsia="仿宋_GB2312" w:hAnsi="仿宋_GB2312" w:cs="仿宋_GB2312" w:hint="eastAsia"/>
          <w:sz w:val="32"/>
          <w:szCs w:val="32"/>
        </w:rPr>
        <w:t>数据</w:t>
      </w:r>
      <w:proofErr w:type="gramStart"/>
      <w:r>
        <w:rPr>
          <w:rFonts w:ascii="仿宋_GB2312" w:eastAsia="仿宋_GB2312" w:hAnsi="仿宋_GB2312" w:cs="仿宋_GB2312" w:hint="eastAsia"/>
          <w:sz w:val="32"/>
          <w:szCs w:val="32"/>
        </w:rPr>
        <w:t>集达到</w:t>
      </w:r>
      <w:proofErr w:type="gramEnd"/>
      <w:r>
        <w:rPr>
          <w:rFonts w:ascii="仿宋_GB2312" w:eastAsia="仿宋_GB2312" w:hAnsi="仿宋_GB2312" w:cs="仿宋_GB2312" w:hint="eastAsia"/>
          <w:sz w:val="32"/>
          <w:szCs w:val="32"/>
        </w:rPr>
        <w:t>了</w:t>
      </w:r>
      <w:r>
        <w:rPr>
          <w:rFonts w:ascii="仿宋_GB2312" w:eastAsia="仿宋_GB2312" w:hAnsi="仿宋_GB2312" w:cs="仿宋_GB2312" w:hint="eastAsia"/>
          <w:sz w:val="32"/>
          <w:szCs w:val="32"/>
        </w:rPr>
        <w:t>7</w:t>
      </w:r>
      <w:r>
        <w:rPr>
          <w:rFonts w:ascii="仿宋_GB2312" w:eastAsia="仿宋_GB2312" w:hAnsi="仿宋_GB2312" w:cs="仿宋_GB2312"/>
          <w:sz w:val="32"/>
          <w:szCs w:val="32"/>
        </w:rPr>
        <w:t>53GB</w:t>
      </w:r>
      <w:r>
        <w:rPr>
          <w:rFonts w:ascii="仿宋_GB2312" w:eastAsia="仿宋_GB2312" w:hAnsi="仿宋_GB2312" w:cs="仿宋_GB2312" w:hint="eastAsia"/>
          <w:sz w:val="32"/>
          <w:szCs w:val="32"/>
        </w:rPr>
        <w:t>，而</w:t>
      </w:r>
      <w:proofErr w:type="spellStart"/>
      <w:r>
        <w:rPr>
          <w:rFonts w:ascii="仿宋_GB2312" w:eastAsia="仿宋_GB2312" w:hAnsi="仿宋_GB2312" w:cs="仿宋_GB2312" w:hint="eastAsia"/>
          <w:sz w:val="32"/>
          <w:szCs w:val="32"/>
        </w:rPr>
        <w:t>ChatGPT</w:t>
      </w:r>
      <w:proofErr w:type="spellEnd"/>
      <w:r>
        <w:rPr>
          <w:rFonts w:ascii="仿宋_GB2312" w:eastAsia="仿宋_GB2312" w:hAnsi="仿宋_GB2312" w:cs="仿宋_GB2312" w:hint="eastAsia"/>
          <w:sz w:val="32"/>
          <w:szCs w:val="32"/>
        </w:rPr>
        <w:t>的数据集为超万亿单词的人类语言数据集（约</w:t>
      </w:r>
      <w:r>
        <w:rPr>
          <w:rFonts w:ascii="仿宋_GB2312" w:eastAsia="仿宋_GB2312" w:hAnsi="仿宋_GB2312" w:cs="仿宋_GB2312" w:hint="eastAsia"/>
          <w:sz w:val="32"/>
          <w:szCs w:val="32"/>
        </w:rPr>
        <w:t>4</w:t>
      </w:r>
      <w:r>
        <w:rPr>
          <w:rFonts w:ascii="仿宋_GB2312" w:eastAsia="仿宋_GB2312" w:hAnsi="仿宋_GB2312" w:cs="仿宋_GB2312"/>
          <w:sz w:val="32"/>
          <w:szCs w:val="32"/>
        </w:rPr>
        <w:t>5TB</w:t>
      </w:r>
      <w:r>
        <w:rPr>
          <w:rFonts w:ascii="仿宋_GB2312" w:eastAsia="仿宋_GB2312" w:hAnsi="仿宋_GB2312" w:cs="仿宋_GB2312" w:hint="eastAsia"/>
          <w:sz w:val="32"/>
          <w:szCs w:val="32"/>
        </w:rPr>
        <w:t>）。</w:t>
      </w:r>
      <w:proofErr w:type="spellStart"/>
      <w:r>
        <w:rPr>
          <w:rFonts w:ascii="仿宋_GB2312" w:eastAsia="仿宋_GB2312" w:hAnsi="仿宋_GB2312" w:cs="仿宋_GB2312" w:hint="eastAsia"/>
          <w:sz w:val="32"/>
          <w:szCs w:val="32"/>
        </w:rPr>
        <w:t>Open</w:t>
      </w:r>
      <w:r>
        <w:rPr>
          <w:rFonts w:ascii="仿宋_GB2312" w:eastAsia="仿宋_GB2312" w:hAnsi="仿宋_GB2312" w:cs="仿宋_GB2312"/>
          <w:sz w:val="32"/>
          <w:szCs w:val="32"/>
        </w:rPr>
        <w:t>AI</w:t>
      </w:r>
      <w:proofErr w:type="spellEnd"/>
      <w:r>
        <w:rPr>
          <w:rFonts w:ascii="仿宋_GB2312" w:eastAsia="仿宋_GB2312" w:hAnsi="仿宋_GB2312" w:cs="仿宋_GB2312" w:hint="eastAsia"/>
          <w:sz w:val="32"/>
          <w:szCs w:val="32"/>
        </w:rPr>
        <w:t>并没有公开训练</w:t>
      </w:r>
      <w:proofErr w:type="spellStart"/>
      <w:r>
        <w:rPr>
          <w:rFonts w:ascii="仿宋_GB2312" w:eastAsia="仿宋_GB2312" w:hAnsi="仿宋_GB2312" w:cs="仿宋_GB2312" w:hint="eastAsia"/>
          <w:sz w:val="32"/>
          <w:szCs w:val="32"/>
        </w:rPr>
        <w:t>Chat</w:t>
      </w:r>
      <w:r>
        <w:rPr>
          <w:rFonts w:ascii="仿宋_GB2312" w:eastAsia="仿宋_GB2312" w:hAnsi="仿宋_GB2312" w:cs="仿宋_GB2312"/>
          <w:sz w:val="32"/>
          <w:szCs w:val="32"/>
        </w:rPr>
        <w:t>GPT</w:t>
      </w:r>
      <w:proofErr w:type="spellEnd"/>
      <w:r>
        <w:rPr>
          <w:rFonts w:ascii="仿宋_GB2312" w:eastAsia="仿宋_GB2312" w:hAnsi="仿宋_GB2312" w:cs="仿宋_GB2312" w:hint="eastAsia"/>
          <w:sz w:val="32"/>
          <w:szCs w:val="32"/>
        </w:rPr>
        <w:t>的相关数据集来源和具体信息，这也形成了一道无形的技术壁垒。常见的数据</w:t>
      </w:r>
      <w:proofErr w:type="gramStart"/>
      <w:r>
        <w:rPr>
          <w:rFonts w:ascii="仿宋_GB2312" w:eastAsia="仿宋_GB2312" w:hAnsi="仿宋_GB2312" w:cs="仿宋_GB2312" w:hint="eastAsia"/>
          <w:sz w:val="32"/>
          <w:szCs w:val="32"/>
        </w:rPr>
        <w:t>集主要</w:t>
      </w:r>
      <w:proofErr w:type="gramEnd"/>
      <w:r>
        <w:rPr>
          <w:rFonts w:ascii="仿宋_GB2312" w:eastAsia="仿宋_GB2312" w:hAnsi="仿宋_GB2312" w:cs="仿宋_GB2312" w:hint="eastAsia"/>
          <w:sz w:val="32"/>
          <w:szCs w:val="32"/>
        </w:rPr>
        <w:t>由海外开源组织、高校、互联网巨头、政府机构等掌握。</w:t>
      </w:r>
    </w:p>
    <w:p w:rsidR="00CF3CFD" w:rsidRDefault="00A11083">
      <w:pPr>
        <w:ind w:firstLineChars="200" w:firstLine="562"/>
        <w:rPr>
          <w:rFonts w:ascii="仿宋_GB2312" w:eastAsia="仿宋_GB2312" w:hAnsi="仿宋_GB2312" w:cs="仿宋_GB2312"/>
          <w:b/>
          <w:bCs/>
          <w:sz w:val="28"/>
          <w:szCs w:val="28"/>
        </w:rPr>
      </w:pPr>
      <w:r>
        <w:rPr>
          <w:rFonts w:ascii="仿宋_GB2312" w:eastAsia="仿宋_GB2312" w:hAnsi="仿宋_GB2312" w:cs="仿宋_GB2312" w:hint="eastAsia"/>
          <w:b/>
          <w:bCs/>
          <w:sz w:val="28"/>
          <w:szCs w:val="28"/>
        </w:rPr>
        <w:t>常见大模型数据集总结</w:t>
      </w:r>
    </w:p>
    <w:p w:rsidR="00CF3CFD" w:rsidRDefault="00A11083">
      <w:pPr>
        <w:rPr>
          <w:color w:val="1F497D" w:themeColor="text2"/>
        </w:rPr>
      </w:pPr>
      <w:r>
        <w:rPr>
          <w:noProof/>
        </w:rPr>
        <w:lastRenderedPageBreak/>
        <w:drawing>
          <wp:inline distT="0" distB="0" distL="0" distR="0">
            <wp:extent cx="5274310" cy="4130040"/>
            <wp:effectExtent l="0" t="0" r="0" b="0"/>
            <wp:docPr id="20608430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843044" name="图片 1"/>
                    <pic:cNvPicPr>
                      <a:picLocks noChangeAspect="1"/>
                    </pic:cNvPicPr>
                  </pic:nvPicPr>
                  <pic:blipFill>
                    <a:blip r:embed="rId5"/>
                    <a:stretch>
                      <a:fillRect/>
                    </a:stretch>
                  </pic:blipFill>
                  <pic:spPr>
                    <a:xfrm>
                      <a:off x="0" y="0"/>
                      <a:ext cx="5274310" cy="4130040"/>
                    </a:xfrm>
                    <a:prstGeom prst="rect">
                      <a:avLst/>
                    </a:prstGeom>
                  </pic:spPr>
                </pic:pic>
              </a:graphicData>
            </a:graphic>
          </wp:inline>
        </w:drawing>
      </w:r>
    </w:p>
    <w:p w:rsidR="00CF3CFD" w:rsidRDefault="00A11083">
      <w:pPr>
        <w:rPr>
          <w:sz w:val="20"/>
          <w:szCs w:val="21"/>
        </w:rPr>
      </w:pPr>
      <w:r>
        <w:rPr>
          <w:rFonts w:hint="eastAsia"/>
          <w:sz w:val="20"/>
          <w:szCs w:val="21"/>
        </w:rPr>
        <w:t>资料来源：</w:t>
      </w:r>
      <w:proofErr w:type="spellStart"/>
      <w:r>
        <w:rPr>
          <w:rFonts w:hint="eastAsia"/>
          <w:sz w:val="20"/>
          <w:szCs w:val="21"/>
        </w:rPr>
        <w:t>Open</w:t>
      </w:r>
      <w:r>
        <w:rPr>
          <w:sz w:val="20"/>
          <w:szCs w:val="21"/>
        </w:rPr>
        <w:t>D</w:t>
      </w:r>
      <w:r>
        <w:rPr>
          <w:rFonts w:hint="eastAsia"/>
          <w:sz w:val="20"/>
          <w:szCs w:val="21"/>
        </w:rPr>
        <w:t>ata</w:t>
      </w:r>
      <w:r>
        <w:rPr>
          <w:sz w:val="20"/>
          <w:szCs w:val="21"/>
        </w:rPr>
        <w:t>L</w:t>
      </w:r>
      <w:r>
        <w:rPr>
          <w:rFonts w:hint="eastAsia"/>
          <w:sz w:val="20"/>
          <w:szCs w:val="21"/>
        </w:rPr>
        <w:t>ab</w:t>
      </w:r>
      <w:proofErr w:type="spellEnd"/>
      <w:r>
        <w:rPr>
          <w:rFonts w:hint="eastAsia"/>
          <w:sz w:val="20"/>
          <w:szCs w:val="21"/>
        </w:rPr>
        <w:t>，</w:t>
      </w:r>
      <w:r>
        <w:rPr>
          <w:rFonts w:hint="eastAsia"/>
          <w:sz w:val="20"/>
          <w:szCs w:val="21"/>
        </w:rPr>
        <w:t>C</w:t>
      </w:r>
      <w:r>
        <w:rPr>
          <w:sz w:val="20"/>
          <w:szCs w:val="21"/>
        </w:rPr>
        <w:t>SDN</w:t>
      </w:r>
    </w:p>
    <w:p w:rsidR="00CF3CFD" w:rsidRDefault="00A11083">
      <w:pPr>
        <w:ind w:firstLineChars="200" w:firstLine="643"/>
        <w:rPr>
          <w:rFonts w:ascii="仿宋_GB2312" w:eastAsia="仿宋_GB2312" w:hAnsi="仿宋_GB2312" w:cs="仿宋_GB2312"/>
          <w:sz w:val="32"/>
          <w:szCs w:val="32"/>
        </w:rPr>
      </w:pPr>
      <w:proofErr w:type="spellStart"/>
      <w:r>
        <w:rPr>
          <w:rFonts w:ascii="仿宋_GB2312" w:eastAsia="仿宋_GB2312" w:hAnsi="仿宋_GB2312" w:cs="仿宋_GB2312" w:hint="eastAsia"/>
          <w:b/>
          <w:bCs/>
          <w:sz w:val="32"/>
          <w:szCs w:val="32"/>
        </w:rPr>
        <w:t>Chat</w:t>
      </w:r>
      <w:r>
        <w:rPr>
          <w:rFonts w:ascii="仿宋_GB2312" w:eastAsia="仿宋_GB2312" w:hAnsi="仿宋_GB2312" w:cs="仿宋_GB2312"/>
          <w:b/>
          <w:bCs/>
          <w:sz w:val="32"/>
          <w:szCs w:val="32"/>
        </w:rPr>
        <w:t>GPT</w:t>
      </w:r>
      <w:proofErr w:type="spellEnd"/>
      <w:r>
        <w:rPr>
          <w:rFonts w:ascii="仿宋_GB2312" w:eastAsia="仿宋_GB2312" w:hAnsi="仿宋_GB2312" w:cs="仿宋_GB2312" w:hint="eastAsia"/>
          <w:b/>
          <w:bCs/>
          <w:sz w:val="32"/>
          <w:szCs w:val="32"/>
        </w:rPr>
        <w:t>的突破性进展</w:t>
      </w:r>
      <w:r>
        <w:rPr>
          <w:rFonts w:ascii="仿宋_GB2312" w:eastAsia="仿宋_GB2312" w:hAnsi="仿宋_GB2312" w:cs="仿宋_GB2312" w:hint="eastAsia"/>
          <w:sz w:val="32"/>
          <w:szCs w:val="32"/>
        </w:rPr>
        <w:t>除了依赖于更高质量、更丰富的训练数据集外，</w:t>
      </w:r>
      <w:r>
        <w:rPr>
          <w:rFonts w:ascii="仿宋_GB2312" w:eastAsia="仿宋_GB2312" w:hAnsi="仿宋_GB2312" w:cs="仿宋_GB2312" w:hint="eastAsia"/>
          <w:b/>
          <w:bCs/>
          <w:sz w:val="32"/>
          <w:szCs w:val="32"/>
        </w:rPr>
        <w:t>同样得益于其高效的数据处理能力</w:t>
      </w:r>
      <w:r>
        <w:rPr>
          <w:rFonts w:ascii="仿宋_GB2312" w:eastAsia="仿宋_GB2312" w:hAnsi="仿宋_GB2312" w:cs="仿宋_GB2312" w:hint="eastAsia"/>
          <w:sz w:val="32"/>
          <w:szCs w:val="32"/>
        </w:rPr>
        <w:t>，特别是数据清洗、标注等。</w:t>
      </w:r>
      <w:proofErr w:type="spellStart"/>
      <w:r>
        <w:rPr>
          <w:rFonts w:ascii="仿宋_GB2312" w:eastAsia="仿宋_GB2312" w:hAnsi="仿宋_GB2312" w:cs="仿宋_GB2312"/>
          <w:sz w:val="32"/>
          <w:szCs w:val="32"/>
        </w:rPr>
        <w:t>ChatGPT</w:t>
      </w:r>
      <w:proofErr w:type="spellEnd"/>
      <w:r>
        <w:rPr>
          <w:rFonts w:ascii="仿宋_GB2312" w:eastAsia="仿宋_GB2312" w:hAnsi="仿宋_GB2312" w:cs="仿宋_GB2312" w:hint="eastAsia"/>
          <w:sz w:val="32"/>
          <w:szCs w:val="32"/>
        </w:rPr>
        <w:t>从多个数据源采集到大量原始数据后，首先</w:t>
      </w:r>
      <w:r>
        <w:rPr>
          <w:rFonts w:ascii="仿宋_GB2312" w:eastAsia="仿宋_GB2312" w:hAnsi="仿宋_GB2312" w:cs="仿宋_GB2312"/>
          <w:sz w:val="32"/>
          <w:szCs w:val="32"/>
        </w:rPr>
        <w:t>使用自然语言处理技术对原始数据进行清洗，</w:t>
      </w:r>
      <w:r>
        <w:rPr>
          <w:rFonts w:ascii="仿宋_GB2312" w:eastAsia="仿宋_GB2312" w:hAnsi="仿宋_GB2312" w:cs="仿宋_GB2312" w:hint="eastAsia"/>
          <w:sz w:val="32"/>
          <w:szCs w:val="32"/>
        </w:rPr>
        <w:t>同时，还使用了特定的过滤器，去除常见的噪声数据和无用信息。</w:t>
      </w:r>
      <w:r>
        <w:rPr>
          <w:rFonts w:ascii="仿宋_GB2312" w:eastAsia="仿宋_GB2312" w:hAnsi="仿宋_GB2312" w:cs="仿宋_GB2312" w:hint="eastAsia"/>
          <w:sz w:val="32"/>
          <w:szCs w:val="32"/>
        </w:rPr>
        <w:t>为了提高</w:t>
      </w:r>
      <w:r>
        <w:rPr>
          <w:rFonts w:ascii="仿宋_GB2312" w:eastAsia="仿宋_GB2312" w:hAnsi="仿宋_GB2312" w:cs="仿宋_GB2312" w:hint="eastAsia"/>
          <w:sz w:val="32"/>
          <w:szCs w:val="32"/>
        </w:rPr>
        <w:t>准确性和表现力，</w:t>
      </w:r>
      <w:proofErr w:type="spellStart"/>
      <w:r>
        <w:rPr>
          <w:rFonts w:ascii="仿宋_GB2312" w:eastAsia="仿宋_GB2312" w:hAnsi="仿宋_GB2312" w:cs="仿宋_GB2312" w:hint="eastAsia"/>
          <w:sz w:val="32"/>
          <w:szCs w:val="32"/>
        </w:rPr>
        <w:t>ChatGPT</w:t>
      </w:r>
      <w:proofErr w:type="spellEnd"/>
      <w:r>
        <w:rPr>
          <w:rFonts w:ascii="仿宋_GB2312" w:eastAsia="仿宋_GB2312" w:hAnsi="仿宋_GB2312" w:cs="仿宋_GB2312" w:hint="eastAsia"/>
          <w:sz w:val="32"/>
          <w:szCs w:val="32"/>
        </w:rPr>
        <w:t>使用数据增强技术对数据集进行扩充，增加语料库的规模和多样性，从而提高</w:t>
      </w:r>
      <w:proofErr w:type="spellStart"/>
      <w:r>
        <w:rPr>
          <w:rFonts w:ascii="仿宋_GB2312" w:eastAsia="仿宋_GB2312" w:hAnsi="仿宋_GB2312" w:cs="仿宋_GB2312" w:hint="eastAsia"/>
          <w:sz w:val="32"/>
          <w:szCs w:val="32"/>
        </w:rPr>
        <w:t>ChatGPT</w:t>
      </w:r>
      <w:proofErr w:type="spellEnd"/>
      <w:r>
        <w:rPr>
          <w:rFonts w:ascii="仿宋_GB2312" w:eastAsia="仿宋_GB2312" w:hAnsi="仿宋_GB2312" w:cs="仿宋_GB2312" w:hint="eastAsia"/>
          <w:sz w:val="32"/>
          <w:szCs w:val="32"/>
        </w:rPr>
        <w:t>的泛化能力和鲁棒性。</w:t>
      </w:r>
      <w:r>
        <w:rPr>
          <w:rFonts w:ascii="仿宋_GB2312" w:eastAsia="仿宋_GB2312" w:hAnsi="仿宋_GB2312" w:cs="仿宋_GB2312" w:hint="eastAsia"/>
          <w:sz w:val="32"/>
          <w:szCs w:val="32"/>
        </w:rPr>
        <w:t>另外</w:t>
      </w:r>
      <w:r>
        <w:rPr>
          <w:rFonts w:ascii="仿宋_GB2312" w:eastAsia="仿宋_GB2312" w:hAnsi="仿宋_GB2312" w:cs="仿宋_GB2312" w:hint="eastAsia"/>
          <w:sz w:val="32"/>
          <w:szCs w:val="32"/>
        </w:rPr>
        <w:t>，</w:t>
      </w:r>
      <w:proofErr w:type="spellStart"/>
      <w:r>
        <w:rPr>
          <w:rFonts w:ascii="仿宋_GB2312" w:eastAsia="仿宋_GB2312" w:hAnsi="仿宋_GB2312" w:cs="仿宋_GB2312" w:hint="eastAsia"/>
          <w:sz w:val="32"/>
          <w:szCs w:val="32"/>
        </w:rPr>
        <w:t>ChatGPT</w:t>
      </w:r>
      <w:proofErr w:type="spellEnd"/>
      <w:r>
        <w:rPr>
          <w:rFonts w:ascii="仿宋_GB2312" w:eastAsia="仿宋_GB2312" w:hAnsi="仿宋_GB2312" w:cs="仿宋_GB2312" w:hint="eastAsia"/>
          <w:sz w:val="32"/>
          <w:szCs w:val="32"/>
        </w:rPr>
        <w:t>使用</w:t>
      </w:r>
      <w:r>
        <w:rPr>
          <w:rFonts w:ascii="仿宋_GB2312" w:eastAsia="仿宋_GB2312" w:hAnsi="仿宋_GB2312" w:cs="仿宋_GB2312" w:hint="eastAsia"/>
          <w:sz w:val="32"/>
          <w:szCs w:val="32"/>
        </w:rPr>
        <w:t>R</w:t>
      </w:r>
      <w:r>
        <w:rPr>
          <w:rFonts w:ascii="仿宋_GB2312" w:eastAsia="仿宋_GB2312" w:hAnsi="仿宋_GB2312" w:cs="仿宋_GB2312"/>
          <w:sz w:val="32"/>
          <w:szCs w:val="32"/>
        </w:rPr>
        <w:t>LHF</w:t>
      </w:r>
      <w:r>
        <w:rPr>
          <w:rFonts w:ascii="仿宋_GB2312" w:eastAsia="仿宋_GB2312" w:hAnsi="仿宋_GB2312" w:cs="仿宋_GB2312" w:hint="eastAsia"/>
          <w:sz w:val="32"/>
          <w:szCs w:val="32"/>
        </w:rPr>
        <w:t>（来自人工反馈过程的强化学习）生成用于微调的高质量标记数据。</w:t>
      </w:r>
      <w:r>
        <w:rPr>
          <w:rFonts w:ascii="仿宋_GB2312" w:eastAsia="仿宋_GB2312" w:hAnsi="仿宋_GB2312" w:cs="仿宋_GB2312" w:hint="eastAsia"/>
          <w:sz w:val="32"/>
          <w:szCs w:val="32"/>
        </w:rPr>
        <w:t>最后，</w:t>
      </w:r>
      <w:proofErr w:type="spellStart"/>
      <w:r>
        <w:rPr>
          <w:rFonts w:ascii="仿宋_GB2312" w:eastAsia="仿宋_GB2312" w:hAnsi="仿宋_GB2312" w:cs="仿宋_GB2312" w:hint="eastAsia"/>
          <w:sz w:val="32"/>
          <w:szCs w:val="32"/>
        </w:rPr>
        <w:t>ChatGPT</w:t>
      </w:r>
      <w:proofErr w:type="spellEnd"/>
      <w:r>
        <w:rPr>
          <w:rFonts w:ascii="仿宋_GB2312" w:eastAsia="仿宋_GB2312" w:hAnsi="仿宋_GB2312" w:cs="仿宋_GB2312" w:hint="eastAsia"/>
          <w:sz w:val="32"/>
          <w:szCs w:val="32"/>
        </w:rPr>
        <w:t>使用标注和增强后的语料库来训练</w:t>
      </w:r>
      <w:r>
        <w:rPr>
          <w:rFonts w:ascii="仿宋_GB2312" w:eastAsia="仿宋_GB2312" w:hAnsi="仿宋_GB2312" w:cs="仿宋_GB2312" w:hint="eastAsia"/>
          <w:sz w:val="32"/>
          <w:szCs w:val="32"/>
        </w:rPr>
        <w:t>助理</w:t>
      </w:r>
      <w:r>
        <w:rPr>
          <w:rFonts w:ascii="仿宋_GB2312" w:eastAsia="仿宋_GB2312" w:hAnsi="仿宋_GB2312" w:cs="仿宋_GB2312" w:hint="eastAsia"/>
          <w:sz w:val="32"/>
          <w:szCs w:val="32"/>
        </w:rPr>
        <w:t>大</w:t>
      </w:r>
      <w:r>
        <w:rPr>
          <w:rFonts w:ascii="仿宋_GB2312" w:eastAsia="仿宋_GB2312" w:hAnsi="仿宋_GB2312" w:cs="仿宋_GB2312" w:hint="eastAsia"/>
          <w:sz w:val="32"/>
          <w:szCs w:val="32"/>
        </w:rPr>
        <w:t>模型。</w:t>
      </w:r>
    </w:p>
    <w:p w:rsidR="00CF3CFD" w:rsidRDefault="00A11083">
      <w:pPr>
        <w:numPr>
          <w:ilvl w:val="0"/>
          <w:numId w:val="1"/>
        </w:numPr>
        <w:spacing w:line="580" w:lineRule="exact"/>
        <w:ind w:firstLineChars="200" w:firstLine="643"/>
        <w:outlineLvl w:val="0"/>
        <w:rPr>
          <w:rFonts w:ascii="黑体" w:eastAsia="黑体" w:hAnsi="黑体" w:cs="黑体"/>
          <w:b/>
          <w:bCs/>
          <w:sz w:val="32"/>
          <w:szCs w:val="32"/>
        </w:rPr>
      </w:pPr>
      <w:r>
        <w:rPr>
          <w:rFonts w:ascii="黑体" w:eastAsia="黑体" w:hAnsi="黑体" w:cs="黑体" w:hint="eastAsia"/>
          <w:b/>
          <w:bCs/>
          <w:sz w:val="32"/>
          <w:szCs w:val="32"/>
        </w:rPr>
        <w:lastRenderedPageBreak/>
        <w:t>AI</w:t>
      </w:r>
      <w:r>
        <w:rPr>
          <w:rFonts w:ascii="黑体" w:eastAsia="黑体" w:hAnsi="黑体" w:cs="黑体" w:hint="eastAsia"/>
          <w:b/>
          <w:bCs/>
          <w:sz w:val="32"/>
          <w:szCs w:val="32"/>
        </w:rPr>
        <w:t>大模型面临高质量数据耗尽、数据安全、数据合</w:t>
      </w:r>
      <w:proofErr w:type="gramStart"/>
      <w:r>
        <w:rPr>
          <w:rFonts w:ascii="黑体" w:eastAsia="黑体" w:hAnsi="黑体" w:cs="黑体" w:hint="eastAsia"/>
          <w:b/>
          <w:bCs/>
          <w:sz w:val="32"/>
          <w:szCs w:val="32"/>
        </w:rPr>
        <w:t>规</w:t>
      </w:r>
      <w:proofErr w:type="gramEnd"/>
      <w:r>
        <w:rPr>
          <w:rFonts w:ascii="黑体" w:eastAsia="黑体" w:hAnsi="黑体" w:cs="黑体" w:hint="eastAsia"/>
          <w:b/>
          <w:bCs/>
          <w:sz w:val="32"/>
          <w:szCs w:val="32"/>
        </w:rPr>
        <w:t>等风险</w:t>
      </w:r>
      <w:r>
        <w:rPr>
          <w:rFonts w:ascii="黑体" w:eastAsia="黑体" w:hAnsi="黑体" w:cs="黑体" w:hint="eastAsia"/>
          <w:b/>
          <w:bCs/>
          <w:sz w:val="32"/>
          <w:szCs w:val="32"/>
        </w:rPr>
        <w:br/>
      </w:r>
      <w:r>
        <w:rPr>
          <w:rFonts w:ascii="黑体" w:eastAsia="黑体" w:hAnsi="黑体" w:cs="黑体" w:hint="eastAsia"/>
          <w:b/>
          <w:bCs/>
          <w:sz w:val="32"/>
          <w:szCs w:val="32"/>
        </w:rPr>
        <w:t>（一）高质量数据将耗尽，寻找新的数据来源迫在眉睫</w:t>
      </w:r>
    </w:p>
    <w:p w:rsidR="00CF3CFD" w:rsidRDefault="00A11083">
      <w:pPr>
        <w:ind w:firstLineChars="200" w:firstLine="643"/>
        <w:rPr>
          <w:rFonts w:ascii="仿宋_GB2312" w:eastAsia="仿宋_GB2312" w:hAnsi="仿宋_GB2312" w:cs="仿宋_GB2312"/>
          <w:sz w:val="32"/>
          <w:szCs w:val="32"/>
        </w:rPr>
      </w:pPr>
      <w:r>
        <w:rPr>
          <w:rFonts w:ascii="仿宋_GB2312" w:eastAsia="仿宋_GB2312" w:hAnsi="仿宋_GB2312" w:cs="仿宋_GB2312" w:hint="eastAsia"/>
          <w:b/>
          <w:bCs/>
          <w:sz w:val="32"/>
          <w:szCs w:val="32"/>
        </w:rPr>
        <w:t>高质量数据是大模型不断优化的稀缺资源。</w:t>
      </w:r>
      <w:r>
        <w:rPr>
          <w:rFonts w:ascii="仿宋_GB2312" w:eastAsia="仿宋_GB2312" w:hAnsi="仿宋_GB2312" w:cs="仿宋_GB2312" w:hint="eastAsia"/>
          <w:sz w:val="32"/>
          <w:szCs w:val="32"/>
        </w:rPr>
        <w:t>高质量训练数据越大，大模型的推理能力越强。以</w:t>
      </w:r>
      <w:r>
        <w:rPr>
          <w:rFonts w:ascii="仿宋_GB2312" w:eastAsia="仿宋_GB2312" w:hAnsi="仿宋_GB2312" w:cs="仿宋_GB2312"/>
          <w:sz w:val="32"/>
          <w:szCs w:val="32"/>
        </w:rPr>
        <w:t>GPT-3</w:t>
      </w:r>
      <w:r>
        <w:rPr>
          <w:rFonts w:ascii="仿宋_GB2312" w:eastAsia="仿宋_GB2312" w:hAnsi="仿宋_GB2312" w:cs="仿宋_GB2312" w:hint="eastAsia"/>
          <w:sz w:val="32"/>
          <w:szCs w:val="32"/>
        </w:rPr>
        <w:t>为例，</w:t>
      </w:r>
      <w:r>
        <w:rPr>
          <w:rFonts w:ascii="仿宋_GB2312" w:eastAsia="仿宋_GB2312" w:hAnsi="仿宋_GB2312" w:cs="仿宋_GB2312"/>
          <w:sz w:val="32"/>
          <w:szCs w:val="32"/>
        </w:rPr>
        <w:t>来源</w:t>
      </w:r>
      <w:r>
        <w:rPr>
          <w:rFonts w:ascii="仿宋_GB2312" w:eastAsia="仿宋_GB2312" w:hAnsi="仿宋_GB2312" w:cs="仿宋_GB2312" w:hint="eastAsia"/>
          <w:sz w:val="32"/>
          <w:szCs w:val="32"/>
        </w:rPr>
        <w:t>于</w:t>
      </w:r>
      <w:r>
        <w:rPr>
          <w:rFonts w:ascii="仿宋_GB2312" w:eastAsia="仿宋_GB2312" w:hAnsi="仿宋_GB2312" w:cs="仿宋_GB2312"/>
          <w:sz w:val="32"/>
          <w:szCs w:val="32"/>
        </w:rPr>
        <w:t>维基百科、书籍及学术期刊</w:t>
      </w:r>
      <w:r>
        <w:rPr>
          <w:rFonts w:ascii="仿宋_GB2312" w:eastAsia="仿宋_GB2312" w:hAnsi="仿宋_GB2312" w:cs="仿宋_GB2312" w:hint="eastAsia"/>
          <w:sz w:val="32"/>
          <w:szCs w:val="32"/>
        </w:rPr>
        <w:t>等的高质量数据</w:t>
      </w:r>
      <w:r>
        <w:rPr>
          <w:rFonts w:ascii="仿宋_GB2312" w:eastAsia="仿宋_GB2312" w:hAnsi="仿宋_GB2312" w:cs="仿宋_GB2312"/>
          <w:sz w:val="32"/>
          <w:szCs w:val="32"/>
        </w:rPr>
        <w:t>仅占</w:t>
      </w:r>
      <w:r>
        <w:rPr>
          <w:rFonts w:ascii="仿宋_GB2312" w:eastAsia="仿宋_GB2312" w:hAnsi="仿宋_GB2312" w:cs="仿宋_GB2312" w:hint="eastAsia"/>
          <w:sz w:val="32"/>
          <w:szCs w:val="32"/>
        </w:rPr>
        <w:t>其</w:t>
      </w:r>
      <w:r>
        <w:rPr>
          <w:rFonts w:ascii="仿宋_GB2312" w:eastAsia="仿宋_GB2312" w:hAnsi="仿宋_GB2312" w:cs="仿宋_GB2312"/>
          <w:sz w:val="32"/>
          <w:szCs w:val="32"/>
        </w:rPr>
        <w:t>数据集的</w:t>
      </w:r>
      <w:r>
        <w:rPr>
          <w:rFonts w:ascii="仿宋_GB2312" w:eastAsia="仿宋_GB2312" w:hAnsi="仿宋_GB2312" w:cs="仿宋_GB2312"/>
          <w:sz w:val="32"/>
          <w:szCs w:val="32"/>
        </w:rPr>
        <w:t>17.8%</w:t>
      </w:r>
      <w:r>
        <w:rPr>
          <w:rFonts w:ascii="仿宋_GB2312" w:eastAsia="仿宋_GB2312" w:hAnsi="仿宋_GB2312" w:cs="仿宋_GB2312"/>
          <w:sz w:val="32"/>
          <w:szCs w:val="32"/>
        </w:rPr>
        <w:t>，</w:t>
      </w:r>
      <w:r>
        <w:rPr>
          <w:rFonts w:ascii="仿宋_GB2312" w:eastAsia="仿宋_GB2312" w:hAnsi="仿宋_GB2312" w:cs="仿宋_GB2312" w:hint="eastAsia"/>
          <w:sz w:val="32"/>
          <w:szCs w:val="32"/>
        </w:rPr>
        <w:t>但其在模型训练中的权重占到了</w:t>
      </w:r>
      <w:r>
        <w:rPr>
          <w:rFonts w:ascii="仿宋_GB2312" w:eastAsia="仿宋_GB2312" w:hAnsi="仿宋_GB2312" w:cs="仿宋_GB2312" w:hint="eastAsia"/>
          <w:sz w:val="32"/>
          <w:szCs w:val="32"/>
        </w:rPr>
        <w:t>40%</w:t>
      </w:r>
      <w:del w:id="1" w:author="杨庆丰" w:date="2023-06-13T18:20:00Z">
        <w:r w:rsidDel="00F50A23">
          <w:rPr>
            <w:rFonts w:ascii="仿宋_GB2312" w:eastAsia="仿宋_GB2312" w:hAnsi="仿宋_GB2312" w:cs="仿宋_GB2312" w:hint="eastAsia"/>
            <w:sz w:val="32"/>
            <w:szCs w:val="32"/>
          </w:rPr>
          <w:delText>[</w:delText>
        </w:r>
        <w:r w:rsidDel="00F50A23">
          <w:rPr>
            <w:rFonts w:ascii="仿宋_GB2312" w:eastAsia="仿宋_GB2312" w:hAnsi="仿宋_GB2312" w:cs="仿宋_GB2312"/>
            <w:sz w:val="32"/>
            <w:szCs w:val="32"/>
          </w:rPr>
          <w:delText>1</w:delText>
        </w:r>
        <w:r w:rsidDel="00F50A23">
          <w:rPr>
            <w:rFonts w:ascii="仿宋_GB2312" w:eastAsia="仿宋_GB2312" w:hAnsi="仿宋_GB2312" w:cs="仿宋_GB2312" w:hint="eastAsia"/>
            <w:sz w:val="32"/>
            <w:szCs w:val="32"/>
          </w:rPr>
          <w:delText>]</w:delText>
        </w:r>
      </w:del>
      <w:r>
        <w:rPr>
          <w:rFonts w:ascii="仿宋_GB2312" w:eastAsia="仿宋_GB2312" w:hAnsi="仿宋_GB2312" w:cs="仿宋_GB2312"/>
          <w:sz w:val="32"/>
          <w:szCs w:val="32"/>
        </w:rPr>
        <w:t>。</w:t>
      </w:r>
      <w:r>
        <w:rPr>
          <w:rFonts w:ascii="仿宋_GB2312" w:eastAsia="仿宋_GB2312" w:hAnsi="仿宋_GB2312" w:cs="仿宋_GB2312" w:hint="eastAsia"/>
          <w:sz w:val="32"/>
          <w:szCs w:val="32"/>
        </w:rPr>
        <w:t>而大模型训练所需要的数据集的增速远大于高质量数据生成的速度，导致高质量数据逐渐面临枯竭。</w:t>
      </w:r>
      <w:r>
        <w:rPr>
          <w:rFonts w:ascii="仿宋_GB2312" w:eastAsia="仿宋_GB2312" w:hAnsi="仿宋_GB2312" w:cs="仿宋_GB2312"/>
          <w:sz w:val="32"/>
          <w:szCs w:val="32"/>
        </w:rPr>
        <w:t>当前的存量数据中，高质量数据将在</w:t>
      </w:r>
      <w:r>
        <w:rPr>
          <w:rFonts w:ascii="仿宋_GB2312" w:eastAsia="仿宋_GB2312" w:hAnsi="仿宋_GB2312" w:cs="仿宋_GB2312"/>
          <w:sz w:val="32"/>
          <w:szCs w:val="32"/>
        </w:rPr>
        <w:t>2026</w:t>
      </w:r>
      <w:r>
        <w:rPr>
          <w:rFonts w:ascii="仿宋_GB2312" w:eastAsia="仿宋_GB2312" w:hAnsi="仿宋_GB2312" w:cs="仿宋_GB2312"/>
          <w:sz w:val="32"/>
          <w:szCs w:val="32"/>
        </w:rPr>
        <w:t>年耗尽，低质量数据将最晚在</w:t>
      </w:r>
      <w:r>
        <w:rPr>
          <w:rFonts w:ascii="仿宋_GB2312" w:eastAsia="仿宋_GB2312" w:hAnsi="仿宋_GB2312" w:cs="仿宋_GB2312"/>
          <w:sz w:val="32"/>
          <w:szCs w:val="32"/>
        </w:rPr>
        <w:t>2050</w:t>
      </w:r>
      <w:r>
        <w:rPr>
          <w:rFonts w:ascii="仿宋_GB2312" w:eastAsia="仿宋_GB2312" w:hAnsi="仿宋_GB2312" w:cs="仿宋_GB2312"/>
          <w:sz w:val="32"/>
          <w:szCs w:val="32"/>
        </w:rPr>
        <w:t>年耗尽，图像数据将最晚在</w:t>
      </w:r>
      <w:r>
        <w:rPr>
          <w:rFonts w:ascii="仿宋_GB2312" w:eastAsia="仿宋_GB2312" w:hAnsi="仿宋_GB2312" w:cs="仿宋_GB2312"/>
          <w:sz w:val="32"/>
          <w:szCs w:val="32"/>
        </w:rPr>
        <w:t>2060</w:t>
      </w:r>
      <w:r>
        <w:rPr>
          <w:rFonts w:ascii="仿宋_GB2312" w:eastAsia="仿宋_GB2312" w:hAnsi="仿宋_GB2312" w:cs="仿宋_GB2312"/>
          <w:sz w:val="32"/>
          <w:szCs w:val="32"/>
        </w:rPr>
        <w:t>年耗尽</w:t>
      </w:r>
      <w:del w:id="2" w:author="杨庆丰" w:date="2023-06-13T18:20:00Z">
        <w:r w:rsidDel="00F50A23">
          <w:rPr>
            <w:rFonts w:ascii="仿宋_GB2312" w:eastAsia="仿宋_GB2312" w:hAnsi="仿宋_GB2312" w:cs="仿宋_GB2312" w:hint="eastAsia"/>
            <w:sz w:val="32"/>
            <w:szCs w:val="32"/>
          </w:rPr>
          <w:delText>[</w:delText>
        </w:r>
        <w:r w:rsidDel="00F50A23">
          <w:rPr>
            <w:rFonts w:ascii="仿宋_GB2312" w:eastAsia="仿宋_GB2312" w:hAnsi="仿宋_GB2312" w:cs="仿宋_GB2312"/>
            <w:sz w:val="32"/>
            <w:szCs w:val="32"/>
          </w:rPr>
          <w:delText>2</w:delText>
        </w:r>
        <w:r w:rsidDel="00F50A23">
          <w:rPr>
            <w:rFonts w:ascii="仿宋_GB2312" w:eastAsia="仿宋_GB2312" w:hAnsi="仿宋_GB2312" w:cs="仿宋_GB2312" w:hint="eastAsia"/>
            <w:sz w:val="32"/>
            <w:szCs w:val="32"/>
          </w:rPr>
          <w:delText>]</w:delText>
        </w:r>
      </w:del>
      <w:r>
        <w:rPr>
          <w:rFonts w:ascii="仿宋_GB2312" w:eastAsia="仿宋_GB2312" w:hAnsi="仿宋_GB2312" w:cs="仿宋_GB2312"/>
          <w:sz w:val="32"/>
          <w:szCs w:val="32"/>
        </w:rPr>
        <w:t>。</w:t>
      </w:r>
    </w:p>
    <w:p w:rsidR="00CF3CFD" w:rsidRDefault="00A11083">
      <w:pPr>
        <w:ind w:firstLineChars="200" w:firstLine="640"/>
        <w:rPr>
          <w:rFonts w:ascii="仿宋_GB2312" w:eastAsia="仿宋_GB2312" w:hAnsi="仿宋_GB2312" w:cs="仿宋_GB2312"/>
          <w:sz w:val="32"/>
          <w:szCs w:val="32"/>
        </w:rPr>
      </w:pPr>
      <w:r>
        <w:rPr>
          <w:rFonts w:ascii="仿宋_GB2312" w:eastAsia="仿宋_GB2312" w:hAnsi="仿宋_GB2312" w:cs="仿宋_GB2312"/>
          <w:sz w:val="32"/>
          <w:szCs w:val="32"/>
        </w:rPr>
        <w:t>为了解决高质量数据不足的问题，</w:t>
      </w:r>
      <w:proofErr w:type="spellStart"/>
      <w:r>
        <w:rPr>
          <w:rFonts w:ascii="仿宋_GB2312" w:eastAsia="仿宋_GB2312" w:hAnsi="仿宋_GB2312" w:cs="仿宋_GB2312" w:hint="eastAsia"/>
          <w:sz w:val="32"/>
          <w:szCs w:val="32"/>
        </w:rPr>
        <w:t>O</w:t>
      </w:r>
      <w:r>
        <w:rPr>
          <w:rFonts w:ascii="仿宋_GB2312" w:eastAsia="仿宋_GB2312" w:hAnsi="仿宋_GB2312" w:cs="仿宋_GB2312"/>
          <w:sz w:val="32"/>
          <w:szCs w:val="32"/>
        </w:rPr>
        <w:t>penAI</w:t>
      </w:r>
      <w:proofErr w:type="spellEnd"/>
      <w:r>
        <w:rPr>
          <w:rFonts w:ascii="仿宋_GB2312" w:eastAsia="仿宋_GB2312" w:hAnsi="仿宋_GB2312" w:cs="仿宋_GB2312"/>
          <w:sz w:val="32"/>
          <w:szCs w:val="32"/>
        </w:rPr>
        <w:t>主要采用合成数据的方法，即借助生成对抗网络（</w:t>
      </w:r>
      <w:r>
        <w:rPr>
          <w:rFonts w:ascii="仿宋_GB2312" w:eastAsia="仿宋_GB2312" w:hAnsi="仿宋_GB2312" w:cs="仿宋_GB2312"/>
          <w:sz w:val="32"/>
          <w:szCs w:val="32"/>
        </w:rPr>
        <w:t>GAN</w:t>
      </w:r>
      <w:r>
        <w:rPr>
          <w:rFonts w:ascii="仿宋_GB2312" w:eastAsia="仿宋_GB2312" w:hAnsi="仿宋_GB2312" w:cs="仿宋_GB2312"/>
          <w:sz w:val="32"/>
          <w:szCs w:val="32"/>
        </w:rPr>
        <w:t>）来生成数据。</w:t>
      </w:r>
      <w:r>
        <w:rPr>
          <w:rFonts w:ascii="仿宋_GB2312" w:eastAsia="仿宋_GB2312" w:hAnsi="仿宋_GB2312" w:cs="仿宋_GB2312" w:hint="eastAsia"/>
          <w:sz w:val="32"/>
          <w:szCs w:val="32"/>
        </w:rPr>
        <w:t>将样本数据输入至预先准备好的模型，通过</w:t>
      </w:r>
      <w:r>
        <w:rPr>
          <w:rFonts w:ascii="仿宋_GB2312" w:eastAsia="仿宋_GB2312" w:hAnsi="仿宋_GB2312" w:cs="仿宋_GB2312"/>
          <w:sz w:val="32"/>
          <w:szCs w:val="32"/>
        </w:rPr>
        <w:t>数据变换、旋转、缩放、仿射变换等操作增加数据的多样性和复杂度</w:t>
      </w:r>
      <w:r>
        <w:rPr>
          <w:rFonts w:ascii="仿宋_GB2312" w:eastAsia="仿宋_GB2312" w:hAnsi="仿宋_GB2312" w:cs="仿宋_GB2312" w:hint="eastAsia"/>
          <w:sz w:val="32"/>
          <w:szCs w:val="32"/>
        </w:rPr>
        <w:t>。</w:t>
      </w:r>
      <w:r>
        <w:rPr>
          <w:rFonts w:ascii="仿宋_GB2312" w:eastAsia="仿宋_GB2312" w:hAnsi="仿宋_GB2312" w:cs="仿宋_GB2312"/>
          <w:sz w:val="32"/>
          <w:szCs w:val="32"/>
        </w:rPr>
        <w:t>合成数据因其高质量、高垂直的特性，将有可能最先在金融、医疗等行业率先适用，并</w:t>
      </w:r>
      <w:r>
        <w:rPr>
          <w:rFonts w:ascii="仿宋_GB2312" w:eastAsia="仿宋_GB2312" w:hAnsi="仿宋_GB2312" w:cs="仿宋_GB2312" w:hint="eastAsia"/>
          <w:sz w:val="32"/>
          <w:szCs w:val="32"/>
        </w:rPr>
        <w:t>将</w:t>
      </w:r>
      <w:r>
        <w:rPr>
          <w:rFonts w:ascii="仿宋_GB2312" w:eastAsia="仿宋_GB2312" w:hAnsi="仿宋_GB2312" w:cs="仿宋_GB2312"/>
          <w:sz w:val="32"/>
          <w:szCs w:val="32"/>
        </w:rPr>
        <w:t>在</w:t>
      </w:r>
      <w:r>
        <w:rPr>
          <w:rFonts w:ascii="仿宋_GB2312" w:eastAsia="仿宋_GB2312" w:hAnsi="仿宋_GB2312" w:cs="仿宋_GB2312"/>
          <w:sz w:val="32"/>
          <w:szCs w:val="32"/>
        </w:rPr>
        <w:t>2030</w:t>
      </w:r>
      <w:r>
        <w:rPr>
          <w:rFonts w:ascii="仿宋_GB2312" w:eastAsia="仿宋_GB2312" w:hAnsi="仿宋_GB2312" w:cs="仿宋_GB2312"/>
          <w:sz w:val="32"/>
          <w:szCs w:val="32"/>
        </w:rPr>
        <w:t>年</w:t>
      </w:r>
      <w:r>
        <w:rPr>
          <w:rFonts w:ascii="仿宋_GB2312" w:eastAsia="仿宋_GB2312" w:hAnsi="仿宋_GB2312" w:cs="仿宋_GB2312"/>
          <w:sz w:val="32"/>
          <w:szCs w:val="32"/>
        </w:rPr>
        <w:t>超过真实数据</w:t>
      </w:r>
      <w:del w:id="3" w:author="杨庆丰" w:date="2023-06-13T18:20:00Z">
        <w:r w:rsidDel="00F50A23">
          <w:rPr>
            <w:rFonts w:ascii="仿宋_GB2312" w:eastAsia="仿宋_GB2312" w:hAnsi="仿宋_GB2312" w:cs="仿宋_GB2312" w:hint="eastAsia"/>
            <w:sz w:val="32"/>
            <w:szCs w:val="32"/>
          </w:rPr>
          <w:delText>[</w:delText>
        </w:r>
        <w:r w:rsidDel="00F50A23">
          <w:rPr>
            <w:rFonts w:ascii="仿宋_GB2312" w:eastAsia="仿宋_GB2312" w:hAnsi="仿宋_GB2312" w:cs="仿宋_GB2312"/>
            <w:sz w:val="32"/>
            <w:szCs w:val="32"/>
          </w:rPr>
          <w:delText>3]</w:delText>
        </w:r>
      </w:del>
      <w:r>
        <w:rPr>
          <w:rFonts w:ascii="仿宋_GB2312" w:eastAsia="仿宋_GB2312" w:hAnsi="仿宋_GB2312" w:cs="仿宋_GB2312"/>
          <w:sz w:val="32"/>
          <w:szCs w:val="32"/>
        </w:rPr>
        <w:t>。</w:t>
      </w:r>
      <w:r>
        <w:rPr>
          <w:rFonts w:ascii="仿宋_GB2312" w:eastAsia="仿宋_GB2312" w:hAnsi="仿宋_GB2312" w:cs="仿宋_GB2312" w:hint="eastAsia"/>
          <w:sz w:val="32"/>
          <w:szCs w:val="32"/>
        </w:rPr>
        <w:t>目前，英伟达、微软、</w:t>
      </w:r>
      <w:r>
        <w:rPr>
          <w:rFonts w:ascii="仿宋_GB2312" w:eastAsia="仿宋_GB2312" w:hAnsi="仿宋_GB2312" w:cs="仿宋_GB2312" w:hint="eastAsia"/>
          <w:sz w:val="32"/>
          <w:szCs w:val="32"/>
        </w:rPr>
        <w:t>Meta</w:t>
      </w:r>
      <w:r>
        <w:rPr>
          <w:rFonts w:ascii="仿宋_GB2312" w:eastAsia="仿宋_GB2312" w:hAnsi="仿宋_GB2312" w:cs="仿宋_GB2312" w:hint="eastAsia"/>
          <w:sz w:val="32"/>
          <w:szCs w:val="32"/>
        </w:rPr>
        <w:t>等均已在合成数据领域完成布局。</w:t>
      </w:r>
    </w:p>
    <w:p w:rsidR="00CF3CFD" w:rsidRDefault="00A11083">
      <w:pPr>
        <w:spacing w:line="580" w:lineRule="exact"/>
        <w:outlineLvl w:val="0"/>
        <w:rPr>
          <w:rFonts w:ascii="黑体" w:eastAsia="黑体" w:hAnsi="黑体" w:cs="黑体"/>
          <w:b/>
          <w:bCs/>
          <w:sz w:val="32"/>
          <w:szCs w:val="32"/>
        </w:rPr>
      </w:pPr>
      <w:r>
        <w:rPr>
          <w:rFonts w:ascii="黑体" w:eastAsia="黑体" w:hAnsi="黑体" w:cs="黑体" w:hint="eastAsia"/>
          <w:b/>
          <w:bCs/>
          <w:sz w:val="32"/>
          <w:szCs w:val="32"/>
        </w:rPr>
        <w:t>（二）数据安全风险日益凸显，输入至模型的数据安全缺乏保障</w:t>
      </w:r>
    </w:p>
    <w:p w:rsidR="00CF3CFD" w:rsidRDefault="00A11083">
      <w:pPr>
        <w:ind w:firstLineChars="200" w:firstLine="643"/>
        <w:rPr>
          <w:rFonts w:ascii="仿宋_GB2312" w:eastAsia="仿宋_GB2312" w:hAnsi="仿宋_GB2312" w:cs="仿宋_GB2312"/>
          <w:sz w:val="32"/>
          <w:szCs w:val="32"/>
        </w:rPr>
      </w:pPr>
      <w:r>
        <w:rPr>
          <w:rFonts w:ascii="仿宋_GB2312" w:eastAsia="仿宋_GB2312" w:hAnsi="仿宋_GB2312" w:cs="仿宋_GB2312"/>
          <w:b/>
          <w:bCs/>
          <w:sz w:val="32"/>
          <w:szCs w:val="32"/>
        </w:rPr>
        <w:t>大模型必须对用户隐私进行过滤，否则带来的隐私泄露风险将不可估量。</w:t>
      </w:r>
      <w:r>
        <w:rPr>
          <w:rFonts w:ascii="仿宋_GB2312" w:eastAsia="仿宋_GB2312" w:hAnsi="仿宋_GB2312" w:cs="仿宋_GB2312"/>
          <w:sz w:val="32"/>
          <w:szCs w:val="32"/>
        </w:rPr>
        <w:t>大模型</w:t>
      </w:r>
      <w:r>
        <w:rPr>
          <w:rFonts w:ascii="仿宋_GB2312" w:eastAsia="仿宋_GB2312" w:hAnsi="仿宋_GB2312" w:cs="仿宋_GB2312" w:hint="eastAsia"/>
          <w:sz w:val="32"/>
          <w:szCs w:val="32"/>
        </w:rPr>
        <w:t>数据来源除了</w:t>
      </w:r>
      <w:r>
        <w:rPr>
          <w:rFonts w:ascii="仿宋_GB2312" w:eastAsia="仿宋_GB2312" w:hAnsi="仿宋_GB2312" w:cs="仿宋_GB2312"/>
          <w:sz w:val="32"/>
          <w:szCs w:val="32"/>
        </w:rPr>
        <w:t>所有公开数据、</w:t>
      </w:r>
      <w:r>
        <w:rPr>
          <w:rFonts w:ascii="仿宋_GB2312" w:eastAsia="仿宋_GB2312" w:hAnsi="仿宋_GB2312" w:cs="仿宋_GB2312" w:hint="eastAsia"/>
          <w:sz w:val="32"/>
          <w:szCs w:val="32"/>
        </w:rPr>
        <w:t>合作</w:t>
      </w:r>
      <w:r>
        <w:rPr>
          <w:rFonts w:ascii="仿宋_GB2312" w:eastAsia="仿宋_GB2312" w:hAnsi="仿宋_GB2312" w:cs="仿宋_GB2312"/>
          <w:sz w:val="32"/>
          <w:szCs w:val="32"/>
        </w:rPr>
        <w:lastRenderedPageBreak/>
        <w:t>数据、合成数据，用户在与大模型的交互过程中产生的数据也成为了模型训练的语料基础。这使得大模型成为了</w:t>
      </w:r>
      <w:r>
        <w:rPr>
          <w:rFonts w:ascii="仿宋_GB2312" w:eastAsia="仿宋_GB2312" w:hAnsi="仿宋_GB2312" w:cs="仿宋_GB2312"/>
          <w:sz w:val="32"/>
          <w:szCs w:val="32"/>
        </w:rPr>
        <w:t>“</w:t>
      </w:r>
      <w:r>
        <w:rPr>
          <w:rFonts w:ascii="仿宋_GB2312" w:eastAsia="仿宋_GB2312" w:hAnsi="仿宋_GB2312" w:cs="仿宋_GB2312"/>
          <w:sz w:val="32"/>
          <w:szCs w:val="32"/>
        </w:rPr>
        <w:t>数据中心</w:t>
      </w:r>
      <w:r>
        <w:rPr>
          <w:rFonts w:ascii="仿宋_GB2312" w:eastAsia="仿宋_GB2312" w:hAnsi="仿宋_GB2312" w:cs="仿宋_GB2312"/>
          <w:sz w:val="32"/>
          <w:szCs w:val="32"/>
        </w:rPr>
        <w:t>”</w:t>
      </w:r>
      <w:r>
        <w:rPr>
          <w:rFonts w:ascii="仿宋_GB2312" w:eastAsia="仿宋_GB2312" w:hAnsi="仿宋_GB2312" w:cs="仿宋_GB2312"/>
          <w:sz w:val="32"/>
          <w:szCs w:val="32"/>
        </w:rPr>
        <w:t>，在输出过程中必须</w:t>
      </w:r>
      <w:r>
        <w:rPr>
          <w:rFonts w:ascii="仿宋_GB2312" w:eastAsia="仿宋_GB2312" w:hAnsi="仿宋_GB2312" w:cs="仿宋_GB2312" w:hint="eastAsia"/>
          <w:sz w:val="32"/>
          <w:szCs w:val="32"/>
        </w:rPr>
        <w:t>确保数据安全。</w:t>
      </w:r>
      <w:proofErr w:type="spellStart"/>
      <w:r>
        <w:rPr>
          <w:rFonts w:ascii="仿宋_GB2312" w:eastAsia="仿宋_GB2312" w:hAnsi="仿宋_GB2312" w:cs="仿宋_GB2312"/>
          <w:sz w:val="32"/>
          <w:szCs w:val="32"/>
        </w:rPr>
        <w:t>ChatGPT</w:t>
      </w:r>
      <w:proofErr w:type="spellEnd"/>
      <w:r>
        <w:rPr>
          <w:rFonts w:ascii="仿宋_GB2312" w:eastAsia="仿宋_GB2312" w:hAnsi="仿宋_GB2312" w:cs="仿宋_GB2312"/>
          <w:sz w:val="32"/>
          <w:szCs w:val="32"/>
        </w:rPr>
        <w:t>在发布之后，便出现了大量的用户隐私泄露事件。今年</w:t>
      </w:r>
      <w:r>
        <w:rPr>
          <w:rFonts w:ascii="仿宋_GB2312" w:eastAsia="仿宋_GB2312" w:hAnsi="仿宋_GB2312" w:cs="仿宋_GB2312"/>
          <w:sz w:val="32"/>
          <w:szCs w:val="32"/>
        </w:rPr>
        <w:t>3</w:t>
      </w:r>
      <w:r>
        <w:rPr>
          <w:rFonts w:ascii="仿宋_GB2312" w:eastAsia="仿宋_GB2312" w:hAnsi="仿宋_GB2312" w:cs="仿宋_GB2312"/>
          <w:sz w:val="32"/>
          <w:szCs w:val="32"/>
        </w:rPr>
        <w:t>月，三星半导体部门连续出现三起</w:t>
      </w:r>
      <w:proofErr w:type="spellStart"/>
      <w:r>
        <w:rPr>
          <w:rFonts w:ascii="仿宋_GB2312" w:eastAsia="仿宋_GB2312" w:hAnsi="仿宋_GB2312" w:cs="仿宋_GB2312"/>
          <w:sz w:val="32"/>
          <w:szCs w:val="32"/>
        </w:rPr>
        <w:t>ChatGPT</w:t>
      </w:r>
      <w:proofErr w:type="spellEnd"/>
      <w:r>
        <w:rPr>
          <w:rFonts w:ascii="仿宋_GB2312" w:eastAsia="仿宋_GB2312" w:hAnsi="仿宋_GB2312" w:cs="仿宋_GB2312"/>
          <w:sz w:val="32"/>
          <w:szCs w:val="32"/>
        </w:rPr>
        <w:t>数据泄露事件，源于员工将公司机密输入而导致。截至目前，为避免企业信息泄露，苹果、三星、亚马逊、摩根大通等多家企业已经明确禁止使用外部生成式</w:t>
      </w:r>
      <w:r>
        <w:rPr>
          <w:rFonts w:ascii="仿宋_GB2312" w:eastAsia="仿宋_GB2312" w:hAnsi="仿宋_GB2312" w:cs="仿宋_GB2312"/>
          <w:sz w:val="32"/>
          <w:szCs w:val="32"/>
        </w:rPr>
        <w:t>AI</w:t>
      </w:r>
      <w:r>
        <w:rPr>
          <w:rFonts w:ascii="仿宋_GB2312" w:eastAsia="仿宋_GB2312" w:hAnsi="仿宋_GB2312" w:cs="仿宋_GB2312"/>
          <w:sz w:val="32"/>
          <w:szCs w:val="32"/>
        </w:rPr>
        <w:t>工具。</w:t>
      </w:r>
    </w:p>
    <w:p w:rsidR="00CF3CFD" w:rsidRDefault="00A11083">
      <w:pPr>
        <w:ind w:firstLineChars="200" w:firstLine="640"/>
        <w:rPr>
          <w:rFonts w:ascii="仿宋_GB2312" w:eastAsia="仿宋_GB2312" w:hAnsi="仿宋_GB2312" w:cs="仿宋_GB2312"/>
          <w:sz w:val="32"/>
          <w:szCs w:val="32"/>
        </w:rPr>
      </w:pPr>
      <w:r>
        <w:rPr>
          <w:rFonts w:ascii="仿宋_GB2312" w:eastAsia="仿宋_GB2312" w:hAnsi="仿宋_GB2312" w:cs="仿宋_GB2312"/>
          <w:sz w:val="32"/>
          <w:szCs w:val="32"/>
        </w:rPr>
        <w:t>为避免用户数据泄露，</w:t>
      </w:r>
      <w:proofErr w:type="spellStart"/>
      <w:r>
        <w:rPr>
          <w:rFonts w:ascii="仿宋_GB2312" w:eastAsia="仿宋_GB2312" w:hAnsi="仿宋_GB2312" w:cs="仿宋_GB2312"/>
          <w:sz w:val="32"/>
          <w:szCs w:val="32"/>
        </w:rPr>
        <w:t>ChatGPT</w:t>
      </w:r>
      <w:proofErr w:type="spellEnd"/>
      <w:r>
        <w:rPr>
          <w:rFonts w:ascii="仿宋_GB2312" w:eastAsia="仿宋_GB2312" w:hAnsi="仿宋_GB2312" w:cs="仿宋_GB2312"/>
          <w:sz w:val="32"/>
          <w:szCs w:val="32"/>
        </w:rPr>
        <w:t>采用了数据脱敏处理、加密存储、外部安全审计等方式，但效果有限。在经历数起用户隐</w:t>
      </w:r>
      <w:r>
        <w:rPr>
          <w:rFonts w:ascii="仿宋_GB2312" w:eastAsia="仿宋_GB2312" w:hAnsi="仿宋_GB2312" w:cs="仿宋_GB2312"/>
          <w:sz w:val="32"/>
          <w:szCs w:val="32"/>
        </w:rPr>
        <w:t>私泄露事件后，</w:t>
      </w:r>
      <w:proofErr w:type="spellStart"/>
      <w:r>
        <w:rPr>
          <w:rFonts w:ascii="仿宋_GB2312" w:eastAsia="仿宋_GB2312" w:hAnsi="仿宋_GB2312" w:cs="仿宋_GB2312"/>
          <w:sz w:val="32"/>
          <w:szCs w:val="32"/>
        </w:rPr>
        <w:t>ChatGPT</w:t>
      </w:r>
      <w:proofErr w:type="spellEnd"/>
      <w:r>
        <w:rPr>
          <w:rFonts w:ascii="仿宋_GB2312" w:eastAsia="仿宋_GB2312" w:hAnsi="仿宋_GB2312" w:cs="仿宋_GB2312"/>
          <w:sz w:val="32"/>
          <w:szCs w:val="32"/>
        </w:rPr>
        <w:t>上线了</w:t>
      </w:r>
      <w:r>
        <w:rPr>
          <w:rFonts w:ascii="仿宋_GB2312" w:eastAsia="仿宋_GB2312" w:hAnsi="仿宋_GB2312" w:cs="仿宋_GB2312"/>
          <w:sz w:val="32"/>
          <w:szCs w:val="32"/>
        </w:rPr>
        <w:t>“</w:t>
      </w:r>
      <w:r>
        <w:rPr>
          <w:rFonts w:ascii="仿宋_GB2312" w:eastAsia="仿宋_GB2312" w:hAnsi="仿宋_GB2312" w:cs="仿宋_GB2312"/>
          <w:sz w:val="32"/>
          <w:szCs w:val="32"/>
        </w:rPr>
        <w:t>关闭聊天记录</w:t>
      </w:r>
      <w:r>
        <w:rPr>
          <w:rFonts w:ascii="仿宋_GB2312" w:eastAsia="仿宋_GB2312" w:hAnsi="仿宋_GB2312" w:cs="仿宋_GB2312"/>
          <w:sz w:val="32"/>
          <w:szCs w:val="32"/>
        </w:rPr>
        <w:t>”</w:t>
      </w:r>
      <w:r>
        <w:rPr>
          <w:rFonts w:ascii="仿宋_GB2312" w:eastAsia="仿宋_GB2312" w:hAnsi="仿宋_GB2312" w:cs="仿宋_GB2312"/>
          <w:sz w:val="32"/>
          <w:szCs w:val="32"/>
        </w:rPr>
        <w:t>的功能，开启后用户的隐私数据将不会被保存，这意味着</w:t>
      </w:r>
      <w:proofErr w:type="spellStart"/>
      <w:r>
        <w:rPr>
          <w:rFonts w:ascii="仿宋_GB2312" w:eastAsia="仿宋_GB2312" w:hAnsi="仿宋_GB2312" w:cs="仿宋_GB2312"/>
          <w:sz w:val="32"/>
          <w:szCs w:val="32"/>
        </w:rPr>
        <w:t>ChatGPT</w:t>
      </w:r>
      <w:proofErr w:type="spellEnd"/>
      <w:r>
        <w:rPr>
          <w:rFonts w:ascii="仿宋_GB2312" w:eastAsia="仿宋_GB2312" w:hAnsi="仿宋_GB2312" w:cs="仿宋_GB2312"/>
          <w:sz w:val="32"/>
          <w:szCs w:val="32"/>
        </w:rPr>
        <w:t>将隐私安全的风险又交回了用户手中。</w:t>
      </w:r>
    </w:p>
    <w:p w:rsidR="00CF3CFD" w:rsidRDefault="00A11083">
      <w:pPr>
        <w:spacing w:line="580" w:lineRule="exact"/>
        <w:outlineLvl w:val="0"/>
        <w:rPr>
          <w:rFonts w:ascii="黑体" w:eastAsia="黑体" w:hAnsi="黑体" w:cs="黑体"/>
          <w:b/>
          <w:bCs/>
          <w:sz w:val="32"/>
          <w:szCs w:val="32"/>
        </w:rPr>
      </w:pPr>
      <w:r>
        <w:rPr>
          <w:rFonts w:ascii="黑体" w:eastAsia="黑体" w:hAnsi="黑体" w:cs="黑体" w:hint="eastAsia"/>
          <w:b/>
          <w:bCs/>
          <w:sz w:val="32"/>
          <w:szCs w:val="32"/>
        </w:rPr>
        <w:t>（三）数据合</w:t>
      </w:r>
      <w:proofErr w:type="gramStart"/>
      <w:r>
        <w:rPr>
          <w:rFonts w:ascii="黑体" w:eastAsia="黑体" w:hAnsi="黑体" w:cs="黑体" w:hint="eastAsia"/>
          <w:b/>
          <w:bCs/>
          <w:sz w:val="32"/>
          <w:szCs w:val="32"/>
        </w:rPr>
        <w:t>规</w:t>
      </w:r>
      <w:proofErr w:type="gramEnd"/>
      <w:r>
        <w:rPr>
          <w:rFonts w:ascii="黑体" w:eastAsia="黑体" w:hAnsi="黑体" w:cs="黑体" w:hint="eastAsia"/>
          <w:b/>
          <w:bCs/>
          <w:sz w:val="32"/>
          <w:szCs w:val="32"/>
        </w:rPr>
        <w:t>风险或成为限制大模型发展的首要因素</w:t>
      </w:r>
    </w:p>
    <w:p w:rsidR="00CF3CFD" w:rsidRDefault="00A11083">
      <w:pPr>
        <w:ind w:firstLineChars="200" w:firstLine="640"/>
        <w:rPr>
          <w:rFonts w:ascii="仿宋_GB2312" w:eastAsia="仿宋_GB2312" w:hAnsi="仿宋_GB2312" w:cs="仿宋_GB2312"/>
          <w:sz w:val="32"/>
          <w:szCs w:val="32"/>
        </w:rPr>
      </w:pPr>
      <w:r>
        <w:rPr>
          <w:rFonts w:ascii="仿宋_GB2312" w:eastAsia="仿宋_GB2312" w:hAnsi="仿宋_GB2312" w:cs="仿宋_GB2312"/>
          <w:sz w:val="32"/>
          <w:szCs w:val="32"/>
        </w:rPr>
        <w:t>从公开数据源中获取的数据</w:t>
      </w:r>
      <w:r>
        <w:rPr>
          <w:rFonts w:ascii="仿宋_GB2312" w:eastAsia="仿宋_GB2312" w:hAnsi="仿宋_GB2312" w:cs="仿宋_GB2312" w:hint="eastAsia"/>
          <w:sz w:val="32"/>
          <w:szCs w:val="32"/>
        </w:rPr>
        <w:t>会存在危害国家安全、歧视</w:t>
      </w:r>
      <w:r>
        <w:rPr>
          <w:rFonts w:ascii="仿宋_GB2312" w:eastAsia="仿宋_GB2312" w:hAnsi="仿宋_GB2312" w:cs="仿宋_GB2312"/>
          <w:sz w:val="32"/>
          <w:szCs w:val="32"/>
        </w:rPr>
        <w:t>、暴力、色情、谣言、政治倾向、犯罪等</w:t>
      </w:r>
      <w:r>
        <w:rPr>
          <w:rFonts w:ascii="仿宋_GB2312" w:eastAsia="仿宋_GB2312" w:hAnsi="仿宋_GB2312" w:cs="仿宋_GB2312" w:hint="eastAsia"/>
          <w:sz w:val="32"/>
          <w:szCs w:val="32"/>
        </w:rPr>
        <w:t>不合</w:t>
      </w:r>
      <w:proofErr w:type="gramStart"/>
      <w:r>
        <w:rPr>
          <w:rFonts w:ascii="仿宋_GB2312" w:eastAsia="仿宋_GB2312" w:hAnsi="仿宋_GB2312" w:cs="仿宋_GB2312" w:hint="eastAsia"/>
          <w:sz w:val="32"/>
          <w:szCs w:val="32"/>
        </w:rPr>
        <w:t>规</w:t>
      </w:r>
      <w:proofErr w:type="gramEnd"/>
      <w:r>
        <w:rPr>
          <w:rFonts w:ascii="仿宋_GB2312" w:eastAsia="仿宋_GB2312" w:hAnsi="仿宋_GB2312" w:cs="仿宋_GB2312" w:hint="eastAsia"/>
          <w:sz w:val="32"/>
          <w:szCs w:val="32"/>
        </w:rPr>
        <w:t>数据</w:t>
      </w:r>
      <w:r>
        <w:rPr>
          <w:rFonts w:ascii="仿宋_GB2312" w:eastAsia="仿宋_GB2312" w:hAnsi="仿宋_GB2312" w:cs="仿宋_GB2312"/>
          <w:sz w:val="32"/>
          <w:szCs w:val="32"/>
        </w:rPr>
        <w:t>。</w:t>
      </w:r>
      <w:r>
        <w:rPr>
          <w:rFonts w:ascii="仿宋_GB2312" w:eastAsia="仿宋_GB2312" w:hAnsi="仿宋_GB2312" w:cs="仿宋_GB2312"/>
          <w:b/>
          <w:bCs/>
          <w:sz w:val="32"/>
          <w:szCs w:val="32"/>
        </w:rPr>
        <w:t>这就要求大模型在训练之前需要对数据进行严格清洗和准确标注。</w:t>
      </w:r>
      <w:proofErr w:type="spellStart"/>
      <w:r>
        <w:rPr>
          <w:rFonts w:ascii="仿宋_GB2312" w:eastAsia="仿宋_GB2312" w:hAnsi="仿宋_GB2312" w:cs="仿宋_GB2312"/>
          <w:sz w:val="32"/>
          <w:szCs w:val="32"/>
        </w:rPr>
        <w:t>ChatGPT</w:t>
      </w:r>
      <w:proofErr w:type="spellEnd"/>
      <w:r>
        <w:rPr>
          <w:rFonts w:ascii="仿宋_GB2312" w:eastAsia="仿宋_GB2312" w:hAnsi="仿宋_GB2312" w:cs="仿宋_GB2312"/>
          <w:sz w:val="32"/>
          <w:szCs w:val="32"/>
        </w:rPr>
        <w:t>避免数据合</w:t>
      </w:r>
      <w:proofErr w:type="gramStart"/>
      <w:r>
        <w:rPr>
          <w:rFonts w:ascii="仿宋_GB2312" w:eastAsia="仿宋_GB2312" w:hAnsi="仿宋_GB2312" w:cs="仿宋_GB2312"/>
          <w:sz w:val="32"/>
          <w:szCs w:val="32"/>
        </w:rPr>
        <w:t>规</w:t>
      </w:r>
      <w:proofErr w:type="gramEnd"/>
      <w:r>
        <w:rPr>
          <w:rFonts w:ascii="仿宋_GB2312" w:eastAsia="仿宋_GB2312" w:hAnsi="仿宋_GB2312" w:cs="仿宋_GB2312"/>
          <w:sz w:val="32"/>
          <w:szCs w:val="32"/>
        </w:rPr>
        <w:t>风险的</w:t>
      </w:r>
      <w:r>
        <w:rPr>
          <w:rFonts w:ascii="仿宋_GB2312" w:eastAsia="仿宋_GB2312" w:hAnsi="仿宋_GB2312" w:cs="仿宋_GB2312" w:hint="eastAsia"/>
          <w:sz w:val="32"/>
          <w:szCs w:val="32"/>
        </w:rPr>
        <w:t>方法</w:t>
      </w:r>
      <w:r>
        <w:rPr>
          <w:rFonts w:ascii="仿宋_GB2312" w:eastAsia="仿宋_GB2312" w:hAnsi="仿宋_GB2312" w:cs="仿宋_GB2312"/>
          <w:sz w:val="32"/>
          <w:szCs w:val="32"/>
        </w:rPr>
        <w:t>包括数据清洗、数据标注、模型的预训练、降低不良信息权重、自我反思等。但这些</w:t>
      </w:r>
      <w:r>
        <w:rPr>
          <w:rFonts w:ascii="仿宋_GB2312" w:eastAsia="仿宋_GB2312" w:hAnsi="仿宋_GB2312" w:cs="仿宋_GB2312" w:hint="eastAsia"/>
          <w:sz w:val="32"/>
          <w:szCs w:val="32"/>
        </w:rPr>
        <w:t>方法</w:t>
      </w:r>
      <w:r>
        <w:rPr>
          <w:rFonts w:ascii="仿宋_GB2312" w:eastAsia="仿宋_GB2312" w:hAnsi="仿宋_GB2312" w:cs="仿宋_GB2312"/>
          <w:sz w:val="32"/>
          <w:szCs w:val="32"/>
        </w:rPr>
        <w:t>仍然存在被用户</w:t>
      </w:r>
      <w:r>
        <w:rPr>
          <w:rFonts w:ascii="仿宋_GB2312" w:eastAsia="仿宋_GB2312" w:hAnsi="仿宋_GB2312" w:cs="仿宋_GB2312" w:hint="eastAsia"/>
          <w:sz w:val="32"/>
          <w:szCs w:val="32"/>
        </w:rPr>
        <w:t>通过</w:t>
      </w:r>
      <w:r>
        <w:rPr>
          <w:rFonts w:ascii="仿宋_GB2312" w:eastAsia="仿宋_GB2312" w:hAnsi="仿宋_GB2312" w:cs="仿宋_GB2312"/>
          <w:sz w:val="32"/>
          <w:szCs w:val="32"/>
        </w:rPr>
        <w:t>“</w:t>
      </w:r>
      <w:r>
        <w:rPr>
          <w:rFonts w:ascii="仿宋_GB2312" w:eastAsia="仿宋_GB2312" w:hAnsi="仿宋_GB2312" w:cs="仿宋_GB2312"/>
          <w:sz w:val="32"/>
          <w:szCs w:val="32"/>
        </w:rPr>
        <w:t>恶意诱导</w:t>
      </w:r>
      <w:r>
        <w:rPr>
          <w:rFonts w:ascii="仿宋_GB2312" w:eastAsia="仿宋_GB2312" w:hAnsi="仿宋_GB2312" w:cs="仿宋_GB2312"/>
          <w:sz w:val="32"/>
          <w:szCs w:val="32"/>
        </w:rPr>
        <w:t>”</w:t>
      </w:r>
      <w:r>
        <w:rPr>
          <w:rFonts w:ascii="仿宋_GB2312" w:eastAsia="仿宋_GB2312" w:hAnsi="仿宋_GB2312" w:cs="仿宋_GB2312" w:hint="eastAsia"/>
          <w:sz w:val="32"/>
          <w:szCs w:val="32"/>
        </w:rPr>
        <w:t>的方式绕过</w:t>
      </w:r>
      <w:r>
        <w:rPr>
          <w:rFonts w:ascii="仿宋_GB2312" w:eastAsia="仿宋_GB2312" w:hAnsi="仿宋_GB2312" w:cs="仿宋_GB2312"/>
          <w:sz w:val="32"/>
          <w:szCs w:val="32"/>
        </w:rPr>
        <w:t>，包</w:t>
      </w:r>
      <w:r>
        <w:rPr>
          <w:rFonts w:ascii="仿宋_GB2312" w:eastAsia="仿宋_GB2312" w:hAnsi="仿宋_GB2312" w:cs="仿宋_GB2312"/>
          <w:sz w:val="32"/>
          <w:szCs w:val="32"/>
        </w:rPr>
        <w:t>括生成恶意软件、编造虚假消息。</w:t>
      </w:r>
      <w:r>
        <w:rPr>
          <w:rFonts w:ascii="仿宋_GB2312" w:eastAsia="仿宋_GB2312" w:hAnsi="仿宋_GB2312" w:cs="仿宋_GB2312" w:hint="eastAsia"/>
          <w:sz w:val="32"/>
          <w:szCs w:val="32"/>
        </w:rPr>
        <w:t>国内某</w:t>
      </w:r>
      <w:r>
        <w:rPr>
          <w:rFonts w:ascii="仿宋_GB2312" w:eastAsia="仿宋_GB2312" w:hAnsi="仿宋_GB2312" w:cs="仿宋_GB2312"/>
          <w:sz w:val="32"/>
          <w:szCs w:val="32"/>
        </w:rPr>
        <w:t>用户在利用</w:t>
      </w:r>
      <w:proofErr w:type="spellStart"/>
      <w:r>
        <w:rPr>
          <w:rFonts w:ascii="仿宋_GB2312" w:eastAsia="仿宋_GB2312" w:hAnsi="仿宋_GB2312" w:cs="仿宋_GB2312"/>
          <w:sz w:val="32"/>
          <w:szCs w:val="32"/>
        </w:rPr>
        <w:t>ChatGPT</w:t>
      </w:r>
      <w:proofErr w:type="spellEnd"/>
      <w:r>
        <w:rPr>
          <w:rFonts w:ascii="仿宋_GB2312" w:eastAsia="仿宋_GB2312" w:hAnsi="仿宋_GB2312" w:cs="仿宋_GB2312"/>
          <w:sz w:val="32"/>
          <w:szCs w:val="32"/>
        </w:rPr>
        <w:t>测试过程中，发现利用特定方式可以让</w:t>
      </w:r>
      <w:proofErr w:type="spellStart"/>
      <w:r>
        <w:rPr>
          <w:rFonts w:ascii="仿宋_GB2312" w:eastAsia="仿宋_GB2312" w:hAnsi="仿宋_GB2312" w:cs="仿宋_GB2312"/>
          <w:sz w:val="32"/>
          <w:szCs w:val="32"/>
        </w:rPr>
        <w:t>ChatGPT</w:t>
      </w:r>
      <w:proofErr w:type="spellEnd"/>
      <w:r>
        <w:rPr>
          <w:rFonts w:ascii="仿宋_GB2312" w:eastAsia="仿宋_GB2312" w:hAnsi="仿宋_GB2312" w:cs="仿宋_GB2312"/>
          <w:sz w:val="32"/>
          <w:szCs w:val="32"/>
        </w:rPr>
        <w:t>生成钓鱼信息的</w:t>
      </w:r>
      <w:r>
        <w:rPr>
          <w:rFonts w:ascii="仿宋_GB2312" w:eastAsia="仿宋_GB2312" w:hAnsi="仿宋_GB2312" w:cs="仿宋_GB2312"/>
          <w:sz w:val="32"/>
          <w:szCs w:val="32"/>
        </w:rPr>
        <w:lastRenderedPageBreak/>
        <w:t>模板，从而绕过其监管策略。</w:t>
      </w:r>
    </w:p>
    <w:p w:rsidR="00CF3CFD" w:rsidRDefault="00A11083">
      <w:pPr>
        <w:ind w:firstLineChars="200" w:firstLine="643"/>
        <w:rPr>
          <w:rFonts w:ascii="仿宋_GB2312" w:eastAsia="仿宋_GB2312" w:hAnsi="仿宋_GB2312" w:cs="仿宋_GB2312"/>
          <w:sz w:val="32"/>
          <w:szCs w:val="32"/>
        </w:rPr>
      </w:pPr>
      <w:r>
        <w:rPr>
          <w:rFonts w:ascii="仿宋_GB2312" w:eastAsia="仿宋_GB2312" w:hAnsi="仿宋_GB2312" w:cs="仿宋_GB2312" w:hint="eastAsia"/>
          <w:b/>
          <w:bCs/>
          <w:sz w:val="32"/>
          <w:szCs w:val="32"/>
        </w:rPr>
        <w:t>全球范围内，针对人工智能的监管已经来临。</w:t>
      </w:r>
      <w:r>
        <w:rPr>
          <w:rFonts w:ascii="仿宋_GB2312" w:eastAsia="仿宋_GB2312" w:hAnsi="仿宋_GB2312" w:cs="仿宋_GB2312" w:hint="eastAsia"/>
          <w:sz w:val="32"/>
          <w:szCs w:val="32"/>
        </w:rPr>
        <w:t>美国、欧洲、中国均已经对大模型的监管提出相应的政策及法案，对生成式人工智能的个人隐私、知识产权、虚假信息、政治倾向等方面提出了监管意见。美国商务部下属国家电信和信息管理局</w:t>
      </w:r>
      <w:r>
        <w:rPr>
          <w:rFonts w:ascii="仿宋_GB2312" w:eastAsia="仿宋_GB2312" w:hAnsi="仿宋_GB2312" w:cs="仿宋_GB2312" w:hint="eastAsia"/>
          <w:sz w:val="32"/>
          <w:szCs w:val="32"/>
        </w:rPr>
        <w:t xml:space="preserve"> (NTIA) </w:t>
      </w:r>
      <w:r>
        <w:rPr>
          <w:rFonts w:ascii="仿宋_GB2312" w:eastAsia="仿宋_GB2312" w:hAnsi="仿宋_GB2312" w:cs="仿宋_GB2312" w:hint="eastAsia"/>
          <w:sz w:val="32"/>
          <w:szCs w:val="32"/>
        </w:rPr>
        <w:t>在</w:t>
      </w:r>
      <w:r>
        <w:rPr>
          <w:rFonts w:ascii="仿宋_GB2312" w:eastAsia="仿宋_GB2312" w:hAnsi="仿宋_GB2312" w:cs="仿宋_GB2312" w:hint="eastAsia"/>
          <w:sz w:val="32"/>
          <w:szCs w:val="32"/>
        </w:rPr>
        <w:t>4</w:t>
      </w:r>
      <w:r>
        <w:rPr>
          <w:rFonts w:ascii="仿宋_GB2312" w:eastAsia="仿宋_GB2312" w:hAnsi="仿宋_GB2312" w:cs="仿宋_GB2312" w:hint="eastAsia"/>
          <w:sz w:val="32"/>
          <w:szCs w:val="32"/>
        </w:rPr>
        <w:t>月</w:t>
      </w:r>
      <w:r>
        <w:rPr>
          <w:rFonts w:ascii="仿宋_GB2312" w:eastAsia="仿宋_GB2312" w:hAnsi="仿宋_GB2312" w:cs="仿宋_GB2312" w:hint="eastAsia"/>
          <w:sz w:val="32"/>
          <w:szCs w:val="32"/>
        </w:rPr>
        <w:t>11</w:t>
      </w:r>
      <w:r>
        <w:rPr>
          <w:rFonts w:ascii="仿宋_GB2312" w:eastAsia="仿宋_GB2312" w:hAnsi="仿宋_GB2312" w:cs="仿宋_GB2312" w:hint="eastAsia"/>
          <w:sz w:val="32"/>
          <w:szCs w:val="32"/>
        </w:rPr>
        <w:t>日发起了一项关于</w:t>
      </w:r>
      <w:r>
        <w:rPr>
          <w:rFonts w:ascii="仿宋_GB2312" w:eastAsia="仿宋_GB2312" w:hAnsi="仿宋_GB2312" w:cs="仿宋_GB2312" w:hint="eastAsia"/>
          <w:sz w:val="32"/>
          <w:szCs w:val="32"/>
        </w:rPr>
        <w:t>AI</w:t>
      </w:r>
      <w:r>
        <w:rPr>
          <w:rFonts w:ascii="仿宋_GB2312" w:eastAsia="仿宋_GB2312" w:hAnsi="仿宋_GB2312" w:cs="仿宋_GB2312" w:hint="eastAsia"/>
          <w:sz w:val="32"/>
          <w:szCs w:val="32"/>
        </w:rPr>
        <w:t>风险和机遇的征求意见倡议，涉及歧视标准、社会和治理保证、风险管理、透明度和反偏见等。并在</w:t>
      </w:r>
      <w:r>
        <w:rPr>
          <w:rFonts w:ascii="仿宋_GB2312" w:eastAsia="仿宋_GB2312" w:hAnsi="仿宋_GB2312" w:cs="仿宋_GB2312" w:hint="eastAsia"/>
          <w:sz w:val="32"/>
          <w:szCs w:val="32"/>
        </w:rPr>
        <w:t>5</w:t>
      </w:r>
      <w:r>
        <w:rPr>
          <w:rFonts w:ascii="仿宋_GB2312" w:eastAsia="仿宋_GB2312" w:hAnsi="仿宋_GB2312" w:cs="仿宋_GB2312" w:hint="eastAsia"/>
          <w:sz w:val="32"/>
          <w:szCs w:val="32"/>
        </w:rPr>
        <w:t>月</w:t>
      </w:r>
      <w:r>
        <w:rPr>
          <w:rFonts w:ascii="仿宋_GB2312" w:eastAsia="仿宋_GB2312" w:hAnsi="仿宋_GB2312" w:cs="仿宋_GB2312" w:hint="eastAsia"/>
          <w:sz w:val="32"/>
          <w:szCs w:val="32"/>
        </w:rPr>
        <w:t>16</w:t>
      </w:r>
      <w:r>
        <w:rPr>
          <w:rFonts w:ascii="仿宋_GB2312" w:eastAsia="仿宋_GB2312" w:hAnsi="仿宋_GB2312" w:cs="仿宋_GB2312" w:hint="eastAsia"/>
          <w:sz w:val="32"/>
          <w:szCs w:val="32"/>
        </w:rPr>
        <w:t>日举行了</w:t>
      </w:r>
      <w:proofErr w:type="spellStart"/>
      <w:r>
        <w:rPr>
          <w:rFonts w:ascii="仿宋_GB2312" w:eastAsia="仿宋_GB2312" w:hAnsi="仿宋_GB2312" w:cs="仿宋_GB2312" w:hint="eastAsia"/>
          <w:sz w:val="32"/>
          <w:szCs w:val="32"/>
        </w:rPr>
        <w:t>O</w:t>
      </w:r>
      <w:r>
        <w:rPr>
          <w:rFonts w:ascii="仿宋_GB2312" w:eastAsia="仿宋_GB2312" w:hAnsi="仿宋_GB2312" w:cs="仿宋_GB2312" w:hint="eastAsia"/>
          <w:sz w:val="32"/>
          <w:szCs w:val="32"/>
        </w:rPr>
        <w:t>penAI</w:t>
      </w:r>
      <w:proofErr w:type="spellEnd"/>
      <w:r>
        <w:rPr>
          <w:rFonts w:ascii="仿宋_GB2312" w:eastAsia="仿宋_GB2312" w:hAnsi="仿宋_GB2312" w:cs="仿宋_GB2312" w:hint="eastAsia"/>
          <w:sz w:val="32"/>
          <w:szCs w:val="32"/>
        </w:rPr>
        <w:t>听证会，围绕着版权侵害、虚假内容、影响选举、数据安全、大公司垄断等议题展开。</w:t>
      </w:r>
      <w:proofErr w:type="spellStart"/>
      <w:r>
        <w:rPr>
          <w:rFonts w:ascii="仿宋_GB2312" w:eastAsia="仿宋_GB2312" w:hAnsi="仿宋_GB2312" w:cs="仿宋_GB2312" w:hint="eastAsia"/>
          <w:sz w:val="32"/>
          <w:szCs w:val="32"/>
        </w:rPr>
        <w:t>OpenAI</w:t>
      </w:r>
      <w:proofErr w:type="spellEnd"/>
      <w:r>
        <w:rPr>
          <w:rFonts w:ascii="仿宋_GB2312" w:eastAsia="仿宋_GB2312" w:hAnsi="仿宋_GB2312" w:cs="仿宋_GB2312" w:hint="eastAsia"/>
          <w:sz w:val="32"/>
          <w:szCs w:val="32"/>
        </w:rPr>
        <w:t>的</w:t>
      </w:r>
      <w:r>
        <w:rPr>
          <w:rFonts w:ascii="仿宋_GB2312" w:eastAsia="仿宋_GB2312" w:hAnsi="仿宋_GB2312" w:cs="仿宋_GB2312" w:hint="eastAsia"/>
          <w:sz w:val="32"/>
          <w:szCs w:val="32"/>
        </w:rPr>
        <w:t>C</w:t>
      </w:r>
      <w:r>
        <w:rPr>
          <w:rFonts w:ascii="仿宋_GB2312" w:eastAsia="仿宋_GB2312" w:hAnsi="仿宋_GB2312" w:cs="仿宋_GB2312"/>
          <w:sz w:val="32"/>
          <w:szCs w:val="32"/>
        </w:rPr>
        <w:t xml:space="preserve">EO </w:t>
      </w:r>
      <w:r>
        <w:rPr>
          <w:rFonts w:ascii="仿宋_GB2312" w:eastAsia="仿宋_GB2312" w:hAnsi="仿宋_GB2312" w:cs="仿宋_GB2312" w:hint="eastAsia"/>
          <w:sz w:val="32"/>
          <w:szCs w:val="32"/>
        </w:rPr>
        <w:t>Altman</w:t>
      </w:r>
      <w:r>
        <w:rPr>
          <w:rFonts w:ascii="仿宋_GB2312" w:eastAsia="仿宋_GB2312" w:hAnsi="仿宋_GB2312" w:cs="仿宋_GB2312" w:hint="eastAsia"/>
          <w:sz w:val="32"/>
          <w:szCs w:val="32"/>
        </w:rPr>
        <w:t>在听证会上就美国政府应该如何监管</w:t>
      </w:r>
      <w:r>
        <w:rPr>
          <w:rFonts w:ascii="仿宋_GB2312" w:eastAsia="仿宋_GB2312" w:hAnsi="仿宋_GB2312" w:cs="仿宋_GB2312" w:hint="eastAsia"/>
          <w:sz w:val="32"/>
          <w:szCs w:val="32"/>
        </w:rPr>
        <w:t>AI</w:t>
      </w:r>
      <w:r>
        <w:rPr>
          <w:rFonts w:ascii="仿宋_GB2312" w:eastAsia="仿宋_GB2312" w:hAnsi="仿宋_GB2312" w:cs="仿宋_GB2312" w:hint="eastAsia"/>
          <w:sz w:val="32"/>
          <w:szCs w:val="32"/>
        </w:rPr>
        <w:t>公司，提了四条建议：一是组建一个新的政府机构，负责给</w:t>
      </w:r>
      <w:r>
        <w:rPr>
          <w:rFonts w:ascii="仿宋_GB2312" w:eastAsia="仿宋_GB2312" w:hAnsi="仿宋_GB2312" w:cs="仿宋_GB2312" w:hint="eastAsia"/>
          <w:sz w:val="32"/>
          <w:szCs w:val="32"/>
        </w:rPr>
        <w:t>AI</w:t>
      </w:r>
      <w:r>
        <w:rPr>
          <w:rFonts w:ascii="仿宋_GB2312" w:eastAsia="仿宋_GB2312" w:hAnsi="仿宋_GB2312" w:cs="仿宋_GB2312" w:hint="eastAsia"/>
          <w:sz w:val="32"/>
          <w:szCs w:val="32"/>
        </w:rPr>
        <w:t>厂商提供许可证，并吊销不符合政府标准的厂商的许可证；二是为</w:t>
      </w:r>
      <w:r>
        <w:rPr>
          <w:rFonts w:ascii="仿宋_GB2312" w:eastAsia="仿宋_GB2312" w:hAnsi="仿宋_GB2312" w:cs="仿宋_GB2312" w:hint="eastAsia"/>
          <w:sz w:val="32"/>
          <w:szCs w:val="32"/>
        </w:rPr>
        <w:t>AI</w:t>
      </w:r>
      <w:r>
        <w:rPr>
          <w:rFonts w:ascii="仿宋_GB2312" w:eastAsia="仿宋_GB2312" w:hAnsi="仿宋_GB2312" w:cs="仿宋_GB2312" w:hint="eastAsia"/>
          <w:sz w:val="32"/>
          <w:szCs w:val="32"/>
        </w:rPr>
        <w:t>大模型创建一套安全标准，大模型必须通过安全测试与风险评估；三是指派第三方专家独立审核</w:t>
      </w:r>
      <w:r>
        <w:rPr>
          <w:rFonts w:ascii="仿宋_GB2312" w:eastAsia="仿宋_GB2312" w:hAnsi="仿宋_GB2312" w:cs="仿宋_GB2312" w:hint="eastAsia"/>
          <w:sz w:val="32"/>
          <w:szCs w:val="32"/>
        </w:rPr>
        <w:t>AI</w:t>
      </w:r>
      <w:r>
        <w:rPr>
          <w:rFonts w:ascii="仿宋_GB2312" w:eastAsia="仿宋_GB2312" w:hAnsi="仿宋_GB2312" w:cs="仿宋_GB2312" w:hint="eastAsia"/>
          <w:sz w:val="32"/>
          <w:szCs w:val="32"/>
        </w:rPr>
        <w:t>产品的各方面指标；四是创立一个由美国领导为</w:t>
      </w:r>
      <w:r>
        <w:rPr>
          <w:rFonts w:ascii="仿宋_GB2312" w:eastAsia="仿宋_GB2312" w:hAnsi="仿宋_GB2312" w:cs="仿宋_GB2312" w:hint="eastAsia"/>
          <w:sz w:val="32"/>
          <w:szCs w:val="32"/>
        </w:rPr>
        <w:t>AI</w:t>
      </w:r>
      <w:r>
        <w:rPr>
          <w:rFonts w:ascii="仿宋_GB2312" w:eastAsia="仿宋_GB2312" w:hAnsi="仿宋_GB2312" w:cs="仿宋_GB2312" w:hint="eastAsia"/>
          <w:sz w:val="32"/>
          <w:szCs w:val="32"/>
        </w:rPr>
        <w:t>制定相关标准的国际组织。欧盟在</w:t>
      </w:r>
      <w:r>
        <w:rPr>
          <w:rFonts w:ascii="仿宋_GB2312" w:eastAsia="仿宋_GB2312" w:hAnsi="仿宋_GB2312" w:cs="仿宋_GB2312" w:hint="eastAsia"/>
          <w:sz w:val="32"/>
          <w:szCs w:val="32"/>
        </w:rPr>
        <w:t>5</w:t>
      </w:r>
      <w:r>
        <w:rPr>
          <w:rFonts w:ascii="仿宋_GB2312" w:eastAsia="仿宋_GB2312" w:hAnsi="仿宋_GB2312" w:cs="仿宋_GB2312" w:hint="eastAsia"/>
          <w:sz w:val="32"/>
          <w:szCs w:val="32"/>
        </w:rPr>
        <w:t>月</w:t>
      </w:r>
      <w:r>
        <w:rPr>
          <w:rFonts w:ascii="仿宋_GB2312" w:eastAsia="仿宋_GB2312" w:hAnsi="仿宋_GB2312" w:cs="仿宋_GB2312" w:hint="eastAsia"/>
          <w:sz w:val="32"/>
          <w:szCs w:val="32"/>
        </w:rPr>
        <w:t>11</w:t>
      </w:r>
      <w:r>
        <w:rPr>
          <w:rFonts w:ascii="仿宋_GB2312" w:eastAsia="仿宋_GB2312" w:hAnsi="仿宋_GB2312" w:cs="仿宋_GB2312" w:hint="eastAsia"/>
          <w:sz w:val="32"/>
          <w:szCs w:val="32"/>
        </w:rPr>
        <w:t>日通过了《欧盟人工智能法案（</w:t>
      </w:r>
      <w:r>
        <w:rPr>
          <w:rFonts w:ascii="仿宋_GB2312" w:eastAsia="仿宋_GB2312" w:hAnsi="仿宋_GB2312" w:cs="仿宋_GB2312" w:hint="eastAsia"/>
          <w:sz w:val="32"/>
          <w:szCs w:val="32"/>
        </w:rPr>
        <w:t>The AI Act</w:t>
      </w:r>
      <w:r>
        <w:rPr>
          <w:rFonts w:ascii="仿宋_GB2312" w:eastAsia="仿宋_GB2312" w:hAnsi="仿宋_GB2312" w:cs="仿宋_GB2312" w:hint="eastAsia"/>
          <w:sz w:val="32"/>
          <w:szCs w:val="32"/>
        </w:rPr>
        <w:t>）》，该法案针对不</w:t>
      </w:r>
      <w:r>
        <w:rPr>
          <w:rFonts w:ascii="仿宋_GB2312" w:eastAsia="仿宋_GB2312" w:hAnsi="仿宋_GB2312" w:cs="仿宋_GB2312" w:hint="eastAsia"/>
          <w:sz w:val="32"/>
          <w:szCs w:val="32"/>
        </w:rPr>
        <w:t>同类型的人工智能系统制定了相应的监管措施，区分了不可接受的风险、高风险、有限风险和低或轻微风险四种风险类型，并针对不同类型施加了不同的监管措施以及相应类型的人工智能系统的提供者义务。</w:t>
      </w:r>
      <w:ins w:id="4" w:author="杨庆丰" w:date="2023-06-13T18:21:00Z">
        <w:r w:rsidR="00F50A23">
          <w:rPr>
            <w:rFonts w:ascii="仿宋_GB2312" w:eastAsia="仿宋_GB2312" w:hAnsi="仿宋_GB2312" w:cs="仿宋_GB2312" w:hint="eastAsia"/>
            <w:sz w:val="32"/>
            <w:szCs w:val="32"/>
          </w:rPr>
          <w:t>中央</w:t>
        </w:r>
      </w:ins>
      <w:del w:id="5" w:author="杨庆丰" w:date="2023-06-13T18:20:00Z">
        <w:r w:rsidDel="00F50A23">
          <w:rPr>
            <w:rFonts w:ascii="仿宋_GB2312" w:eastAsia="仿宋_GB2312" w:hAnsi="仿宋_GB2312" w:cs="仿宋_GB2312" w:hint="eastAsia"/>
            <w:sz w:val="32"/>
            <w:szCs w:val="32"/>
          </w:rPr>
          <w:delText>中</w:delText>
        </w:r>
        <w:r w:rsidDel="00F50A23">
          <w:rPr>
            <w:rFonts w:ascii="仿宋_GB2312" w:eastAsia="仿宋_GB2312" w:hAnsi="仿宋_GB2312" w:cs="仿宋_GB2312" w:hint="eastAsia"/>
            <w:sz w:val="32"/>
            <w:szCs w:val="32"/>
          </w:rPr>
          <w:delText>国</w:delText>
        </w:r>
      </w:del>
      <w:proofErr w:type="gramStart"/>
      <w:r>
        <w:rPr>
          <w:rFonts w:ascii="仿宋_GB2312" w:eastAsia="仿宋_GB2312" w:hAnsi="仿宋_GB2312" w:cs="仿宋_GB2312" w:hint="eastAsia"/>
          <w:sz w:val="32"/>
          <w:szCs w:val="32"/>
        </w:rPr>
        <w:t>网信办在</w:t>
      </w:r>
      <w:proofErr w:type="gramEnd"/>
      <w:r>
        <w:rPr>
          <w:rFonts w:ascii="仿宋_GB2312" w:eastAsia="仿宋_GB2312" w:hAnsi="仿宋_GB2312" w:cs="仿宋_GB2312" w:hint="eastAsia"/>
          <w:sz w:val="32"/>
          <w:szCs w:val="32"/>
        </w:rPr>
        <w:t>4</w:t>
      </w:r>
      <w:r>
        <w:rPr>
          <w:rFonts w:ascii="仿宋_GB2312" w:eastAsia="仿宋_GB2312" w:hAnsi="仿宋_GB2312" w:cs="仿宋_GB2312" w:hint="eastAsia"/>
          <w:sz w:val="32"/>
          <w:szCs w:val="32"/>
        </w:rPr>
        <w:t>月</w:t>
      </w:r>
      <w:r>
        <w:rPr>
          <w:rFonts w:ascii="仿宋_GB2312" w:eastAsia="仿宋_GB2312" w:hAnsi="仿宋_GB2312" w:cs="仿宋_GB2312" w:hint="eastAsia"/>
          <w:sz w:val="32"/>
          <w:szCs w:val="32"/>
        </w:rPr>
        <w:t>11</w:t>
      </w:r>
      <w:r>
        <w:rPr>
          <w:rFonts w:ascii="仿宋_GB2312" w:eastAsia="仿宋_GB2312" w:hAnsi="仿宋_GB2312" w:cs="仿宋_GB2312" w:hint="eastAsia"/>
          <w:sz w:val="32"/>
          <w:szCs w:val="32"/>
        </w:rPr>
        <w:t>日发布《生成式人工智能服务管理办法（征求意见稿）》，并对大</w:t>
      </w:r>
      <w:r>
        <w:rPr>
          <w:rFonts w:ascii="仿宋_GB2312" w:eastAsia="仿宋_GB2312" w:hAnsi="仿宋_GB2312" w:cs="仿宋_GB2312" w:hint="eastAsia"/>
          <w:sz w:val="32"/>
          <w:szCs w:val="32"/>
        </w:rPr>
        <w:lastRenderedPageBreak/>
        <w:t>模型备案、安全评估、内容真实准确、尊重他人合法利益、公平竞争、处罚等问题</w:t>
      </w:r>
      <w:proofErr w:type="gramStart"/>
      <w:r>
        <w:rPr>
          <w:rFonts w:ascii="仿宋_GB2312" w:eastAsia="仿宋_GB2312" w:hAnsi="仿宋_GB2312" w:cs="仿宋_GB2312" w:hint="eastAsia"/>
          <w:sz w:val="32"/>
          <w:szCs w:val="32"/>
        </w:rPr>
        <w:t>作出</w:t>
      </w:r>
      <w:proofErr w:type="gramEnd"/>
      <w:r>
        <w:rPr>
          <w:rFonts w:ascii="仿宋_GB2312" w:eastAsia="仿宋_GB2312" w:hAnsi="仿宋_GB2312" w:cs="仿宋_GB2312" w:hint="eastAsia"/>
          <w:sz w:val="32"/>
          <w:szCs w:val="32"/>
        </w:rPr>
        <w:t>了相关规定。</w:t>
      </w:r>
    </w:p>
    <w:p w:rsidR="00CF3CFD" w:rsidRDefault="00A11083">
      <w:pPr>
        <w:spacing w:line="580" w:lineRule="exact"/>
        <w:ind w:firstLineChars="200" w:firstLine="640"/>
        <w:outlineLvl w:val="0"/>
        <w:rPr>
          <w:rFonts w:ascii="黑体" w:eastAsia="黑体" w:hAnsi="黑体" w:cs="黑体"/>
          <w:sz w:val="32"/>
          <w:szCs w:val="32"/>
        </w:rPr>
      </w:pPr>
      <w:r>
        <w:rPr>
          <w:rFonts w:ascii="黑体" w:eastAsia="黑体" w:hAnsi="黑体" w:cs="黑体" w:hint="eastAsia"/>
          <w:sz w:val="32"/>
          <w:szCs w:val="32"/>
        </w:rPr>
        <w:t>三、相关建议</w:t>
      </w:r>
    </w:p>
    <w:p w:rsidR="00CF3CFD" w:rsidRDefault="00A11083">
      <w:pPr>
        <w:ind w:firstLineChars="200" w:firstLine="643"/>
        <w:rPr>
          <w:rFonts w:ascii="仿宋_GB2312" w:eastAsia="仿宋_GB2312" w:hAnsi="仿宋_GB2312" w:cs="仿宋_GB2312"/>
          <w:color w:val="000000" w:themeColor="text1"/>
          <w:sz w:val="32"/>
          <w:szCs w:val="32"/>
        </w:rPr>
      </w:pPr>
      <w:bookmarkStart w:id="6" w:name="_Hlk137116032"/>
      <w:r>
        <w:rPr>
          <w:rFonts w:ascii="仿宋_GB2312" w:eastAsia="仿宋_GB2312" w:hAnsi="仿宋_GB2312" w:cs="仿宋_GB2312" w:hint="eastAsia"/>
          <w:b/>
          <w:bCs/>
          <w:color w:val="000000" w:themeColor="text1"/>
          <w:sz w:val="32"/>
          <w:szCs w:val="32"/>
        </w:rPr>
        <w:t>（一）建立数据合</w:t>
      </w:r>
      <w:proofErr w:type="gramStart"/>
      <w:r>
        <w:rPr>
          <w:rFonts w:ascii="仿宋_GB2312" w:eastAsia="仿宋_GB2312" w:hAnsi="仿宋_GB2312" w:cs="仿宋_GB2312" w:hint="eastAsia"/>
          <w:b/>
          <w:bCs/>
          <w:color w:val="000000" w:themeColor="text1"/>
          <w:sz w:val="32"/>
          <w:szCs w:val="32"/>
        </w:rPr>
        <w:t>规</w:t>
      </w:r>
      <w:proofErr w:type="gramEnd"/>
      <w:r>
        <w:rPr>
          <w:rFonts w:ascii="仿宋_GB2312" w:eastAsia="仿宋_GB2312" w:hAnsi="仿宋_GB2312" w:cs="仿宋_GB2312" w:hint="eastAsia"/>
          <w:b/>
          <w:bCs/>
          <w:color w:val="000000" w:themeColor="text1"/>
          <w:sz w:val="32"/>
          <w:szCs w:val="32"/>
        </w:rPr>
        <w:t>的监管和评估机制。</w:t>
      </w:r>
      <w:r>
        <w:rPr>
          <w:rFonts w:ascii="仿宋_GB2312" w:eastAsia="仿宋_GB2312" w:hAnsi="仿宋_GB2312" w:cs="仿宋_GB2312" w:hint="eastAsia"/>
          <w:color w:val="000000" w:themeColor="text1"/>
          <w:sz w:val="32"/>
          <w:szCs w:val="32"/>
        </w:rPr>
        <w:t>推动</w:t>
      </w:r>
      <w:r>
        <w:rPr>
          <w:rFonts w:ascii="仿宋_GB2312" w:eastAsia="仿宋_GB2312" w:hAnsi="仿宋_GB2312" w:cs="仿宋_GB2312" w:hint="eastAsia"/>
          <w:color w:val="000000" w:themeColor="text1"/>
          <w:sz w:val="32"/>
          <w:szCs w:val="32"/>
        </w:rPr>
        <w:t>A</w:t>
      </w:r>
      <w:r>
        <w:rPr>
          <w:rFonts w:ascii="仿宋_GB2312" w:eastAsia="仿宋_GB2312" w:hAnsi="仿宋_GB2312" w:cs="仿宋_GB2312"/>
          <w:color w:val="000000" w:themeColor="text1"/>
          <w:sz w:val="32"/>
          <w:szCs w:val="32"/>
        </w:rPr>
        <w:t>IGC</w:t>
      </w:r>
      <w:r>
        <w:rPr>
          <w:rFonts w:ascii="仿宋_GB2312" w:eastAsia="仿宋_GB2312" w:hAnsi="仿宋_GB2312" w:cs="仿宋_GB2312" w:hint="eastAsia"/>
          <w:color w:val="000000" w:themeColor="text1"/>
          <w:sz w:val="32"/>
          <w:szCs w:val="32"/>
        </w:rPr>
        <w:t>监管立法，保护和规范人工智能领域的内容合</w:t>
      </w:r>
      <w:proofErr w:type="gramStart"/>
      <w:r>
        <w:rPr>
          <w:rFonts w:ascii="仿宋_GB2312" w:eastAsia="仿宋_GB2312" w:hAnsi="仿宋_GB2312" w:cs="仿宋_GB2312" w:hint="eastAsia"/>
          <w:color w:val="000000" w:themeColor="text1"/>
          <w:sz w:val="32"/>
          <w:szCs w:val="32"/>
        </w:rPr>
        <w:t>规</w:t>
      </w:r>
      <w:proofErr w:type="gramEnd"/>
      <w:r>
        <w:rPr>
          <w:rFonts w:ascii="仿宋_GB2312" w:eastAsia="仿宋_GB2312" w:hAnsi="仿宋_GB2312" w:cs="仿宋_GB2312" w:hint="eastAsia"/>
          <w:color w:val="000000" w:themeColor="text1"/>
          <w:sz w:val="32"/>
          <w:szCs w:val="32"/>
        </w:rPr>
        <w:t>。相关机构和政府部门应建立相应的监管机制，对大模型的数据采集来源、处理方法、合</w:t>
      </w:r>
      <w:proofErr w:type="gramStart"/>
      <w:r>
        <w:rPr>
          <w:rFonts w:ascii="仿宋_GB2312" w:eastAsia="仿宋_GB2312" w:hAnsi="仿宋_GB2312" w:cs="仿宋_GB2312" w:hint="eastAsia"/>
          <w:color w:val="000000" w:themeColor="text1"/>
          <w:sz w:val="32"/>
          <w:szCs w:val="32"/>
        </w:rPr>
        <w:t>规</w:t>
      </w:r>
      <w:proofErr w:type="gramEnd"/>
      <w:r>
        <w:rPr>
          <w:rFonts w:ascii="仿宋_GB2312" w:eastAsia="仿宋_GB2312" w:hAnsi="仿宋_GB2312" w:cs="仿宋_GB2312" w:hint="eastAsia"/>
          <w:color w:val="000000" w:themeColor="text1"/>
          <w:sz w:val="32"/>
          <w:szCs w:val="32"/>
        </w:rPr>
        <w:t>性等进行监督和审查。此外，应加强对大模型的社会影响和风险评估，及时发现和解决可能存在的问题。</w:t>
      </w:r>
    </w:p>
    <w:p w:rsidR="00CF3CFD" w:rsidRDefault="00A11083">
      <w:pPr>
        <w:ind w:firstLineChars="200" w:firstLine="643"/>
        <w:rPr>
          <w:rFonts w:ascii="仿宋_GB2312" w:eastAsia="仿宋_GB2312" w:hAnsi="仿宋_GB2312" w:cs="仿宋_GB2312"/>
          <w:color w:val="000000" w:themeColor="text1"/>
          <w:sz w:val="32"/>
          <w:szCs w:val="32"/>
        </w:rPr>
      </w:pPr>
      <w:bookmarkStart w:id="7" w:name="_Hlk137116057"/>
      <w:bookmarkEnd w:id="6"/>
      <w:r>
        <w:rPr>
          <w:rFonts w:ascii="仿宋_GB2312" w:eastAsia="仿宋_GB2312" w:hAnsi="仿宋_GB2312" w:cs="仿宋_GB2312" w:hint="eastAsia"/>
          <w:b/>
          <w:bCs/>
          <w:color w:val="000000" w:themeColor="text1"/>
          <w:sz w:val="32"/>
          <w:szCs w:val="32"/>
        </w:rPr>
        <w:t>（二）加强数据保护和安全措施</w:t>
      </w:r>
      <w:bookmarkEnd w:id="7"/>
      <w:r>
        <w:rPr>
          <w:rFonts w:ascii="仿宋_GB2312" w:eastAsia="仿宋_GB2312" w:hAnsi="仿宋_GB2312" w:cs="仿宋_GB2312" w:hint="eastAsia"/>
          <w:b/>
          <w:bCs/>
          <w:color w:val="000000" w:themeColor="text1"/>
          <w:sz w:val="32"/>
          <w:szCs w:val="32"/>
        </w:rPr>
        <w:t>。</w:t>
      </w:r>
      <w:r>
        <w:rPr>
          <w:rFonts w:ascii="仿宋_GB2312" w:eastAsia="仿宋_GB2312" w:hAnsi="仿宋_GB2312" w:cs="仿宋_GB2312" w:hint="eastAsia"/>
          <w:color w:val="000000" w:themeColor="text1"/>
          <w:sz w:val="32"/>
          <w:szCs w:val="32"/>
        </w:rPr>
        <w:t>相关机构和企业应制定严格的数据隐私保护政策，加强数据安全技术和措施，确保用户个人隐私得到充分保护。同时，要加强数据共享和合作的安全管理，防止数据泄漏和滥用。</w:t>
      </w:r>
    </w:p>
    <w:p w:rsidR="00CF3CFD" w:rsidRDefault="00A11083">
      <w:pPr>
        <w:ind w:firstLineChars="200" w:firstLine="643"/>
        <w:rPr>
          <w:rFonts w:ascii="仿宋_GB2312" w:eastAsia="仿宋_GB2312" w:hAnsi="仿宋_GB2312" w:cs="仿宋_GB2312"/>
          <w:color w:val="000000" w:themeColor="text1"/>
          <w:sz w:val="32"/>
          <w:szCs w:val="32"/>
        </w:rPr>
      </w:pPr>
      <w:bookmarkStart w:id="8" w:name="_Hlk137116071"/>
      <w:r>
        <w:rPr>
          <w:rFonts w:ascii="仿宋_GB2312" w:eastAsia="仿宋_GB2312" w:hAnsi="仿宋_GB2312" w:cs="仿宋_GB2312" w:hint="eastAsia"/>
          <w:b/>
          <w:bCs/>
          <w:color w:val="000000" w:themeColor="text1"/>
          <w:sz w:val="32"/>
          <w:szCs w:val="32"/>
        </w:rPr>
        <w:t>（三）</w:t>
      </w:r>
      <w:bookmarkEnd w:id="8"/>
      <w:r>
        <w:rPr>
          <w:rFonts w:ascii="仿宋_GB2312" w:eastAsia="仿宋_GB2312" w:hAnsi="仿宋_GB2312" w:cs="仿宋_GB2312" w:hint="eastAsia"/>
          <w:b/>
          <w:bCs/>
          <w:color w:val="000000" w:themeColor="text1"/>
          <w:sz w:val="32"/>
          <w:szCs w:val="32"/>
        </w:rPr>
        <w:t>加强高质量数据集发展。</w:t>
      </w:r>
      <w:r>
        <w:rPr>
          <w:rFonts w:ascii="仿宋_GB2312" w:eastAsia="仿宋_GB2312" w:hAnsi="仿宋_GB2312" w:cs="仿宋_GB2312" w:hint="eastAsia"/>
          <w:color w:val="000000" w:themeColor="text1"/>
          <w:sz w:val="32"/>
          <w:szCs w:val="32"/>
        </w:rPr>
        <w:t>一方面，借助数字中国战略，</w:t>
      </w:r>
      <w:r>
        <w:rPr>
          <w:rFonts w:ascii="仿宋_GB2312" w:eastAsia="仿宋_GB2312" w:hAnsi="仿宋_GB2312" w:cs="仿宋_GB2312" w:hint="eastAsia"/>
          <w:color w:val="000000" w:themeColor="text1"/>
          <w:sz w:val="32"/>
          <w:szCs w:val="32"/>
        </w:rPr>
        <w:t>通过</w:t>
      </w:r>
      <w:r>
        <w:rPr>
          <w:rFonts w:ascii="仿宋_GB2312" w:eastAsia="仿宋_GB2312" w:hAnsi="仿宋_GB2312" w:cs="仿宋_GB2312" w:hint="eastAsia"/>
          <w:color w:val="000000" w:themeColor="text1"/>
          <w:sz w:val="32"/>
          <w:szCs w:val="32"/>
        </w:rPr>
        <w:t>数据交易所，</w:t>
      </w:r>
      <w:r>
        <w:rPr>
          <w:rFonts w:ascii="仿宋_GB2312" w:eastAsia="仿宋_GB2312" w:hAnsi="仿宋_GB2312" w:cs="仿宋_GB2312" w:hint="eastAsia"/>
          <w:color w:val="000000" w:themeColor="text1"/>
          <w:sz w:val="32"/>
          <w:szCs w:val="32"/>
        </w:rPr>
        <w:t>实现</w:t>
      </w:r>
      <w:r>
        <w:rPr>
          <w:rFonts w:ascii="仿宋_GB2312" w:eastAsia="仿宋_GB2312" w:hAnsi="仿宋_GB2312" w:cs="仿宋_GB2312" w:hint="eastAsia"/>
          <w:color w:val="000000" w:themeColor="text1"/>
          <w:sz w:val="32"/>
          <w:szCs w:val="32"/>
        </w:rPr>
        <w:t>数据资源在各行业、各企业间自由流通，缓解大模型训练数据</w:t>
      </w:r>
      <w:r>
        <w:rPr>
          <w:rFonts w:ascii="仿宋_GB2312" w:eastAsia="仿宋_GB2312" w:hAnsi="仿宋_GB2312" w:cs="仿宋_GB2312" w:hint="eastAsia"/>
          <w:color w:val="000000" w:themeColor="text1"/>
          <w:sz w:val="32"/>
          <w:szCs w:val="32"/>
        </w:rPr>
        <w:t>量不足问题。同时，数据服务商提供数据标注、清洗、维护等服务，助力大模型训练数据</w:t>
      </w:r>
      <w:r>
        <w:rPr>
          <w:rFonts w:ascii="仿宋_GB2312" w:eastAsia="仿宋_GB2312" w:hAnsi="仿宋_GB2312" w:cs="仿宋_GB2312" w:hint="eastAsia"/>
          <w:color w:val="000000" w:themeColor="text1"/>
          <w:sz w:val="32"/>
          <w:szCs w:val="32"/>
        </w:rPr>
        <w:t>质量提升。另一方面，加强</w:t>
      </w:r>
      <w:r>
        <w:rPr>
          <w:rFonts w:ascii="仿宋_GB2312" w:eastAsia="仿宋_GB2312" w:hAnsi="仿宋_GB2312" w:cs="仿宋_GB2312" w:hint="eastAsia"/>
          <w:color w:val="000000" w:themeColor="text1"/>
          <w:sz w:val="32"/>
          <w:szCs w:val="32"/>
        </w:rPr>
        <w:t>A</w:t>
      </w:r>
      <w:r>
        <w:rPr>
          <w:rFonts w:ascii="仿宋_GB2312" w:eastAsia="仿宋_GB2312" w:hAnsi="仿宋_GB2312" w:cs="仿宋_GB2312"/>
          <w:color w:val="000000" w:themeColor="text1"/>
          <w:sz w:val="32"/>
          <w:szCs w:val="32"/>
        </w:rPr>
        <w:t>I</w:t>
      </w:r>
      <w:r>
        <w:rPr>
          <w:rFonts w:ascii="仿宋_GB2312" w:eastAsia="仿宋_GB2312" w:hAnsi="仿宋_GB2312" w:cs="仿宋_GB2312" w:hint="eastAsia"/>
          <w:color w:val="000000" w:themeColor="text1"/>
          <w:sz w:val="32"/>
          <w:szCs w:val="32"/>
        </w:rPr>
        <w:t>生成技术，利用</w:t>
      </w:r>
      <w:r>
        <w:rPr>
          <w:rFonts w:ascii="仿宋_GB2312" w:eastAsia="仿宋_GB2312" w:hAnsi="仿宋_GB2312" w:cs="仿宋_GB2312" w:hint="eastAsia"/>
          <w:color w:val="000000" w:themeColor="text1"/>
          <w:sz w:val="32"/>
          <w:szCs w:val="32"/>
        </w:rPr>
        <w:t>A</w:t>
      </w:r>
      <w:r>
        <w:rPr>
          <w:rFonts w:ascii="仿宋_GB2312" w:eastAsia="仿宋_GB2312" w:hAnsi="仿宋_GB2312" w:cs="仿宋_GB2312"/>
          <w:color w:val="000000" w:themeColor="text1"/>
          <w:sz w:val="32"/>
          <w:szCs w:val="32"/>
        </w:rPr>
        <w:t>I</w:t>
      </w:r>
      <w:r>
        <w:rPr>
          <w:rFonts w:ascii="仿宋_GB2312" w:eastAsia="仿宋_GB2312" w:hAnsi="仿宋_GB2312" w:cs="仿宋_GB2312" w:hint="eastAsia"/>
          <w:color w:val="000000" w:themeColor="text1"/>
          <w:sz w:val="32"/>
          <w:szCs w:val="32"/>
        </w:rPr>
        <w:t>合成数据缓解数据耗尽的隐患。</w:t>
      </w:r>
    </w:p>
    <w:p w:rsidR="00CF3CFD" w:rsidRDefault="00CF3CFD">
      <w:pPr>
        <w:ind w:firstLineChars="200" w:firstLine="640"/>
        <w:rPr>
          <w:rFonts w:ascii="仿宋_GB2312" w:eastAsia="仿宋_GB2312" w:hAnsi="仿宋_GB2312" w:cs="仿宋_GB2312"/>
          <w:color w:val="000000" w:themeColor="text1"/>
          <w:sz w:val="32"/>
          <w:szCs w:val="32"/>
        </w:rPr>
      </w:pPr>
    </w:p>
    <w:p w:rsidR="00CF3CFD" w:rsidRDefault="00CF3CFD">
      <w:pPr>
        <w:rPr>
          <w:rFonts w:ascii="仿宋_GB2312" w:eastAsia="仿宋_GB2312" w:hAnsi="仿宋_GB2312" w:cs="仿宋_GB2312"/>
          <w:sz w:val="32"/>
          <w:szCs w:val="32"/>
        </w:rPr>
      </w:pPr>
    </w:p>
    <w:p w:rsidR="00CF3CFD" w:rsidRDefault="00CF3CFD">
      <w:pPr>
        <w:rPr>
          <w:rFonts w:ascii="仿宋_GB2312" w:eastAsia="仿宋_GB2312" w:hAnsi="仿宋_GB2312" w:cs="仿宋_GB2312"/>
          <w:sz w:val="32"/>
          <w:szCs w:val="32"/>
        </w:rPr>
      </w:pPr>
    </w:p>
    <w:p w:rsidR="00CF3CFD" w:rsidRDefault="00CF3CFD">
      <w:pPr>
        <w:rPr>
          <w:rFonts w:ascii="仿宋_GB2312" w:eastAsia="仿宋_GB2312" w:hAnsi="仿宋_GB2312" w:cs="仿宋_GB2312"/>
          <w:sz w:val="32"/>
          <w:szCs w:val="32"/>
        </w:rPr>
      </w:pPr>
    </w:p>
    <w:p w:rsidR="00CF3CFD" w:rsidDel="00A11083" w:rsidRDefault="00CF3CFD">
      <w:pPr>
        <w:rPr>
          <w:del w:id="9" w:author="杨庆丰" w:date="2023-06-13T18:21:00Z"/>
          <w:rFonts w:ascii="仿宋_GB2312" w:eastAsia="仿宋_GB2312" w:hAnsi="仿宋_GB2312" w:cs="仿宋_GB2312"/>
          <w:sz w:val="32"/>
          <w:szCs w:val="32"/>
        </w:rPr>
      </w:pPr>
    </w:p>
    <w:p w:rsidR="00CF3CFD" w:rsidDel="00A11083" w:rsidRDefault="00A11083">
      <w:pPr>
        <w:rPr>
          <w:del w:id="10" w:author="杨庆丰" w:date="2023-06-13T18:21:00Z"/>
          <w:rFonts w:ascii="仿宋_GB2312" w:eastAsia="仿宋_GB2312" w:hAnsi="仿宋_GB2312" w:cs="仿宋_GB2312"/>
          <w:sz w:val="32"/>
          <w:szCs w:val="32"/>
        </w:rPr>
      </w:pPr>
      <w:del w:id="11" w:author="杨庆丰" w:date="2023-06-13T18:21:00Z">
        <w:r w:rsidDel="00A11083">
          <w:rPr>
            <w:rFonts w:ascii="仿宋_GB2312" w:eastAsia="仿宋_GB2312" w:hAnsi="仿宋_GB2312" w:cs="仿宋_GB2312" w:hint="eastAsia"/>
            <w:sz w:val="32"/>
            <w:szCs w:val="32"/>
          </w:rPr>
          <w:delText>数据来源：</w:delText>
        </w:r>
      </w:del>
    </w:p>
    <w:p w:rsidR="00CF3CFD" w:rsidDel="00A11083" w:rsidRDefault="00A11083">
      <w:pPr>
        <w:rPr>
          <w:del w:id="12" w:author="杨庆丰" w:date="2023-06-13T18:21:00Z"/>
          <w:rFonts w:ascii="仿宋_GB2312" w:eastAsia="仿宋_GB2312" w:hAnsi="仿宋_GB2312" w:cs="仿宋_GB2312"/>
          <w:sz w:val="24"/>
          <w:szCs w:val="24"/>
        </w:rPr>
      </w:pPr>
      <w:del w:id="13" w:author="杨庆丰" w:date="2023-06-13T18:21:00Z">
        <w:r w:rsidDel="00A11083">
          <w:rPr>
            <w:rFonts w:ascii="仿宋_GB2312" w:eastAsia="仿宋_GB2312" w:hAnsi="仿宋_GB2312" w:cs="仿宋_GB2312" w:hint="eastAsia"/>
            <w:sz w:val="24"/>
            <w:szCs w:val="24"/>
          </w:rPr>
          <w:delText>[</w:delText>
        </w:r>
        <w:r w:rsidDel="00A11083">
          <w:rPr>
            <w:rFonts w:ascii="仿宋_GB2312" w:eastAsia="仿宋_GB2312" w:hAnsi="仿宋_GB2312" w:cs="仿宋_GB2312"/>
            <w:sz w:val="24"/>
            <w:szCs w:val="24"/>
          </w:rPr>
          <w:delText>1]</w:delText>
        </w:r>
        <w:r w:rsidDel="00A11083">
          <w:rPr>
            <w:rFonts w:hint="eastAsia"/>
          </w:rPr>
          <w:fldChar w:fldCharType="begin"/>
        </w:r>
        <w:r w:rsidDel="00A11083">
          <w:delInstrText xml:space="preserve"> HYPERLINK "https://stanford-cs324.github.io/winter2022/lectures/data/" </w:delInstrText>
        </w:r>
        <w:r w:rsidDel="00A11083">
          <w:rPr>
            <w:rFonts w:hint="eastAsia"/>
          </w:rPr>
          <w:fldChar w:fldCharType="separate"/>
        </w:r>
        <w:r w:rsidDel="00A11083">
          <w:rPr>
            <w:rStyle w:val="a8"/>
            <w:rFonts w:ascii="仿宋_GB2312" w:eastAsia="仿宋_GB2312" w:hAnsi="仿宋_GB2312" w:cs="仿宋_GB2312" w:hint="eastAsia"/>
            <w:color w:val="000000" w:themeColor="text1"/>
            <w:sz w:val="24"/>
            <w:szCs w:val="24"/>
            <w:u w:val="none"/>
          </w:rPr>
          <w:delText>https://stanford-cs324.github.io/winter2022/lectures/data/</w:delText>
        </w:r>
        <w:r w:rsidDel="00A11083">
          <w:rPr>
            <w:rStyle w:val="a8"/>
            <w:rFonts w:ascii="仿宋_GB2312" w:eastAsia="仿宋_GB2312" w:hAnsi="仿宋_GB2312" w:cs="仿宋_GB2312" w:hint="eastAsia"/>
            <w:color w:val="000000" w:themeColor="text1"/>
            <w:sz w:val="24"/>
            <w:szCs w:val="24"/>
            <w:u w:val="none"/>
          </w:rPr>
          <w:fldChar w:fldCharType="end"/>
        </w:r>
      </w:del>
    </w:p>
    <w:p w:rsidR="00CF3CFD" w:rsidDel="00A11083" w:rsidRDefault="00A11083">
      <w:pPr>
        <w:rPr>
          <w:del w:id="14" w:author="杨庆丰" w:date="2023-06-13T18:21:00Z"/>
          <w:rFonts w:ascii="仿宋_GB2312" w:eastAsia="仿宋_GB2312" w:hAnsi="仿宋_GB2312" w:cs="仿宋_GB2312"/>
          <w:sz w:val="24"/>
          <w:szCs w:val="24"/>
        </w:rPr>
      </w:pPr>
      <w:del w:id="15" w:author="杨庆丰" w:date="2023-06-13T18:21:00Z">
        <w:r w:rsidDel="00A11083">
          <w:rPr>
            <w:rFonts w:ascii="仿宋_GB2312" w:eastAsia="仿宋_GB2312" w:hAnsi="仿宋_GB2312" w:cs="仿宋_GB2312"/>
            <w:sz w:val="24"/>
            <w:szCs w:val="24"/>
          </w:rPr>
          <w:delText>[2]</w:delText>
        </w:r>
        <w:r w:rsidDel="00A11083">
          <w:rPr>
            <w:rFonts w:ascii="仿宋_GB2312" w:eastAsia="仿宋_GB2312" w:hAnsi="仿宋_GB2312" w:cs="仿宋_GB2312" w:hint="eastAsia"/>
            <w:sz w:val="24"/>
            <w:szCs w:val="24"/>
          </w:rPr>
          <w:delText>Villalobos P, Sevilla J, Heim L, et al. Will we run out of data? An analysis of the limits of scaling datasets in Machine Learning[J]. arXiv preprint arXiv:2211.04325, 2022.</w:delText>
        </w:r>
      </w:del>
    </w:p>
    <w:p w:rsidR="00CF3CFD" w:rsidRDefault="00A11083">
      <w:pPr>
        <w:rPr>
          <w:rFonts w:ascii="仿宋_GB2312" w:eastAsia="仿宋_GB2312" w:hAnsi="仿宋_GB2312" w:cs="仿宋_GB2312"/>
          <w:sz w:val="24"/>
          <w:szCs w:val="24"/>
        </w:rPr>
      </w:pPr>
      <w:del w:id="16" w:author="杨庆丰" w:date="2023-06-13T18:21:00Z">
        <w:r w:rsidDel="00A11083">
          <w:rPr>
            <w:rFonts w:ascii="仿宋_GB2312" w:eastAsia="仿宋_GB2312" w:hAnsi="仿宋_GB2312" w:cs="仿宋_GB2312" w:hint="eastAsia"/>
            <w:sz w:val="24"/>
            <w:szCs w:val="24"/>
          </w:rPr>
          <w:delText>[</w:delText>
        </w:r>
        <w:r w:rsidDel="00A11083">
          <w:rPr>
            <w:rFonts w:ascii="仿宋_GB2312" w:eastAsia="仿宋_GB2312" w:hAnsi="仿宋_GB2312" w:cs="仿宋_GB2312"/>
            <w:sz w:val="24"/>
            <w:szCs w:val="24"/>
          </w:rPr>
          <w:delText>3]</w:delText>
        </w:r>
        <w:r w:rsidDel="00A11083">
          <w:rPr>
            <w:rFonts w:ascii="仿宋_GB2312" w:eastAsia="仿宋_GB2312" w:hAnsi="仿宋_GB2312" w:cs="仿宋_GB2312" w:hint="eastAsia"/>
            <w:sz w:val="24"/>
            <w:szCs w:val="24"/>
          </w:rPr>
          <w:delText>https://www.gartner.com/en/documents/4002912</w:delText>
        </w:r>
      </w:del>
      <w:bookmarkStart w:id="17" w:name="_GoBack"/>
      <w:bookmarkEnd w:id="17"/>
    </w:p>
    <w:sectPr w:rsidR="00CF3CF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方正小标宋_GBK">
    <w:altName w:val="微软雅黑"/>
    <w:charset w:val="86"/>
    <w:family w:val="auto"/>
    <w:pitch w:val="default"/>
    <w:sig w:usb0="00000000" w:usb1="00000000" w:usb2="00000000" w:usb3="00000000" w:csb0="00040000" w:csb1="00000000"/>
  </w:font>
  <w:font w:name="仿宋_GB2312">
    <w:altName w:val="仿宋"/>
    <w:charset w:val="00"/>
    <w:family w:val="auto"/>
    <w:pitch w:val="default"/>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D3EB10D1"/>
    <w:multiLevelType w:val="singleLevel"/>
    <w:tmpl w:val="D3EB10D1"/>
    <w:lvl w:ilvl="0">
      <w:start w:val="2"/>
      <w:numFmt w:val="chineseCounting"/>
      <w:suff w:val="nothing"/>
      <w:lvlText w:val="%1、"/>
      <w:lvlJc w:val="left"/>
      <w:rPr>
        <w:rFonts w:hint="eastAsia"/>
      </w:rPr>
    </w:lvl>
  </w:abstractNum>
  <w:num w:numId="1">
    <w:abstractNumId w:val="0"/>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杨庆丰">
    <w15:presenceInfo w15:providerId="None" w15:userId="杨庆丰"/>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bordersDoNotSurroundHeader/>
  <w:bordersDoNotSurroundFooter/>
  <w:proofState w:spelling="clean" w:grammar="clean"/>
  <w:trackRevisions/>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TQ4ODQwNThiYTg4YTBlNDhkZDRmNGNiNWM5NWE1YzAifQ=="/>
  </w:docVars>
  <w:rsids>
    <w:rsidRoot w:val="006E47E6"/>
    <w:rsid w:val="000232AD"/>
    <w:rsid w:val="000664E8"/>
    <w:rsid w:val="000C6E79"/>
    <w:rsid w:val="000E25F4"/>
    <w:rsid w:val="000E6411"/>
    <w:rsid w:val="00111637"/>
    <w:rsid w:val="00137B1C"/>
    <w:rsid w:val="00185940"/>
    <w:rsid w:val="001B0A5E"/>
    <w:rsid w:val="001B4BAA"/>
    <w:rsid w:val="001B6980"/>
    <w:rsid w:val="001C5037"/>
    <w:rsid w:val="001E354C"/>
    <w:rsid w:val="00216559"/>
    <w:rsid w:val="00224259"/>
    <w:rsid w:val="0027312A"/>
    <w:rsid w:val="002D4B9A"/>
    <w:rsid w:val="00311A5F"/>
    <w:rsid w:val="0031484B"/>
    <w:rsid w:val="00332115"/>
    <w:rsid w:val="00360F39"/>
    <w:rsid w:val="00361227"/>
    <w:rsid w:val="003D5841"/>
    <w:rsid w:val="003E029A"/>
    <w:rsid w:val="004137A6"/>
    <w:rsid w:val="00470007"/>
    <w:rsid w:val="00471AFA"/>
    <w:rsid w:val="00481174"/>
    <w:rsid w:val="004B59E0"/>
    <w:rsid w:val="0051347A"/>
    <w:rsid w:val="005575F2"/>
    <w:rsid w:val="005A7E5A"/>
    <w:rsid w:val="005C56C5"/>
    <w:rsid w:val="005D5D14"/>
    <w:rsid w:val="00616094"/>
    <w:rsid w:val="006335B0"/>
    <w:rsid w:val="00687A37"/>
    <w:rsid w:val="00690B3D"/>
    <w:rsid w:val="006E47DE"/>
    <w:rsid w:val="006E47E6"/>
    <w:rsid w:val="00735667"/>
    <w:rsid w:val="007A2CFD"/>
    <w:rsid w:val="007B7A9B"/>
    <w:rsid w:val="00803FAB"/>
    <w:rsid w:val="00823F78"/>
    <w:rsid w:val="00845BD3"/>
    <w:rsid w:val="008A5C35"/>
    <w:rsid w:val="00927007"/>
    <w:rsid w:val="00940B6F"/>
    <w:rsid w:val="009C25E7"/>
    <w:rsid w:val="009C44B0"/>
    <w:rsid w:val="009D0DD4"/>
    <w:rsid w:val="00A11083"/>
    <w:rsid w:val="00A12515"/>
    <w:rsid w:val="00AE6377"/>
    <w:rsid w:val="00BB5B83"/>
    <w:rsid w:val="00BF3B63"/>
    <w:rsid w:val="00C804E4"/>
    <w:rsid w:val="00CC62FE"/>
    <w:rsid w:val="00CF0837"/>
    <w:rsid w:val="00CF3CFD"/>
    <w:rsid w:val="00DE021B"/>
    <w:rsid w:val="00DE2C93"/>
    <w:rsid w:val="00DF52B7"/>
    <w:rsid w:val="00E375C5"/>
    <w:rsid w:val="00E97FB4"/>
    <w:rsid w:val="00EE1A99"/>
    <w:rsid w:val="00F07BB8"/>
    <w:rsid w:val="00F50A23"/>
    <w:rsid w:val="00FD40EA"/>
    <w:rsid w:val="00FF0A1A"/>
    <w:rsid w:val="01A602B9"/>
    <w:rsid w:val="04A1162C"/>
    <w:rsid w:val="0B6A1893"/>
    <w:rsid w:val="5B3C6D37"/>
    <w:rsid w:val="6BFC05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672B8A"/>
  <w15:docId w15:val="{38755CB7-3E40-4256-839C-C8E8823903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tabs>
        <w:tab w:val="center" w:pos="4153"/>
        <w:tab w:val="right" w:pos="8306"/>
      </w:tabs>
      <w:snapToGrid w:val="0"/>
      <w:jc w:val="center"/>
    </w:pPr>
    <w:rPr>
      <w:sz w:val="18"/>
      <w:szCs w:val="18"/>
    </w:rPr>
  </w:style>
  <w:style w:type="paragraph" w:styleId="a7">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character" w:styleId="a8">
    <w:name w:val="Hyperlink"/>
    <w:basedOn w:val="a0"/>
    <w:uiPriority w:val="99"/>
    <w:unhideWhenUsed/>
    <w:qFormat/>
    <w:rPr>
      <w:color w:val="0000FF" w:themeColor="hyperlink"/>
      <w:u w:val="single"/>
    </w:rPr>
  </w:style>
  <w:style w:type="character" w:customStyle="1" w:styleId="a6">
    <w:name w:val="页眉 字符"/>
    <w:basedOn w:val="a0"/>
    <w:link w:val="a5"/>
    <w:uiPriority w:val="99"/>
    <w:rPr>
      <w:kern w:val="2"/>
      <w:sz w:val="18"/>
      <w:szCs w:val="18"/>
    </w:rPr>
  </w:style>
  <w:style w:type="character" w:customStyle="1" w:styleId="a4">
    <w:name w:val="页脚 字符"/>
    <w:basedOn w:val="a0"/>
    <w:link w:val="a3"/>
    <w:uiPriority w:val="99"/>
    <w:qFormat/>
    <w:rPr>
      <w:kern w:val="2"/>
      <w:sz w:val="18"/>
      <w:szCs w:val="18"/>
    </w:rPr>
  </w:style>
  <w:style w:type="character" w:customStyle="1" w:styleId="UnresolvedMention">
    <w:name w:val="Unresolved Mention"/>
    <w:basedOn w:val="a0"/>
    <w:uiPriority w:val="99"/>
    <w:semiHidden/>
    <w:unhideWhenUsed/>
    <w:qFormat/>
    <w:rPr>
      <w:color w:val="605E5C"/>
      <w:shd w:val="clear" w:color="auto" w:fill="E1DFDD"/>
    </w:rPr>
  </w:style>
  <w:style w:type="paragraph" w:styleId="a9">
    <w:name w:val="Balloon Text"/>
    <w:basedOn w:val="a"/>
    <w:link w:val="aa"/>
    <w:uiPriority w:val="99"/>
    <w:semiHidden/>
    <w:unhideWhenUsed/>
    <w:rsid w:val="00FF0A1A"/>
    <w:rPr>
      <w:sz w:val="18"/>
      <w:szCs w:val="18"/>
    </w:rPr>
  </w:style>
  <w:style w:type="character" w:customStyle="1" w:styleId="aa">
    <w:name w:val="批注框文本 字符"/>
    <w:basedOn w:val="a0"/>
    <w:link w:val="a9"/>
    <w:uiPriority w:val="99"/>
    <w:semiHidden/>
    <w:rsid w:val="00FF0A1A"/>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7</Pages>
  <Words>493</Words>
  <Characters>2816</Characters>
  <Application>Microsoft Office Word</Application>
  <DocSecurity>0</DocSecurity>
  <Lines>23</Lines>
  <Paragraphs>6</Paragraphs>
  <ScaleCrop>false</ScaleCrop>
  <Company>Microsoft</Company>
  <LinksUpToDate>false</LinksUpToDate>
  <CharactersWithSpaces>3303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常佳琦</dc:creator>
  <cp:lastModifiedBy>杨庆丰</cp:lastModifiedBy>
  <cp:revision>9</cp:revision>
  <dcterms:created xsi:type="dcterms:W3CDTF">2023-06-13T10:17:00Z</dcterms:created>
  <dcterms:modified xsi:type="dcterms:W3CDTF">2023-06-13T10:21:00Z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3B9FE72ECC7F44CA8FB902EFE849C788_13</vt:lpwstr>
  </property>
</Properties>
</file>