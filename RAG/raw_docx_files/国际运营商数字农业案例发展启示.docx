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E948CD" w14:textId="252FA723" w:rsidR="00D421B2" w:rsidRPr="0001697C" w:rsidRDefault="00451BBA" w:rsidP="0001697C">
      <w:pPr>
        <w:pStyle w:val="1"/>
        <w:jc w:val="center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国际</w:t>
      </w:r>
      <w:r w:rsidR="0001697C" w:rsidRPr="0001697C">
        <w:rPr>
          <w:rFonts w:ascii="仿宋" w:eastAsia="仿宋" w:hAnsi="仿宋" w:hint="eastAsia"/>
        </w:rPr>
        <w:t>运营商数字农业案例</w:t>
      </w:r>
      <w:r w:rsidR="00032309">
        <w:rPr>
          <w:rFonts w:ascii="仿宋" w:eastAsia="仿宋" w:hAnsi="仿宋" w:hint="eastAsia"/>
        </w:rPr>
        <w:t>发展</w:t>
      </w:r>
      <w:r w:rsidR="0001697C" w:rsidRPr="0001697C">
        <w:rPr>
          <w:rFonts w:ascii="仿宋" w:eastAsia="仿宋" w:hAnsi="仿宋" w:hint="eastAsia"/>
        </w:rPr>
        <w:t>启示</w:t>
      </w:r>
    </w:p>
    <w:p w14:paraId="06C9DC51" w14:textId="42E61FDC" w:rsidR="009C2CFF" w:rsidRDefault="009A594D" w:rsidP="00BD58D7">
      <w:pPr>
        <w:spacing w:line="360" w:lineRule="auto"/>
        <w:ind w:firstLine="480"/>
        <w:rPr>
          <w:rFonts w:ascii="仿宋" w:eastAsia="仿宋" w:hAnsi="仿宋"/>
          <w:bCs/>
          <w:sz w:val="24"/>
          <w:szCs w:val="28"/>
        </w:rPr>
      </w:pPr>
      <w:r w:rsidRPr="009A594D">
        <w:rPr>
          <w:rFonts w:ascii="仿宋" w:eastAsia="仿宋" w:hAnsi="仿宋" w:hint="eastAsia"/>
          <w:bCs/>
          <w:sz w:val="24"/>
          <w:szCs w:val="28"/>
        </w:rPr>
        <w:t>数字农业</w:t>
      </w:r>
      <w:r>
        <w:rPr>
          <w:rFonts w:ascii="仿宋" w:eastAsia="仿宋" w:hAnsi="仿宋" w:hint="eastAsia"/>
          <w:bCs/>
          <w:sz w:val="24"/>
          <w:szCs w:val="28"/>
        </w:rPr>
        <w:t>是农业现代化的高级阶段，也是实现农村经济高质量发展的新动能。现阶段，数字化对农业的可持续发展至关重要，不仅可以提高农业生产效率和质量，还能帮助农产品实现市场化和品牌化，加快推动农业创新和转型。</w:t>
      </w:r>
      <w:r w:rsidR="00A82101">
        <w:rPr>
          <w:rFonts w:ascii="仿宋" w:eastAsia="仿宋" w:hAnsi="仿宋" w:hint="eastAsia"/>
          <w:bCs/>
          <w:sz w:val="24"/>
          <w:szCs w:val="28"/>
        </w:rPr>
        <w:t>2</w:t>
      </w:r>
      <w:r w:rsidR="00A82101">
        <w:rPr>
          <w:rFonts w:ascii="仿宋" w:eastAsia="仿宋" w:hAnsi="仿宋"/>
          <w:bCs/>
          <w:sz w:val="24"/>
          <w:szCs w:val="28"/>
        </w:rPr>
        <w:t>0</w:t>
      </w:r>
      <w:r w:rsidR="00862A13">
        <w:rPr>
          <w:rFonts w:ascii="仿宋" w:eastAsia="仿宋" w:hAnsi="仿宋"/>
          <w:bCs/>
          <w:sz w:val="24"/>
          <w:szCs w:val="28"/>
        </w:rPr>
        <w:t>20</w:t>
      </w:r>
      <w:r w:rsidR="00A82101">
        <w:rPr>
          <w:rFonts w:ascii="仿宋" w:eastAsia="仿宋" w:hAnsi="仿宋" w:hint="eastAsia"/>
          <w:bCs/>
          <w:sz w:val="24"/>
          <w:szCs w:val="28"/>
        </w:rPr>
        <w:t>年，</w:t>
      </w:r>
      <w:r w:rsidR="00A82101" w:rsidRPr="00A82101">
        <w:rPr>
          <w:rFonts w:ascii="仿宋" w:eastAsia="仿宋" w:hAnsi="仿宋"/>
          <w:bCs/>
          <w:sz w:val="24"/>
          <w:szCs w:val="28"/>
        </w:rPr>
        <w:t>我国农业农村部与中央网信办联合印发了《数字农业农村发展规划（2019-2025）》，提出了面向未来5年的农业农村数字化发展目标、思路及发展模式</w:t>
      </w:r>
      <w:r w:rsidR="00D13FF5">
        <w:rPr>
          <w:rFonts w:ascii="仿宋" w:eastAsia="仿宋" w:hAnsi="仿宋" w:hint="eastAsia"/>
          <w:bCs/>
          <w:sz w:val="24"/>
          <w:szCs w:val="28"/>
        </w:rPr>
        <w:t>，强调应</w:t>
      </w:r>
      <w:r w:rsidR="00D13FF5" w:rsidRPr="00D13FF5">
        <w:rPr>
          <w:rFonts w:ascii="仿宋" w:eastAsia="仿宋" w:hAnsi="仿宋" w:hint="eastAsia"/>
          <w:bCs/>
          <w:sz w:val="24"/>
          <w:szCs w:val="28"/>
        </w:rPr>
        <w:t>以数字化引领驱动农业农村现代化，为实现</w:t>
      </w:r>
      <w:del w:id="0" w:author="lee1m" w:date="2023-07-03T18:52:00Z">
        <w:r w:rsidR="00D13FF5" w:rsidRPr="00D13FF5" w:rsidDel="005F0307">
          <w:rPr>
            <w:rFonts w:ascii="仿宋" w:eastAsia="仿宋" w:hAnsi="仿宋" w:hint="eastAsia"/>
            <w:bCs/>
            <w:sz w:val="24"/>
            <w:szCs w:val="28"/>
          </w:rPr>
          <w:delText>乡村</w:delText>
        </w:r>
      </w:del>
      <w:r w:rsidR="00D13FF5" w:rsidRPr="00D13FF5">
        <w:rPr>
          <w:rFonts w:ascii="仿宋" w:eastAsia="仿宋" w:hAnsi="仿宋" w:hint="eastAsia"/>
          <w:bCs/>
          <w:sz w:val="24"/>
          <w:szCs w:val="28"/>
        </w:rPr>
        <w:t>全面</w:t>
      </w:r>
      <w:ins w:id="1" w:author="lee1m" w:date="2023-07-03T18:52:00Z">
        <w:r w:rsidR="005F0307" w:rsidRPr="00D13FF5">
          <w:rPr>
            <w:rFonts w:ascii="仿宋" w:eastAsia="仿宋" w:hAnsi="仿宋" w:hint="eastAsia"/>
            <w:bCs/>
            <w:sz w:val="24"/>
            <w:szCs w:val="28"/>
          </w:rPr>
          <w:t>乡村</w:t>
        </w:r>
      </w:ins>
      <w:r w:rsidR="00D13FF5" w:rsidRPr="00D13FF5">
        <w:rPr>
          <w:rFonts w:ascii="仿宋" w:eastAsia="仿宋" w:hAnsi="仿宋" w:hint="eastAsia"/>
          <w:bCs/>
          <w:sz w:val="24"/>
          <w:szCs w:val="28"/>
        </w:rPr>
        <w:t>振兴提供有力支撑。</w:t>
      </w:r>
    </w:p>
    <w:p w14:paraId="0AC00B1B" w14:textId="656E8B25" w:rsidR="00862A13" w:rsidRDefault="0001697C" w:rsidP="00C31961">
      <w:pPr>
        <w:spacing w:line="360" w:lineRule="auto"/>
        <w:rPr>
          <w:rFonts w:ascii="仿宋" w:eastAsia="仿宋" w:hAnsi="仿宋"/>
          <w:b/>
          <w:bCs/>
          <w:sz w:val="24"/>
          <w:szCs w:val="28"/>
        </w:rPr>
      </w:pPr>
      <w:r w:rsidRPr="00D06400">
        <w:rPr>
          <w:rFonts w:ascii="仿宋" w:eastAsia="仿宋" w:hAnsi="仿宋" w:hint="eastAsia"/>
          <w:b/>
          <w:bCs/>
          <w:sz w:val="24"/>
          <w:szCs w:val="28"/>
        </w:rPr>
        <w:t>一、</w:t>
      </w:r>
      <w:r w:rsidR="00862A13">
        <w:rPr>
          <w:rFonts w:ascii="仿宋" w:eastAsia="仿宋" w:hAnsi="仿宋" w:hint="eastAsia"/>
          <w:b/>
          <w:bCs/>
          <w:sz w:val="24"/>
          <w:szCs w:val="28"/>
        </w:rPr>
        <w:t>国际运营商数字农业发展情况</w:t>
      </w:r>
    </w:p>
    <w:p w14:paraId="79646FA1" w14:textId="032448E7" w:rsidR="0001697C" w:rsidRPr="006073A5" w:rsidRDefault="00E42A52" w:rsidP="003C69BE">
      <w:pPr>
        <w:spacing w:line="360" w:lineRule="auto"/>
        <w:ind w:firstLineChars="200" w:firstLine="482"/>
        <w:rPr>
          <w:rFonts w:ascii="仿宋" w:eastAsia="仿宋" w:hAnsi="仿宋"/>
          <w:b/>
          <w:bCs/>
          <w:color w:val="000000" w:themeColor="text1"/>
          <w:sz w:val="24"/>
          <w:szCs w:val="28"/>
        </w:rPr>
      </w:pPr>
      <w:r>
        <w:rPr>
          <w:rFonts w:ascii="仿宋" w:eastAsia="仿宋" w:hAnsi="仿宋" w:hint="eastAsia"/>
          <w:b/>
          <w:bCs/>
          <w:sz w:val="24"/>
          <w:szCs w:val="28"/>
        </w:rPr>
        <w:t>国际运营商</w:t>
      </w:r>
      <w:r w:rsidR="00000B10" w:rsidRPr="00C31961">
        <w:rPr>
          <w:rFonts w:ascii="仿宋" w:eastAsia="仿宋" w:hAnsi="仿宋" w:hint="eastAsia"/>
          <w:b/>
          <w:bCs/>
          <w:sz w:val="24"/>
          <w:szCs w:val="28"/>
        </w:rPr>
        <w:t>将数字农业</w:t>
      </w:r>
      <w:r w:rsidR="0001697C" w:rsidRPr="00C31961">
        <w:rPr>
          <w:rFonts w:ascii="仿宋" w:eastAsia="仿宋" w:hAnsi="仿宋" w:hint="eastAsia"/>
          <w:b/>
          <w:bCs/>
          <w:sz w:val="24"/>
          <w:szCs w:val="28"/>
        </w:rPr>
        <w:t>作为数字社会</w:t>
      </w:r>
      <w:r w:rsidR="00000B10" w:rsidRPr="00C31961">
        <w:rPr>
          <w:rFonts w:ascii="仿宋" w:eastAsia="仿宋" w:hAnsi="仿宋" w:hint="eastAsia"/>
          <w:b/>
          <w:bCs/>
          <w:sz w:val="24"/>
          <w:szCs w:val="28"/>
        </w:rPr>
        <w:t>建设</w:t>
      </w:r>
      <w:r w:rsidR="00D23E2B">
        <w:rPr>
          <w:rFonts w:ascii="仿宋" w:eastAsia="仿宋" w:hAnsi="仿宋" w:hint="eastAsia"/>
          <w:b/>
          <w:bCs/>
          <w:sz w:val="24"/>
          <w:szCs w:val="28"/>
        </w:rPr>
        <w:t>、消弭数字鸿沟</w:t>
      </w:r>
      <w:r w:rsidR="0001697C" w:rsidRPr="00C31961">
        <w:rPr>
          <w:rFonts w:ascii="仿宋" w:eastAsia="仿宋" w:hAnsi="仿宋" w:hint="eastAsia"/>
          <w:b/>
          <w:bCs/>
          <w:sz w:val="24"/>
          <w:szCs w:val="28"/>
        </w:rPr>
        <w:t>的重要</w:t>
      </w:r>
      <w:r w:rsidR="0001697C" w:rsidRPr="006073A5">
        <w:rPr>
          <w:rFonts w:ascii="仿宋" w:eastAsia="仿宋" w:hAnsi="仿宋" w:hint="eastAsia"/>
          <w:b/>
          <w:bCs/>
          <w:color w:val="000000" w:themeColor="text1"/>
          <w:sz w:val="24"/>
          <w:szCs w:val="28"/>
        </w:rPr>
        <w:t>部分</w:t>
      </w:r>
      <w:r w:rsidR="00AD7721" w:rsidRPr="006073A5">
        <w:rPr>
          <w:rFonts w:ascii="仿宋" w:eastAsia="仿宋" w:hAnsi="仿宋" w:hint="eastAsia"/>
          <w:b/>
          <w:bCs/>
          <w:color w:val="000000" w:themeColor="text1"/>
          <w:sz w:val="24"/>
          <w:szCs w:val="28"/>
        </w:rPr>
        <w:t>，已从</w:t>
      </w:r>
      <w:r w:rsidR="00504147" w:rsidRPr="006073A5">
        <w:rPr>
          <w:rFonts w:ascii="仿宋" w:eastAsia="仿宋" w:hAnsi="仿宋" w:hint="eastAsia"/>
          <w:b/>
          <w:bCs/>
          <w:color w:val="000000" w:themeColor="text1"/>
          <w:sz w:val="24"/>
          <w:szCs w:val="28"/>
        </w:rPr>
        <w:t>农业</w:t>
      </w:r>
      <w:r w:rsidR="00BB661F">
        <w:rPr>
          <w:rFonts w:ascii="仿宋" w:eastAsia="仿宋" w:hAnsi="仿宋" w:hint="eastAsia"/>
          <w:b/>
          <w:bCs/>
          <w:color w:val="000000" w:themeColor="text1"/>
          <w:sz w:val="24"/>
          <w:szCs w:val="28"/>
        </w:rPr>
        <w:t>生产经营、服务管理</w:t>
      </w:r>
      <w:r w:rsidR="00AD7721" w:rsidRPr="006073A5">
        <w:rPr>
          <w:rFonts w:ascii="仿宋" w:eastAsia="仿宋" w:hAnsi="仿宋" w:hint="eastAsia"/>
          <w:b/>
          <w:bCs/>
          <w:color w:val="000000" w:themeColor="text1"/>
          <w:sz w:val="24"/>
          <w:szCs w:val="28"/>
        </w:rPr>
        <w:t>等多个细分领域布局业务</w:t>
      </w:r>
    </w:p>
    <w:p w14:paraId="2EAFFC79" w14:textId="7B997E57" w:rsidR="005B4580" w:rsidRPr="006073A5" w:rsidRDefault="002B49A1" w:rsidP="00C31961">
      <w:pPr>
        <w:spacing w:line="360" w:lineRule="auto"/>
        <w:ind w:firstLineChars="200" w:firstLine="480"/>
        <w:rPr>
          <w:rFonts w:ascii="仿宋" w:eastAsia="仿宋" w:hAnsi="仿宋"/>
          <w:color w:val="000000" w:themeColor="text1"/>
          <w:sz w:val="24"/>
          <w:szCs w:val="28"/>
        </w:rPr>
      </w:pPr>
      <w:r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随着物联网、大数据、人工智能和云计算等新兴技术的日益普及，农业数字化</w:t>
      </w:r>
      <w:del w:id="2" w:author="lee1m" w:date="2023-07-03T18:54:00Z">
        <w:r w:rsidRPr="006073A5" w:rsidDel="005F0307">
          <w:rPr>
            <w:rFonts w:ascii="仿宋" w:eastAsia="仿宋" w:hAnsi="仿宋" w:hint="eastAsia"/>
            <w:color w:val="000000" w:themeColor="text1"/>
            <w:sz w:val="24"/>
            <w:szCs w:val="28"/>
          </w:rPr>
          <w:delText>也</w:delText>
        </w:r>
      </w:del>
      <w:r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逐渐成为焦点，</w:t>
      </w:r>
      <w:del w:id="3" w:author="lee1m" w:date="2023-07-03T18:54:00Z">
        <w:r w:rsidRPr="006073A5" w:rsidDel="005F0307">
          <w:rPr>
            <w:rFonts w:ascii="仿宋" w:eastAsia="仿宋" w:hAnsi="仿宋" w:hint="eastAsia"/>
            <w:color w:val="000000" w:themeColor="text1"/>
            <w:sz w:val="24"/>
            <w:szCs w:val="28"/>
          </w:rPr>
          <w:delText>数字化和</w:delText>
        </w:r>
        <w:r w:rsidR="00D23E2B" w:rsidRPr="006073A5" w:rsidDel="005F0307">
          <w:rPr>
            <w:rFonts w:ascii="仿宋" w:eastAsia="仿宋" w:hAnsi="仿宋" w:hint="eastAsia"/>
            <w:color w:val="000000" w:themeColor="text1"/>
            <w:sz w:val="24"/>
            <w:szCs w:val="28"/>
          </w:rPr>
          <w:delText>新技术</w:delText>
        </w:r>
      </w:del>
      <w:r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有望帮助整个农业生产系统实现优化，</w:t>
      </w:r>
      <w:del w:id="4" w:author="lee1m" w:date="2023-07-03T18:54:00Z">
        <w:r w:rsidRPr="006073A5" w:rsidDel="005F0307">
          <w:rPr>
            <w:rFonts w:ascii="仿宋" w:eastAsia="仿宋" w:hAnsi="仿宋" w:hint="eastAsia"/>
            <w:color w:val="000000" w:themeColor="text1"/>
            <w:sz w:val="24"/>
            <w:szCs w:val="28"/>
          </w:rPr>
          <w:delText>从而</w:delText>
        </w:r>
      </w:del>
      <w:r w:rsidR="00AA6514">
        <w:rPr>
          <w:rFonts w:ascii="仿宋" w:eastAsia="仿宋" w:hAnsi="仿宋" w:hint="eastAsia"/>
          <w:color w:val="000000" w:themeColor="text1"/>
          <w:sz w:val="24"/>
          <w:szCs w:val="28"/>
        </w:rPr>
        <w:t>极大程度</w:t>
      </w:r>
      <w:r w:rsidR="00D23E2B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提高效率</w:t>
      </w:r>
      <w:r w:rsidR="00D91F66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，</w:t>
      </w:r>
      <w:r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减少对环境的影响。</w:t>
      </w:r>
      <w:r w:rsidR="00E42A52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国际运营商对</w:t>
      </w:r>
      <w:r w:rsidR="00D23E2B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数字</w:t>
      </w:r>
      <w:r w:rsidR="00E42A52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农业的关注度</w:t>
      </w:r>
      <w:r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也</w:t>
      </w:r>
      <w:del w:id="5" w:author="lee1m" w:date="2023-07-03T18:55:00Z">
        <w:r w:rsidRPr="006073A5" w:rsidDel="005F0307">
          <w:rPr>
            <w:rFonts w:ascii="仿宋" w:eastAsia="仿宋" w:hAnsi="仿宋" w:hint="eastAsia"/>
            <w:color w:val="000000" w:themeColor="text1"/>
            <w:sz w:val="24"/>
            <w:szCs w:val="28"/>
          </w:rPr>
          <w:delText>在</w:delText>
        </w:r>
      </w:del>
      <w:r w:rsidR="00D23E2B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逐步</w:t>
      </w:r>
      <w:r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提升</w:t>
      </w:r>
      <w:r w:rsidR="00E42A52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，</w:t>
      </w:r>
      <w:r w:rsidR="009A630F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甚至将数字农业发展提升到企业战略层面，</w:t>
      </w:r>
      <w:r w:rsidR="00C61E20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如日本运营商KDDI已将数字农业作为消除数字鸿沟的重要部分</w:t>
      </w:r>
      <w:r w:rsidR="00934361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，并</w:t>
      </w:r>
      <w:r w:rsidR="009A630F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作为未来重点投入领域之一。</w:t>
      </w:r>
    </w:p>
    <w:p w14:paraId="7B3C0AA0" w14:textId="4A90BB6D" w:rsidR="002B49A1" w:rsidRPr="00E75900" w:rsidRDefault="005B4580" w:rsidP="00C31961">
      <w:pPr>
        <w:spacing w:line="360" w:lineRule="auto"/>
        <w:ind w:firstLineChars="200" w:firstLine="480"/>
        <w:rPr>
          <w:rFonts w:ascii="仿宋" w:eastAsia="仿宋" w:hAnsi="仿宋"/>
          <w:color w:val="FF0000"/>
          <w:sz w:val="24"/>
          <w:szCs w:val="28"/>
        </w:rPr>
      </w:pPr>
      <w:r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国际运营商主要在</w:t>
      </w:r>
      <w:r w:rsidR="00BD256F">
        <w:rPr>
          <w:rFonts w:ascii="仿宋" w:eastAsia="仿宋" w:hAnsi="仿宋" w:hint="eastAsia"/>
          <w:color w:val="000000" w:themeColor="text1"/>
          <w:sz w:val="24"/>
          <w:szCs w:val="28"/>
        </w:rPr>
        <w:t>生产经营</w:t>
      </w:r>
      <w:r w:rsidR="00BD256F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、管理</w:t>
      </w:r>
      <w:r w:rsidR="00BD256F">
        <w:rPr>
          <w:rFonts w:ascii="仿宋" w:eastAsia="仿宋" w:hAnsi="仿宋" w:hint="eastAsia"/>
          <w:color w:val="000000" w:themeColor="text1"/>
          <w:sz w:val="24"/>
          <w:szCs w:val="28"/>
        </w:rPr>
        <w:t>服务</w:t>
      </w:r>
      <w:r w:rsidR="00BD256F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以及综合服务平台</w:t>
      </w:r>
      <w:r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等方面重点投入，为用户在产品溯源、</w:t>
      </w:r>
      <w:r w:rsidR="002B49A1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数字化农场运营、机器人和自动化机械、农场管理</w:t>
      </w:r>
      <w:r w:rsidR="00EE441B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、</w:t>
      </w:r>
      <w:r w:rsidR="002B49A1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市场数据和洞察等</w:t>
      </w:r>
      <w:del w:id="6" w:author="lee1m" w:date="2023-07-03T18:56:00Z">
        <w:r w:rsidR="002B49A1" w:rsidRPr="006073A5" w:rsidDel="005F0307">
          <w:rPr>
            <w:rFonts w:ascii="仿宋" w:eastAsia="仿宋" w:hAnsi="仿宋" w:hint="eastAsia"/>
            <w:color w:val="000000" w:themeColor="text1"/>
            <w:sz w:val="24"/>
            <w:szCs w:val="28"/>
          </w:rPr>
          <w:delText>各个</w:delText>
        </w:r>
      </w:del>
      <w:r w:rsidR="002B49A1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方面提供服务。</w:t>
      </w:r>
    </w:p>
    <w:p w14:paraId="189F01A5" w14:textId="4242EAE0" w:rsidR="0023527F" w:rsidRDefault="0023527F" w:rsidP="0023527F">
      <w:pPr>
        <w:spacing w:line="360" w:lineRule="auto"/>
        <w:jc w:val="center"/>
        <w:rPr>
          <w:rFonts w:ascii="仿宋" w:eastAsia="仿宋" w:hAnsi="仿宋"/>
          <w:sz w:val="22"/>
          <w:szCs w:val="24"/>
        </w:rPr>
      </w:pPr>
      <w:r w:rsidRPr="0023527F">
        <w:rPr>
          <w:rFonts w:ascii="仿宋" w:eastAsia="仿宋" w:hAnsi="仿宋" w:hint="eastAsia"/>
          <w:sz w:val="22"/>
          <w:szCs w:val="24"/>
        </w:rPr>
        <w:t>表</w:t>
      </w:r>
      <w:r w:rsidR="002612D6">
        <w:rPr>
          <w:rFonts w:ascii="仿宋" w:eastAsia="仿宋" w:hAnsi="仿宋" w:hint="eastAsia"/>
          <w:sz w:val="22"/>
          <w:szCs w:val="24"/>
        </w:rPr>
        <w:t>1</w:t>
      </w:r>
      <w:r w:rsidRPr="0023527F">
        <w:rPr>
          <w:rFonts w:ascii="仿宋" w:eastAsia="仿宋" w:hAnsi="仿宋" w:hint="eastAsia"/>
          <w:sz w:val="22"/>
          <w:szCs w:val="24"/>
        </w:rPr>
        <w:t>：国际运营商数字农业服务</w:t>
      </w:r>
    </w:p>
    <w:p w14:paraId="7B578170" w14:textId="2C5D9428" w:rsidR="00E710DD" w:rsidRPr="00041D15" w:rsidRDefault="00BD256F" w:rsidP="00BD256F">
      <w:pPr>
        <w:spacing w:line="360" w:lineRule="auto"/>
        <w:jc w:val="center"/>
        <w:rPr>
          <w:rFonts w:ascii="仿宋" w:eastAsia="仿宋" w:hAnsi="仿宋"/>
          <w:sz w:val="24"/>
          <w:szCs w:val="28"/>
        </w:rPr>
      </w:pPr>
      <w:r w:rsidRPr="00BD256F">
        <w:rPr>
          <w:rFonts w:ascii="仿宋" w:eastAsia="仿宋" w:hAnsi="仿宋"/>
          <w:noProof/>
          <w:sz w:val="24"/>
          <w:szCs w:val="28"/>
        </w:rPr>
        <w:lastRenderedPageBreak/>
        <w:drawing>
          <wp:inline distT="0" distB="0" distL="0" distR="0" wp14:anchorId="0AB939F8" wp14:editId="481986AB">
            <wp:extent cx="5274310" cy="2968625"/>
            <wp:effectExtent l="0" t="0" r="2540" b="3175"/>
            <wp:docPr id="707875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37F0E" w14:textId="17D7C01D" w:rsidR="0023527F" w:rsidRPr="0023527F" w:rsidRDefault="0023527F" w:rsidP="0023527F">
      <w:pPr>
        <w:spacing w:line="360" w:lineRule="auto"/>
        <w:jc w:val="center"/>
        <w:rPr>
          <w:rFonts w:ascii="仿宋" w:eastAsia="仿宋" w:hAnsi="仿宋"/>
          <w:sz w:val="24"/>
          <w:szCs w:val="28"/>
        </w:rPr>
      </w:pPr>
      <w:r w:rsidRPr="00C31961">
        <w:rPr>
          <w:rFonts w:ascii="仿宋" w:eastAsia="仿宋" w:hAnsi="仿宋" w:hint="eastAsia"/>
        </w:rPr>
        <w:t>来源</w:t>
      </w:r>
      <w:r>
        <w:rPr>
          <w:rFonts w:ascii="仿宋" w:eastAsia="仿宋" w:hAnsi="仿宋" w:hint="eastAsia"/>
        </w:rPr>
        <w:t>：Omdia</w:t>
      </w:r>
    </w:p>
    <w:p w14:paraId="6B14B1A5" w14:textId="1CDBDE6C" w:rsidR="001669F9" w:rsidRDefault="008B12FA" w:rsidP="001669F9">
      <w:pPr>
        <w:spacing w:line="360" w:lineRule="auto"/>
        <w:rPr>
          <w:rFonts w:ascii="仿宋" w:eastAsia="仿宋" w:hAnsi="仿宋"/>
          <w:b/>
          <w:bCs/>
          <w:sz w:val="24"/>
          <w:szCs w:val="28"/>
        </w:rPr>
      </w:pPr>
      <w:r>
        <w:rPr>
          <w:rFonts w:ascii="仿宋" w:eastAsia="仿宋" w:hAnsi="仿宋" w:hint="eastAsia"/>
          <w:b/>
          <w:bCs/>
          <w:sz w:val="24"/>
          <w:szCs w:val="28"/>
        </w:rPr>
        <w:t>二、</w:t>
      </w:r>
      <w:r w:rsidR="001669F9">
        <w:rPr>
          <w:rFonts w:ascii="仿宋" w:eastAsia="仿宋" w:hAnsi="仿宋" w:hint="eastAsia"/>
          <w:b/>
          <w:bCs/>
          <w:sz w:val="24"/>
          <w:szCs w:val="28"/>
        </w:rPr>
        <w:t>数字农业实践</w:t>
      </w:r>
      <w:r w:rsidR="00AA6514">
        <w:rPr>
          <w:rFonts w:ascii="仿宋" w:eastAsia="仿宋" w:hAnsi="仿宋" w:hint="eastAsia"/>
          <w:b/>
          <w:bCs/>
          <w:sz w:val="24"/>
          <w:szCs w:val="28"/>
        </w:rPr>
        <w:t>案例分析</w:t>
      </w:r>
    </w:p>
    <w:p w14:paraId="6FE32864" w14:textId="1EEFB0E7" w:rsidR="001669F9" w:rsidRPr="006073A5" w:rsidRDefault="00A2346C" w:rsidP="001669F9">
      <w:pPr>
        <w:spacing w:line="360" w:lineRule="auto"/>
        <w:ind w:firstLineChars="200" w:firstLine="480"/>
        <w:rPr>
          <w:rFonts w:ascii="仿宋" w:eastAsia="仿宋" w:hAnsi="仿宋"/>
          <w:color w:val="000000" w:themeColor="text1"/>
          <w:sz w:val="24"/>
          <w:szCs w:val="28"/>
        </w:rPr>
      </w:pPr>
      <w:bookmarkStart w:id="7" w:name="_Hlk138769584"/>
      <w:r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综合农业</w:t>
      </w:r>
      <w:r w:rsidR="008D5522">
        <w:rPr>
          <w:rFonts w:ascii="仿宋" w:eastAsia="仿宋" w:hAnsi="仿宋" w:hint="eastAsia"/>
          <w:color w:val="000000" w:themeColor="text1"/>
          <w:sz w:val="24"/>
          <w:szCs w:val="28"/>
        </w:rPr>
        <w:t>数字化</w:t>
      </w:r>
      <w:r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服务包含了</w:t>
      </w:r>
      <w:r w:rsidR="00BD256F">
        <w:rPr>
          <w:rFonts w:ascii="仿宋" w:eastAsia="仿宋" w:hAnsi="仿宋" w:hint="eastAsia"/>
          <w:color w:val="000000" w:themeColor="text1"/>
          <w:sz w:val="24"/>
          <w:szCs w:val="28"/>
        </w:rPr>
        <w:t>生产经营、管理服务</w:t>
      </w:r>
      <w:r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等各个细分模块，本文重点以</w:t>
      </w:r>
      <w:r w:rsidR="001669F9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沃达丰</w:t>
      </w:r>
      <w:r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为例，分析其在</w:t>
      </w:r>
      <w:r w:rsidR="0091220A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数字</w:t>
      </w:r>
      <w:r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农业实践的先进经验。</w:t>
      </w:r>
      <w:bookmarkEnd w:id="7"/>
      <w:r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沃达丰</w:t>
      </w:r>
      <w:r w:rsidR="001669F9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提出建设数字社会</w:t>
      </w:r>
      <w:r w:rsidR="0029531D">
        <w:rPr>
          <w:rFonts w:ascii="仿宋" w:eastAsia="仿宋" w:hAnsi="仿宋" w:hint="eastAsia"/>
          <w:color w:val="000000" w:themeColor="text1"/>
          <w:sz w:val="24"/>
          <w:szCs w:val="28"/>
        </w:rPr>
        <w:t>战略</w:t>
      </w:r>
      <w:r w:rsidR="001669F9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，特别关注农业、医疗保健等关键行业的数字化。</w:t>
      </w:r>
      <w:r w:rsidR="001669F9" w:rsidRPr="006073A5">
        <w:rPr>
          <w:rFonts w:ascii="仿宋" w:eastAsia="仿宋" w:hAnsi="仿宋"/>
          <w:color w:val="000000" w:themeColor="text1"/>
          <w:sz w:val="24"/>
          <w:szCs w:val="28"/>
        </w:rPr>
        <w:t>通过将技术引入农业部门，</w:t>
      </w:r>
      <w:del w:id="8" w:author="lee1m" w:date="2023-07-03T18:57:00Z">
        <w:r w:rsidR="001669F9" w:rsidRPr="006073A5" w:rsidDel="005F0307">
          <w:rPr>
            <w:rFonts w:ascii="仿宋" w:eastAsia="仿宋" w:hAnsi="仿宋" w:hint="eastAsia"/>
            <w:color w:val="000000" w:themeColor="text1"/>
            <w:sz w:val="24"/>
            <w:szCs w:val="28"/>
          </w:rPr>
          <w:delText>沃达丰</w:delText>
        </w:r>
      </w:del>
      <w:del w:id="9" w:author="lee1m" w:date="2023-07-03T18:58:00Z">
        <w:r w:rsidR="001669F9" w:rsidRPr="006073A5" w:rsidDel="005F0307">
          <w:rPr>
            <w:rFonts w:ascii="仿宋" w:eastAsia="仿宋" w:hAnsi="仿宋" w:hint="eastAsia"/>
            <w:color w:val="000000" w:themeColor="text1"/>
            <w:sz w:val="24"/>
            <w:szCs w:val="28"/>
          </w:rPr>
          <w:delText>致力于</w:delText>
        </w:r>
      </w:del>
      <w:r w:rsidR="001669F9" w:rsidRPr="006073A5">
        <w:rPr>
          <w:rFonts w:ascii="仿宋" w:eastAsia="仿宋" w:hAnsi="仿宋" w:hint="eastAsia"/>
          <w:color w:val="000000" w:themeColor="text1"/>
          <w:sz w:val="24"/>
          <w:szCs w:val="28"/>
        </w:rPr>
        <w:t>帮助农民提高资源效率</w:t>
      </w:r>
      <w:r w:rsidR="001669F9" w:rsidRPr="006073A5">
        <w:rPr>
          <w:rFonts w:ascii="仿宋" w:eastAsia="仿宋" w:hAnsi="仿宋"/>
          <w:color w:val="000000" w:themeColor="text1"/>
          <w:sz w:val="24"/>
          <w:szCs w:val="28"/>
        </w:rPr>
        <w:t>，同时减少对环境的影响。</w:t>
      </w:r>
    </w:p>
    <w:p w14:paraId="1E8E8FBA" w14:textId="4C1EE350" w:rsidR="00D5481B" w:rsidRPr="0050734F" w:rsidRDefault="0050734F" w:rsidP="0050734F">
      <w:pPr>
        <w:spacing w:line="360" w:lineRule="auto"/>
        <w:rPr>
          <w:rFonts w:ascii="仿宋" w:eastAsia="仿宋" w:hAnsi="仿宋"/>
          <w:b/>
          <w:bCs/>
          <w:sz w:val="24"/>
          <w:szCs w:val="28"/>
        </w:rPr>
      </w:pPr>
      <w:r>
        <w:rPr>
          <w:rFonts w:ascii="仿宋" w:eastAsia="仿宋" w:hAnsi="仿宋" w:hint="eastAsia"/>
          <w:b/>
          <w:bCs/>
          <w:sz w:val="24"/>
          <w:szCs w:val="28"/>
        </w:rPr>
        <w:t>1</w:t>
      </w:r>
      <w:r>
        <w:rPr>
          <w:rFonts w:ascii="仿宋" w:eastAsia="仿宋" w:hAnsi="仿宋"/>
          <w:b/>
          <w:bCs/>
          <w:sz w:val="24"/>
          <w:szCs w:val="28"/>
        </w:rPr>
        <w:t>.</w:t>
      </w:r>
      <w:r w:rsidR="00D5481B" w:rsidRPr="0050734F">
        <w:rPr>
          <w:rFonts w:ascii="仿宋" w:eastAsia="仿宋" w:hAnsi="仿宋" w:hint="eastAsia"/>
          <w:b/>
          <w:bCs/>
          <w:sz w:val="24"/>
          <w:szCs w:val="28"/>
        </w:rPr>
        <w:t>面向中小型农户推出</w:t>
      </w:r>
      <w:r w:rsidR="008A5BE0" w:rsidRPr="0050734F">
        <w:rPr>
          <w:rFonts w:ascii="仿宋" w:eastAsia="仿宋" w:hAnsi="仿宋" w:hint="eastAsia"/>
          <w:b/>
          <w:bCs/>
          <w:sz w:val="24"/>
          <w:szCs w:val="28"/>
        </w:rPr>
        <w:t>移动应用</w:t>
      </w:r>
      <w:r w:rsidR="0029299D" w:rsidRPr="0050734F">
        <w:rPr>
          <w:rFonts w:ascii="仿宋" w:eastAsia="仿宋" w:hAnsi="仿宋"/>
          <w:b/>
          <w:bCs/>
          <w:sz w:val="24"/>
          <w:szCs w:val="28"/>
        </w:rPr>
        <w:t>eVuna</w:t>
      </w:r>
      <w:r w:rsidR="0097079A" w:rsidRPr="0050734F">
        <w:rPr>
          <w:rFonts w:ascii="仿宋" w:eastAsia="仿宋" w:hAnsi="仿宋" w:hint="eastAsia"/>
          <w:b/>
          <w:bCs/>
          <w:sz w:val="24"/>
          <w:szCs w:val="28"/>
        </w:rPr>
        <w:t>，致力于解决其在生产、</w:t>
      </w:r>
      <w:r w:rsidR="00DE5DED" w:rsidRPr="0050734F">
        <w:rPr>
          <w:rFonts w:ascii="仿宋" w:eastAsia="仿宋" w:hAnsi="仿宋" w:hint="eastAsia"/>
          <w:b/>
          <w:bCs/>
          <w:sz w:val="24"/>
          <w:szCs w:val="28"/>
        </w:rPr>
        <w:t>销售及</w:t>
      </w:r>
      <w:r w:rsidR="0097079A" w:rsidRPr="0050734F">
        <w:rPr>
          <w:rFonts w:ascii="仿宋" w:eastAsia="仿宋" w:hAnsi="仿宋" w:hint="eastAsia"/>
          <w:b/>
          <w:bCs/>
          <w:sz w:val="24"/>
          <w:szCs w:val="28"/>
        </w:rPr>
        <w:t>经济上面临的问题</w:t>
      </w:r>
    </w:p>
    <w:p w14:paraId="3843D372" w14:textId="77777777" w:rsidR="00A81B39" w:rsidRDefault="00D5481B">
      <w:pPr>
        <w:spacing w:line="360" w:lineRule="auto"/>
        <w:ind w:firstLineChars="200" w:firstLine="480"/>
        <w:rPr>
          <w:rFonts w:ascii="仿宋" w:eastAsia="仿宋" w:hAnsi="仿宋"/>
          <w:sz w:val="24"/>
          <w:szCs w:val="28"/>
        </w:rPr>
      </w:pPr>
      <w:r w:rsidRPr="00C31961">
        <w:rPr>
          <w:rFonts w:ascii="仿宋" w:eastAsia="仿宋" w:hAnsi="仿宋" w:hint="eastAsia"/>
          <w:sz w:val="24"/>
          <w:szCs w:val="28"/>
        </w:rPr>
        <w:t>沃达丰</w:t>
      </w:r>
      <w:r w:rsidR="00D23E2B">
        <w:rPr>
          <w:rFonts w:ascii="仿宋" w:eastAsia="仿宋" w:hAnsi="仿宋" w:hint="eastAsia"/>
          <w:sz w:val="24"/>
          <w:szCs w:val="28"/>
        </w:rPr>
        <w:t>面向</w:t>
      </w:r>
      <w:r w:rsidR="00C256BF">
        <w:rPr>
          <w:rFonts w:ascii="仿宋" w:eastAsia="仿宋" w:hAnsi="仿宋" w:hint="eastAsia"/>
          <w:sz w:val="24"/>
          <w:szCs w:val="28"/>
        </w:rPr>
        <w:t>中</w:t>
      </w:r>
      <w:r w:rsidR="00D23E2B">
        <w:rPr>
          <w:rFonts w:ascii="仿宋" w:eastAsia="仿宋" w:hAnsi="仿宋" w:hint="eastAsia"/>
          <w:sz w:val="24"/>
          <w:szCs w:val="28"/>
        </w:rPr>
        <w:t>小型农户</w:t>
      </w:r>
      <w:r w:rsidR="0097079A" w:rsidRPr="00C31961">
        <w:rPr>
          <w:rFonts w:ascii="仿宋" w:eastAsia="仿宋" w:hAnsi="仿宋" w:hint="eastAsia"/>
          <w:sz w:val="24"/>
          <w:szCs w:val="28"/>
        </w:rPr>
        <w:t>提供</w:t>
      </w:r>
      <w:r w:rsidR="00D23E2B">
        <w:rPr>
          <w:rFonts w:ascii="仿宋" w:eastAsia="仿宋" w:hAnsi="仿宋" w:hint="eastAsia"/>
          <w:sz w:val="24"/>
          <w:szCs w:val="28"/>
        </w:rPr>
        <w:t>农业生产产前、产中、产后的</w:t>
      </w:r>
      <w:r w:rsidR="0097079A" w:rsidRPr="00C31961">
        <w:rPr>
          <w:rFonts w:ascii="仿宋" w:eastAsia="仿宋" w:hAnsi="仿宋" w:hint="eastAsia"/>
          <w:sz w:val="24"/>
          <w:szCs w:val="28"/>
        </w:rPr>
        <w:t>全流程服务</w:t>
      </w:r>
      <w:r w:rsidR="00D23E2B">
        <w:rPr>
          <w:rFonts w:ascii="仿宋" w:eastAsia="仿宋" w:hAnsi="仿宋" w:hint="eastAsia"/>
          <w:sz w:val="24"/>
          <w:szCs w:val="28"/>
        </w:rPr>
        <w:t>，</w:t>
      </w:r>
      <w:r w:rsidR="00446FE4">
        <w:rPr>
          <w:rFonts w:ascii="仿宋" w:eastAsia="仿宋" w:hAnsi="仿宋" w:hint="eastAsia"/>
          <w:sz w:val="24"/>
          <w:szCs w:val="28"/>
        </w:rPr>
        <w:t>将小农</w:t>
      </w:r>
      <w:r w:rsidR="00446FE4" w:rsidRPr="00446FE4">
        <w:rPr>
          <w:rFonts w:ascii="仿宋" w:eastAsia="仿宋" w:hAnsi="仿宋" w:hint="eastAsia"/>
          <w:sz w:val="24"/>
          <w:szCs w:val="28"/>
        </w:rPr>
        <w:t>与信息、</w:t>
      </w:r>
      <w:r w:rsidR="00446FE4">
        <w:rPr>
          <w:rFonts w:ascii="仿宋" w:eastAsia="仿宋" w:hAnsi="仿宋" w:hint="eastAsia"/>
          <w:sz w:val="24"/>
          <w:szCs w:val="28"/>
        </w:rPr>
        <w:t>金融</w:t>
      </w:r>
      <w:r w:rsidR="00446FE4" w:rsidRPr="00446FE4">
        <w:rPr>
          <w:rFonts w:ascii="仿宋" w:eastAsia="仿宋" w:hAnsi="仿宋" w:hint="eastAsia"/>
          <w:sz w:val="24"/>
          <w:szCs w:val="28"/>
        </w:rPr>
        <w:t>和买家联系起来，提高</w:t>
      </w:r>
      <w:r w:rsidR="00D23E2B">
        <w:rPr>
          <w:rFonts w:ascii="仿宋" w:eastAsia="仿宋" w:hAnsi="仿宋" w:hint="eastAsia"/>
          <w:sz w:val="24"/>
          <w:szCs w:val="28"/>
        </w:rPr>
        <w:t>农民</w:t>
      </w:r>
      <w:r w:rsidR="00446FE4" w:rsidRPr="00446FE4">
        <w:rPr>
          <w:rFonts w:ascii="仿宋" w:eastAsia="仿宋" w:hAnsi="仿宋" w:hint="eastAsia"/>
          <w:sz w:val="24"/>
          <w:szCs w:val="28"/>
        </w:rPr>
        <w:t>的生产力、收入和</w:t>
      </w:r>
      <w:r w:rsidR="00E5707D">
        <w:rPr>
          <w:rFonts w:ascii="仿宋" w:eastAsia="仿宋" w:hAnsi="仿宋" w:hint="eastAsia"/>
          <w:sz w:val="24"/>
          <w:szCs w:val="28"/>
        </w:rPr>
        <w:t>抗风险</w:t>
      </w:r>
      <w:r w:rsidR="00446FE4" w:rsidRPr="00446FE4">
        <w:rPr>
          <w:rFonts w:ascii="仿宋" w:eastAsia="仿宋" w:hAnsi="仿宋" w:hint="eastAsia"/>
          <w:sz w:val="24"/>
          <w:szCs w:val="28"/>
        </w:rPr>
        <w:t>能力</w:t>
      </w:r>
      <w:r w:rsidR="0097079A" w:rsidRPr="00C31961">
        <w:rPr>
          <w:rFonts w:ascii="仿宋" w:eastAsia="仿宋" w:hAnsi="仿宋" w:hint="eastAsia"/>
          <w:sz w:val="24"/>
          <w:szCs w:val="28"/>
        </w:rPr>
        <w:t>。</w:t>
      </w:r>
      <w:r w:rsidR="0029299D" w:rsidRPr="0029299D">
        <w:rPr>
          <w:rFonts w:ascii="仿宋" w:eastAsia="仿宋" w:hAnsi="仿宋"/>
          <w:sz w:val="24"/>
          <w:szCs w:val="28"/>
        </w:rPr>
        <w:t>eVuna</w:t>
      </w:r>
      <w:r w:rsidR="00DE5DED">
        <w:rPr>
          <w:rFonts w:ascii="仿宋" w:eastAsia="仿宋" w:hAnsi="仿宋" w:hint="eastAsia"/>
          <w:sz w:val="24"/>
          <w:szCs w:val="28"/>
        </w:rPr>
        <w:t>提供</w:t>
      </w:r>
      <w:r w:rsidR="00DE5DED" w:rsidRPr="00D03EE1">
        <w:rPr>
          <w:rFonts w:ascii="仿宋" w:eastAsia="仿宋" w:hAnsi="仿宋" w:hint="eastAsia"/>
          <w:sz w:val="24"/>
          <w:szCs w:val="28"/>
        </w:rPr>
        <w:t>金融和数字服务</w:t>
      </w:r>
      <w:r w:rsidR="00DE5DED">
        <w:rPr>
          <w:rFonts w:ascii="仿宋" w:eastAsia="仿宋" w:hAnsi="仿宋" w:hint="eastAsia"/>
          <w:sz w:val="24"/>
          <w:szCs w:val="28"/>
        </w:rPr>
        <w:t>、市场连接与供应以及精准咨询</w:t>
      </w:r>
      <w:r w:rsidR="00A471E9">
        <w:rPr>
          <w:rFonts w:ascii="仿宋" w:eastAsia="仿宋" w:hAnsi="仿宋" w:hint="eastAsia"/>
          <w:sz w:val="24"/>
          <w:szCs w:val="28"/>
        </w:rPr>
        <w:t>三大类</w:t>
      </w:r>
      <w:r w:rsidR="00DE5DED">
        <w:rPr>
          <w:rFonts w:ascii="仿宋" w:eastAsia="仿宋" w:hAnsi="仿宋" w:hint="eastAsia"/>
          <w:sz w:val="24"/>
          <w:szCs w:val="28"/>
        </w:rPr>
        <w:t>服务。</w:t>
      </w:r>
    </w:p>
    <w:p w14:paraId="3375B303" w14:textId="77777777" w:rsidR="00A81B39" w:rsidRDefault="00DE5DED" w:rsidP="003C69BE">
      <w:pPr>
        <w:spacing w:line="360" w:lineRule="auto"/>
        <w:ind w:firstLineChars="200" w:firstLine="480"/>
        <w:rPr>
          <w:rFonts w:ascii="仿宋" w:eastAsia="仿宋" w:hAnsi="仿宋"/>
          <w:sz w:val="24"/>
          <w:szCs w:val="28"/>
        </w:rPr>
      </w:pPr>
      <w:r w:rsidRPr="003C69BE">
        <w:rPr>
          <w:rFonts w:ascii="仿宋" w:eastAsia="仿宋" w:hAnsi="仿宋" w:hint="eastAsia"/>
          <w:sz w:val="24"/>
          <w:szCs w:val="28"/>
        </w:rPr>
        <w:t>金融和数字服务包括小农</w:t>
      </w:r>
      <w:r w:rsidRPr="003C69BE">
        <w:rPr>
          <w:rFonts w:ascii="仿宋" w:eastAsia="仿宋" w:hAnsi="仿宋"/>
          <w:sz w:val="24"/>
          <w:szCs w:val="28"/>
        </w:rPr>
        <w:t>信贷</w:t>
      </w:r>
      <w:r w:rsidRPr="003C69BE">
        <w:rPr>
          <w:rFonts w:ascii="仿宋" w:eastAsia="仿宋" w:hAnsi="仿宋" w:hint="eastAsia"/>
          <w:sz w:val="24"/>
          <w:szCs w:val="28"/>
        </w:rPr>
        <w:t>、农业保险、移动支付及精准物联网</w:t>
      </w:r>
      <w:r w:rsidR="009F6EB1" w:rsidRPr="003C69BE">
        <w:rPr>
          <w:rFonts w:ascii="仿宋" w:eastAsia="仿宋" w:hAnsi="仿宋" w:hint="eastAsia"/>
          <w:sz w:val="24"/>
          <w:szCs w:val="28"/>
        </w:rPr>
        <w:t>。</w:t>
      </w:r>
    </w:p>
    <w:p w14:paraId="2A335086" w14:textId="5EC61216" w:rsidR="00A81B39" w:rsidRDefault="00DE5DED" w:rsidP="003C69BE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/>
          <w:sz w:val="24"/>
          <w:szCs w:val="28"/>
        </w:rPr>
      </w:pPr>
      <w:r w:rsidRPr="003C69BE">
        <w:rPr>
          <w:rFonts w:ascii="仿宋" w:eastAsia="仿宋" w:hAnsi="仿宋" w:hint="eastAsia"/>
          <w:sz w:val="24"/>
          <w:szCs w:val="28"/>
        </w:rPr>
        <w:t>信贷业务</w:t>
      </w:r>
      <w:r w:rsidRPr="003C69BE">
        <w:rPr>
          <w:rFonts w:ascii="仿宋" w:eastAsia="仿宋" w:hAnsi="仿宋"/>
          <w:sz w:val="24"/>
          <w:szCs w:val="28"/>
        </w:rPr>
        <w:t>允许小农</w:t>
      </w:r>
      <w:r w:rsidR="0029299D" w:rsidRPr="003C69BE">
        <w:rPr>
          <w:rFonts w:ascii="仿宋" w:eastAsia="仿宋" w:hAnsi="仿宋" w:hint="eastAsia"/>
          <w:sz w:val="24"/>
          <w:szCs w:val="28"/>
        </w:rPr>
        <w:t>通过贷款</w:t>
      </w:r>
      <w:bookmarkStart w:id="10" w:name="_GoBack"/>
      <w:bookmarkEnd w:id="10"/>
      <w:r w:rsidR="00A471E9" w:rsidRPr="003C69BE">
        <w:rPr>
          <w:rFonts w:ascii="仿宋" w:eastAsia="仿宋" w:hAnsi="仿宋" w:hint="eastAsia"/>
          <w:sz w:val="24"/>
          <w:szCs w:val="28"/>
        </w:rPr>
        <w:t>来购买更好的种子、化肥等</w:t>
      </w:r>
      <w:r w:rsidR="0029299D" w:rsidRPr="003C69BE">
        <w:rPr>
          <w:rFonts w:ascii="仿宋" w:eastAsia="仿宋" w:hAnsi="仿宋" w:hint="eastAsia"/>
          <w:sz w:val="24"/>
          <w:szCs w:val="28"/>
        </w:rPr>
        <w:t>农资农具</w:t>
      </w:r>
      <w:r w:rsidRPr="003C69BE">
        <w:rPr>
          <w:rFonts w:ascii="仿宋" w:eastAsia="仿宋" w:hAnsi="仿宋"/>
          <w:sz w:val="24"/>
          <w:szCs w:val="28"/>
        </w:rPr>
        <w:t>，确保更好的</w:t>
      </w:r>
      <w:r w:rsidR="00A471E9" w:rsidRPr="003C69BE">
        <w:rPr>
          <w:rFonts w:ascii="仿宋" w:eastAsia="仿宋" w:hAnsi="仿宋" w:hint="eastAsia"/>
          <w:sz w:val="24"/>
          <w:szCs w:val="28"/>
        </w:rPr>
        <w:t>收成</w:t>
      </w:r>
      <w:r w:rsidR="00003AC6">
        <w:rPr>
          <w:rFonts w:ascii="仿宋" w:eastAsia="仿宋" w:hAnsi="仿宋" w:hint="eastAsia"/>
          <w:sz w:val="24"/>
          <w:szCs w:val="28"/>
        </w:rPr>
        <w:t>；</w:t>
      </w:r>
    </w:p>
    <w:p w14:paraId="0D15ADE1" w14:textId="57B58BE7" w:rsidR="00A81B39" w:rsidRDefault="00DE5DED" w:rsidP="003C69BE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/>
          <w:sz w:val="24"/>
          <w:szCs w:val="28"/>
        </w:rPr>
      </w:pPr>
      <w:r w:rsidRPr="003C69BE">
        <w:rPr>
          <w:rFonts w:ascii="仿宋" w:eastAsia="仿宋" w:hAnsi="仿宋"/>
          <w:sz w:val="24"/>
          <w:szCs w:val="28"/>
        </w:rPr>
        <w:t>保险为小农提供经济保护，防止因干旱导致作物歉收或收成不佳</w:t>
      </w:r>
      <w:r w:rsidR="0029299D" w:rsidRPr="003C69BE">
        <w:rPr>
          <w:rFonts w:ascii="仿宋" w:eastAsia="仿宋" w:hAnsi="仿宋" w:hint="eastAsia"/>
          <w:sz w:val="24"/>
          <w:szCs w:val="28"/>
        </w:rPr>
        <w:t>，提高其抗风险能力</w:t>
      </w:r>
      <w:r w:rsidR="000E4FFD">
        <w:rPr>
          <w:rFonts w:ascii="仿宋" w:eastAsia="仿宋" w:hAnsi="仿宋" w:hint="eastAsia"/>
          <w:sz w:val="24"/>
          <w:szCs w:val="28"/>
        </w:rPr>
        <w:t>；</w:t>
      </w:r>
    </w:p>
    <w:p w14:paraId="3BADFFD4" w14:textId="79E54209" w:rsidR="00A81B39" w:rsidRDefault="00DE5DED" w:rsidP="003C69BE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/>
          <w:sz w:val="24"/>
          <w:szCs w:val="28"/>
        </w:rPr>
      </w:pPr>
      <w:r w:rsidRPr="003C69BE">
        <w:rPr>
          <w:rFonts w:ascii="仿宋" w:eastAsia="仿宋" w:hAnsi="仿宋"/>
          <w:sz w:val="24"/>
          <w:szCs w:val="28"/>
        </w:rPr>
        <w:t>精准农业利用传感器、数据和</w:t>
      </w:r>
      <w:r w:rsidR="0029299D" w:rsidRPr="003C69BE">
        <w:rPr>
          <w:rFonts w:ascii="仿宋" w:eastAsia="仿宋" w:hAnsi="仿宋" w:hint="eastAsia"/>
          <w:sz w:val="24"/>
          <w:szCs w:val="28"/>
        </w:rPr>
        <w:t>通信网络帮助农民种植生产</w:t>
      </w:r>
      <w:r w:rsidRPr="003C69BE">
        <w:rPr>
          <w:rFonts w:ascii="仿宋" w:eastAsia="仿宋" w:hAnsi="仿宋"/>
          <w:sz w:val="24"/>
          <w:szCs w:val="28"/>
        </w:rPr>
        <w:t>。</w:t>
      </w:r>
    </w:p>
    <w:p w14:paraId="2E59D4C6" w14:textId="77777777" w:rsidR="000E4FFD" w:rsidRDefault="00DE5DED" w:rsidP="003C69BE">
      <w:pPr>
        <w:spacing w:line="360" w:lineRule="auto"/>
        <w:ind w:firstLineChars="200" w:firstLine="480"/>
        <w:rPr>
          <w:rFonts w:ascii="仿宋" w:eastAsia="仿宋" w:hAnsi="仿宋"/>
          <w:sz w:val="24"/>
          <w:szCs w:val="28"/>
        </w:rPr>
      </w:pPr>
      <w:r w:rsidRPr="003C69BE">
        <w:rPr>
          <w:rFonts w:ascii="仿宋" w:eastAsia="仿宋" w:hAnsi="仿宋" w:hint="eastAsia"/>
          <w:sz w:val="24"/>
          <w:szCs w:val="28"/>
        </w:rPr>
        <w:t>市场联系和供应链解决方案将小农与高质量的农业投入物</w:t>
      </w:r>
      <w:r w:rsidR="00C256BF" w:rsidRPr="003C69BE">
        <w:rPr>
          <w:rFonts w:ascii="仿宋" w:eastAsia="仿宋" w:hAnsi="仿宋" w:hint="eastAsia"/>
          <w:sz w:val="24"/>
          <w:szCs w:val="28"/>
        </w:rPr>
        <w:t>供应商</w:t>
      </w:r>
      <w:r w:rsidRPr="003C69BE">
        <w:rPr>
          <w:rFonts w:ascii="仿宋" w:eastAsia="仿宋" w:hAnsi="仿宋"/>
          <w:sz w:val="24"/>
          <w:szCs w:val="28"/>
        </w:rPr>
        <w:t>(如种子、化肥、除草剂/农药)、生产机械和机械化服务</w:t>
      </w:r>
      <w:r w:rsidR="00C256BF" w:rsidRPr="003C69BE">
        <w:rPr>
          <w:rFonts w:ascii="仿宋" w:eastAsia="仿宋" w:hAnsi="仿宋" w:hint="eastAsia"/>
          <w:sz w:val="24"/>
          <w:szCs w:val="28"/>
        </w:rPr>
        <w:t>商</w:t>
      </w:r>
      <w:r w:rsidRPr="003C69BE">
        <w:rPr>
          <w:rFonts w:ascii="仿宋" w:eastAsia="仿宋" w:hAnsi="仿宋"/>
          <w:sz w:val="24"/>
          <w:szCs w:val="28"/>
        </w:rPr>
        <w:t>(如灌溉、拖拉机、冷藏)</w:t>
      </w:r>
      <w:r w:rsidR="0029299D" w:rsidRPr="003C69BE">
        <w:rPr>
          <w:rFonts w:ascii="仿宋" w:eastAsia="仿宋" w:hAnsi="仿宋" w:hint="eastAsia"/>
          <w:sz w:val="24"/>
          <w:szCs w:val="28"/>
        </w:rPr>
        <w:t>，以及</w:t>
      </w:r>
      <w:r w:rsidR="0029299D" w:rsidRPr="003C69BE">
        <w:rPr>
          <w:rFonts w:ascii="仿宋" w:eastAsia="仿宋" w:hAnsi="仿宋" w:hint="eastAsia"/>
          <w:sz w:val="24"/>
          <w:szCs w:val="28"/>
        </w:rPr>
        <w:lastRenderedPageBreak/>
        <w:t>买方</w:t>
      </w:r>
      <w:r w:rsidRPr="003C69BE">
        <w:rPr>
          <w:rFonts w:ascii="仿宋" w:eastAsia="仿宋" w:hAnsi="仿宋"/>
          <w:sz w:val="24"/>
          <w:szCs w:val="28"/>
        </w:rPr>
        <w:t>(包括农产品经销商、批发商、零售商，甚至最终消费者)联系起来</w:t>
      </w:r>
      <w:r w:rsidR="0029299D" w:rsidRPr="003C69BE">
        <w:rPr>
          <w:rFonts w:ascii="仿宋" w:eastAsia="仿宋" w:hAnsi="仿宋" w:hint="eastAsia"/>
          <w:sz w:val="24"/>
          <w:szCs w:val="28"/>
        </w:rPr>
        <w:t>，方便农民获得市场信息</w:t>
      </w:r>
      <w:r w:rsidR="00C256BF" w:rsidRPr="003C69BE">
        <w:rPr>
          <w:rFonts w:ascii="仿宋" w:eastAsia="仿宋" w:hAnsi="仿宋" w:hint="eastAsia"/>
          <w:sz w:val="24"/>
          <w:szCs w:val="28"/>
        </w:rPr>
        <w:t>并</w:t>
      </w:r>
      <w:r w:rsidR="0029299D" w:rsidRPr="003C69BE">
        <w:rPr>
          <w:rFonts w:ascii="仿宋" w:eastAsia="仿宋" w:hAnsi="仿宋" w:hint="eastAsia"/>
          <w:sz w:val="24"/>
          <w:szCs w:val="28"/>
        </w:rPr>
        <w:t>进行买卖</w:t>
      </w:r>
      <w:r w:rsidRPr="003C69BE">
        <w:rPr>
          <w:rFonts w:ascii="仿宋" w:eastAsia="仿宋" w:hAnsi="仿宋"/>
          <w:sz w:val="24"/>
          <w:szCs w:val="28"/>
        </w:rPr>
        <w:t>。</w:t>
      </w:r>
    </w:p>
    <w:p w14:paraId="043E3029" w14:textId="25B41C76" w:rsidR="0046242F" w:rsidRPr="003C69BE" w:rsidRDefault="00DE5DED" w:rsidP="00BD256F">
      <w:pPr>
        <w:spacing w:line="360" w:lineRule="auto"/>
        <w:ind w:firstLineChars="200" w:firstLine="480"/>
        <w:rPr>
          <w:rFonts w:ascii="仿宋" w:eastAsia="仿宋" w:hAnsi="仿宋"/>
          <w:sz w:val="24"/>
          <w:szCs w:val="28"/>
        </w:rPr>
      </w:pPr>
      <w:r w:rsidRPr="003C69BE">
        <w:rPr>
          <w:rFonts w:ascii="仿宋" w:eastAsia="仿宋" w:hAnsi="仿宋"/>
          <w:sz w:val="24"/>
          <w:szCs w:val="28"/>
        </w:rPr>
        <w:t>精准咨询服务向农民提供农业</w:t>
      </w:r>
      <w:r w:rsidR="0029299D" w:rsidRPr="003C69BE">
        <w:rPr>
          <w:rFonts w:ascii="仿宋" w:eastAsia="仿宋" w:hAnsi="仿宋" w:hint="eastAsia"/>
          <w:sz w:val="24"/>
          <w:szCs w:val="28"/>
        </w:rPr>
        <w:t>相关的知识</w:t>
      </w:r>
      <w:r w:rsidRPr="003C69BE">
        <w:rPr>
          <w:rFonts w:ascii="仿宋" w:eastAsia="仿宋" w:hAnsi="仿宋"/>
          <w:sz w:val="24"/>
          <w:szCs w:val="28"/>
        </w:rPr>
        <w:t>内容，包括天气更新、农业技巧和最佳实践</w:t>
      </w:r>
      <w:r w:rsidR="0029299D" w:rsidRPr="003C69BE">
        <w:rPr>
          <w:rFonts w:ascii="仿宋" w:eastAsia="仿宋" w:hAnsi="仿宋" w:hint="eastAsia"/>
          <w:sz w:val="24"/>
          <w:szCs w:val="28"/>
        </w:rPr>
        <w:t>，</w:t>
      </w:r>
      <w:r w:rsidR="00C256BF" w:rsidRPr="003C69BE">
        <w:rPr>
          <w:rFonts w:ascii="仿宋" w:eastAsia="仿宋" w:hAnsi="仿宋" w:hint="eastAsia"/>
          <w:sz w:val="24"/>
          <w:szCs w:val="28"/>
        </w:rPr>
        <w:t>通过</w:t>
      </w:r>
      <w:r w:rsidRPr="003C69BE">
        <w:rPr>
          <w:rFonts w:ascii="仿宋" w:eastAsia="仿宋" w:hAnsi="仿宋"/>
          <w:sz w:val="24"/>
          <w:szCs w:val="28"/>
        </w:rPr>
        <w:t>向农民提供农业技术咨询，并向他们提供必要的投入和服务，</w:t>
      </w:r>
      <w:del w:id="11" w:author="lee1m" w:date="2023-07-03T19:00:00Z">
        <w:r w:rsidRPr="003C69BE" w:rsidDel="005F0307">
          <w:rPr>
            <w:rFonts w:ascii="仿宋" w:eastAsia="仿宋" w:hAnsi="仿宋"/>
            <w:sz w:val="24"/>
            <w:szCs w:val="28"/>
          </w:rPr>
          <w:delText>以</w:delText>
        </w:r>
      </w:del>
      <w:r w:rsidRPr="003C69BE">
        <w:rPr>
          <w:rFonts w:ascii="仿宋" w:eastAsia="仿宋" w:hAnsi="仿宋"/>
          <w:sz w:val="24"/>
          <w:szCs w:val="28"/>
        </w:rPr>
        <w:t>支持</w:t>
      </w:r>
      <w:ins w:id="12" w:author="lee1m" w:date="2023-07-03T19:00:00Z">
        <w:r w:rsidR="005F0307">
          <w:rPr>
            <w:rFonts w:ascii="仿宋" w:eastAsia="仿宋" w:hAnsi="仿宋" w:hint="eastAsia"/>
            <w:sz w:val="24"/>
            <w:szCs w:val="28"/>
          </w:rPr>
          <w:t>其</w:t>
        </w:r>
      </w:ins>
      <w:del w:id="13" w:author="lee1m" w:date="2023-07-03T19:00:00Z">
        <w:r w:rsidRPr="003C69BE" w:rsidDel="005F0307">
          <w:rPr>
            <w:rFonts w:ascii="仿宋" w:eastAsia="仿宋" w:hAnsi="仿宋"/>
            <w:sz w:val="24"/>
            <w:szCs w:val="28"/>
          </w:rPr>
          <w:delText>他们的</w:delText>
        </w:r>
      </w:del>
      <w:r w:rsidRPr="003C69BE">
        <w:rPr>
          <w:rFonts w:ascii="仿宋" w:eastAsia="仿宋" w:hAnsi="仿宋"/>
          <w:sz w:val="24"/>
          <w:szCs w:val="28"/>
        </w:rPr>
        <w:t>农业生产</w:t>
      </w:r>
      <w:r w:rsidR="00BF19FA" w:rsidRPr="003C69BE">
        <w:rPr>
          <w:rFonts w:ascii="仿宋" w:eastAsia="仿宋" w:hAnsi="仿宋" w:hint="eastAsia"/>
          <w:sz w:val="24"/>
          <w:szCs w:val="28"/>
        </w:rPr>
        <w:t>。目前官网显示</w:t>
      </w:r>
      <w:r w:rsidR="002A3DA4" w:rsidRPr="003C69BE">
        <w:rPr>
          <w:rFonts w:ascii="仿宋" w:eastAsia="仿宋" w:hAnsi="仿宋"/>
          <w:sz w:val="24"/>
          <w:szCs w:val="28"/>
        </w:rPr>
        <w:t>eVuna</w:t>
      </w:r>
      <w:r w:rsidR="00BF19FA" w:rsidRPr="003C69BE">
        <w:rPr>
          <w:rFonts w:ascii="仿宋" w:eastAsia="仿宋" w:hAnsi="仿宋" w:hint="eastAsia"/>
          <w:sz w:val="24"/>
          <w:szCs w:val="28"/>
        </w:rPr>
        <w:t>约有</w:t>
      </w:r>
      <w:r w:rsidR="00BF19FA" w:rsidRPr="003C69BE">
        <w:rPr>
          <w:rFonts w:ascii="仿宋" w:eastAsia="仿宋" w:hAnsi="仿宋"/>
          <w:sz w:val="24"/>
          <w:szCs w:val="28"/>
        </w:rPr>
        <w:t>290万小农注册</w:t>
      </w:r>
      <w:r w:rsidR="00BF19FA" w:rsidRPr="003C69BE">
        <w:rPr>
          <w:rFonts w:ascii="仿宋" w:eastAsia="仿宋" w:hAnsi="仿宋" w:hint="eastAsia"/>
          <w:sz w:val="24"/>
          <w:szCs w:val="28"/>
        </w:rPr>
        <w:t>，主要面向非洲地区，</w:t>
      </w:r>
      <w:r w:rsidR="00BF19FA" w:rsidRPr="003C69BE">
        <w:rPr>
          <w:rFonts w:ascii="仿宋" w:eastAsia="仿宋" w:hAnsi="仿宋"/>
          <w:sz w:val="24"/>
          <w:szCs w:val="28"/>
        </w:rPr>
        <w:t>2022</w:t>
      </w:r>
      <w:r w:rsidR="00BF19FA" w:rsidRPr="003C69BE">
        <w:rPr>
          <w:rFonts w:ascii="仿宋" w:eastAsia="仿宋" w:hAnsi="仿宋" w:hint="eastAsia"/>
          <w:sz w:val="24"/>
          <w:szCs w:val="28"/>
        </w:rPr>
        <w:t>年</w:t>
      </w:r>
      <w:r w:rsidR="002A3DA4" w:rsidRPr="003C69BE">
        <w:rPr>
          <w:rFonts w:ascii="仿宋" w:eastAsia="仿宋" w:hAnsi="仿宋" w:hint="eastAsia"/>
          <w:sz w:val="24"/>
          <w:szCs w:val="28"/>
        </w:rPr>
        <w:t>在平台上</w:t>
      </w:r>
      <w:r w:rsidR="00BF19FA" w:rsidRPr="003C69BE">
        <w:rPr>
          <w:rFonts w:ascii="仿宋" w:eastAsia="仿宋" w:hAnsi="仿宋" w:hint="eastAsia"/>
          <w:sz w:val="24"/>
          <w:szCs w:val="28"/>
        </w:rPr>
        <w:t>销售的农产品超过</w:t>
      </w:r>
      <w:r w:rsidR="00BF19FA" w:rsidRPr="003C69BE">
        <w:rPr>
          <w:rFonts w:ascii="仿宋" w:eastAsia="仿宋" w:hAnsi="仿宋"/>
          <w:sz w:val="24"/>
          <w:szCs w:val="28"/>
        </w:rPr>
        <w:t>100</w:t>
      </w:r>
      <w:r w:rsidR="00BF19FA" w:rsidRPr="003C69BE">
        <w:rPr>
          <w:rFonts w:ascii="仿宋" w:eastAsia="仿宋" w:hAnsi="仿宋" w:hint="eastAsia"/>
          <w:sz w:val="24"/>
          <w:szCs w:val="28"/>
        </w:rPr>
        <w:t>万公斤</w:t>
      </w:r>
      <w:r w:rsidRPr="003C69BE">
        <w:rPr>
          <w:rFonts w:ascii="仿宋" w:eastAsia="仿宋" w:hAnsi="仿宋"/>
          <w:sz w:val="24"/>
          <w:szCs w:val="28"/>
        </w:rPr>
        <w:t>。</w:t>
      </w:r>
    </w:p>
    <w:p w14:paraId="265C0389" w14:textId="1C397BAD" w:rsidR="00BF592C" w:rsidRPr="00BF592C" w:rsidRDefault="00BF592C" w:rsidP="00BF592C">
      <w:pPr>
        <w:spacing w:line="360" w:lineRule="auto"/>
        <w:jc w:val="center"/>
        <w:rPr>
          <w:rFonts w:ascii="仿宋" w:eastAsia="仿宋" w:hAnsi="仿宋"/>
        </w:rPr>
      </w:pPr>
      <w:r w:rsidRPr="00BF592C">
        <w:rPr>
          <w:rFonts w:ascii="仿宋" w:eastAsia="仿宋" w:hAnsi="仿宋" w:hint="eastAsia"/>
        </w:rPr>
        <w:t>图</w:t>
      </w:r>
      <w:r w:rsidR="002612D6">
        <w:rPr>
          <w:rFonts w:ascii="仿宋" w:eastAsia="仿宋" w:hAnsi="仿宋" w:hint="eastAsia"/>
        </w:rPr>
        <w:t>1</w:t>
      </w:r>
      <w:r w:rsidRPr="00BF592C">
        <w:rPr>
          <w:rFonts w:ascii="仿宋" w:eastAsia="仿宋" w:hAnsi="仿宋" w:hint="eastAsia"/>
        </w:rPr>
        <w:t>：</w:t>
      </w:r>
      <w:r w:rsidR="002A3DA4" w:rsidRPr="002A3DA4">
        <w:rPr>
          <w:rFonts w:ascii="仿宋" w:eastAsia="仿宋" w:hAnsi="仿宋"/>
        </w:rPr>
        <w:t>eVuna</w:t>
      </w:r>
      <w:r w:rsidR="00E0207A">
        <w:rPr>
          <w:rFonts w:ascii="仿宋" w:eastAsia="仿宋" w:hAnsi="仿宋" w:hint="eastAsia"/>
        </w:rPr>
        <w:t>主要功能</w:t>
      </w:r>
    </w:p>
    <w:p w14:paraId="07973163" w14:textId="1AC7B107" w:rsidR="00827F97" w:rsidRDefault="00486E2C" w:rsidP="00827F97">
      <w:pPr>
        <w:spacing w:line="360" w:lineRule="auto"/>
        <w:jc w:val="center"/>
        <w:rPr>
          <w:rFonts w:ascii="仿宋" w:eastAsia="仿宋" w:hAnsi="仿宋"/>
          <w:sz w:val="24"/>
          <w:szCs w:val="28"/>
        </w:rPr>
      </w:pPr>
      <w:r w:rsidRPr="00486E2C">
        <w:rPr>
          <w:rFonts w:ascii="仿宋" w:eastAsia="仿宋" w:hAnsi="仿宋"/>
          <w:noProof/>
          <w:sz w:val="24"/>
          <w:szCs w:val="28"/>
        </w:rPr>
        <w:drawing>
          <wp:inline distT="0" distB="0" distL="0" distR="0" wp14:anchorId="70926897" wp14:editId="589A0F6A">
            <wp:extent cx="5269996" cy="2605177"/>
            <wp:effectExtent l="0" t="0" r="6985" b="5080"/>
            <wp:docPr id="1117586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014" cy="261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1E8E" w14:textId="2DE3A9EC" w:rsidR="00BF592C" w:rsidRPr="00BF592C" w:rsidRDefault="00BF592C" w:rsidP="00827F97">
      <w:pPr>
        <w:spacing w:line="360" w:lineRule="auto"/>
        <w:jc w:val="center"/>
        <w:rPr>
          <w:rFonts w:ascii="仿宋" w:eastAsia="仿宋" w:hAnsi="仿宋"/>
        </w:rPr>
      </w:pPr>
      <w:r w:rsidRPr="00BF592C">
        <w:rPr>
          <w:rFonts w:ascii="仿宋" w:eastAsia="仿宋" w:hAnsi="仿宋" w:hint="eastAsia"/>
        </w:rPr>
        <w:t>来源</w:t>
      </w:r>
      <w:r>
        <w:rPr>
          <w:rFonts w:ascii="仿宋" w:eastAsia="仿宋" w:hAnsi="仿宋" w:hint="eastAsia"/>
        </w:rPr>
        <w:t>：根据官网资料整理</w:t>
      </w:r>
    </w:p>
    <w:p w14:paraId="5598E177" w14:textId="3ED32C1A" w:rsidR="00D5481B" w:rsidRPr="00C31961" w:rsidRDefault="003C69BE" w:rsidP="00C31961">
      <w:pPr>
        <w:spacing w:line="360" w:lineRule="auto"/>
        <w:rPr>
          <w:rFonts w:ascii="仿宋" w:eastAsia="仿宋" w:hAnsi="仿宋"/>
          <w:b/>
          <w:bCs/>
          <w:sz w:val="24"/>
          <w:szCs w:val="28"/>
        </w:rPr>
      </w:pPr>
      <w:bookmarkStart w:id="14" w:name="OLE_LINK3"/>
      <w:bookmarkStart w:id="15" w:name="OLE_LINK4"/>
      <w:r>
        <w:rPr>
          <w:rFonts w:ascii="仿宋" w:eastAsia="仿宋" w:hAnsi="仿宋" w:hint="eastAsia"/>
          <w:b/>
          <w:bCs/>
          <w:sz w:val="24"/>
          <w:szCs w:val="28"/>
        </w:rPr>
        <w:t>2</w:t>
      </w:r>
      <w:r>
        <w:rPr>
          <w:rFonts w:ascii="仿宋" w:eastAsia="仿宋" w:hAnsi="仿宋"/>
          <w:b/>
          <w:bCs/>
          <w:sz w:val="24"/>
          <w:szCs w:val="28"/>
        </w:rPr>
        <w:t>.</w:t>
      </w:r>
      <w:r w:rsidR="00D5481B" w:rsidRPr="00C31961">
        <w:rPr>
          <w:rFonts w:ascii="仿宋" w:eastAsia="仿宋" w:hAnsi="仿宋" w:hint="eastAsia"/>
          <w:b/>
          <w:bCs/>
          <w:sz w:val="24"/>
          <w:szCs w:val="28"/>
        </w:rPr>
        <w:t>面向</w:t>
      </w:r>
      <w:r w:rsidR="00273540" w:rsidRPr="00C31961">
        <w:rPr>
          <w:rFonts w:ascii="仿宋" w:eastAsia="仿宋" w:hAnsi="仿宋" w:hint="eastAsia"/>
          <w:b/>
          <w:bCs/>
          <w:sz w:val="24"/>
          <w:szCs w:val="28"/>
        </w:rPr>
        <w:t>大型</w:t>
      </w:r>
      <w:r w:rsidR="0098586E" w:rsidRPr="00C31961">
        <w:rPr>
          <w:rFonts w:ascii="仿宋" w:eastAsia="仿宋" w:hAnsi="仿宋" w:hint="eastAsia"/>
          <w:b/>
          <w:bCs/>
          <w:sz w:val="24"/>
          <w:szCs w:val="28"/>
        </w:rPr>
        <w:t>农户及</w:t>
      </w:r>
      <w:r w:rsidR="00273540" w:rsidRPr="00C31961">
        <w:rPr>
          <w:rFonts w:ascii="仿宋" w:eastAsia="仿宋" w:hAnsi="仿宋" w:hint="eastAsia"/>
          <w:b/>
          <w:bCs/>
          <w:sz w:val="24"/>
          <w:szCs w:val="28"/>
        </w:rPr>
        <w:t>农场，</w:t>
      </w:r>
      <w:del w:id="16" w:author="lee1m" w:date="2023-07-03T19:01:00Z">
        <w:r w:rsidR="0001697C" w:rsidRPr="00C31961" w:rsidDel="001004BA">
          <w:rPr>
            <w:rFonts w:ascii="仿宋" w:eastAsia="仿宋" w:hAnsi="仿宋" w:hint="eastAsia"/>
            <w:b/>
            <w:bCs/>
            <w:sz w:val="24"/>
            <w:szCs w:val="28"/>
          </w:rPr>
          <w:delText>沃达丰</w:delText>
        </w:r>
      </w:del>
      <w:r w:rsidR="00C0798E" w:rsidRPr="00C31961">
        <w:rPr>
          <w:rFonts w:ascii="仿宋" w:eastAsia="仿宋" w:hAnsi="仿宋" w:hint="eastAsia"/>
          <w:b/>
          <w:bCs/>
          <w:sz w:val="24"/>
          <w:szCs w:val="28"/>
        </w:rPr>
        <w:t>联合设备制造商</w:t>
      </w:r>
      <w:r w:rsidR="00B8162B" w:rsidRPr="00C31961">
        <w:rPr>
          <w:rFonts w:ascii="仿宋" w:eastAsia="仿宋" w:hAnsi="仿宋" w:hint="eastAsia"/>
          <w:b/>
          <w:bCs/>
          <w:sz w:val="24"/>
          <w:szCs w:val="28"/>
        </w:rPr>
        <w:t>、农业</w:t>
      </w:r>
      <w:r w:rsidR="00C0798E" w:rsidRPr="00C31961">
        <w:rPr>
          <w:rFonts w:ascii="仿宋" w:eastAsia="仿宋" w:hAnsi="仿宋" w:hint="eastAsia"/>
          <w:b/>
          <w:bCs/>
          <w:sz w:val="24"/>
          <w:szCs w:val="28"/>
        </w:rPr>
        <w:t>专业研究机构等</w:t>
      </w:r>
      <w:r w:rsidR="0001697C" w:rsidRPr="00C31961">
        <w:rPr>
          <w:rFonts w:ascii="仿宋" w:eastAsia="仿宋" w:hAnsi="仿宋" w:hint="eastAsia"/>
          <w:b/>
          <w:bCs/>
          <w:sz w:val="24"/>
          <w:szCs w:val="28"/>
        </w:rPr>
        <w:t>合作伙伴，推出</w:t>
      </w:r>
      <w:r w:rsidR="00C0798E" w:rsidRPr="00C31961">
        <w:rPr>
          <w:rFonts w:ascii="仿宋" w:eastAsia="仿宋" w:hAnsi="仿宋" w:hint="eastAsia"/>
          <w:b/>
          <w:bCs/>
          <w:sz w:val="24"/>
          <w:szCs w:val="28"/>
        </w:rPr>
        <w:t>基于云的</w:t>
      </w:r>
      <w:r w:rsidR="0098586E" w:rsidRPr="00C31961">
        <w:rPr>
          <w:rFonts w:ascii="仿宋" w:eastAsia="仿宋" w:hAnsi="仿宋" w:hint="eastAsia"/>
          <w:b/>
          <w:bCs/>
          <w:sz w:val="24"/>
          <w:szCs w:val="28"/>
        </w:rPr>
        <w:t>I</w:t>
      </w:r>
      <w:r w:rsidR="0001697C" w:rsidRPr="00C31961">
        <w:rPr>
          <w:rFonts w:ascii="仿宋" w:eastAsia="仿宋" w:hAnsi="仿宋"/>
          <w:b/>
          <w:bCs/>
          <w:sz w:val="24"/>
          <w:szCs w:val="28"/>
        </w:rPr>
        <w:t>oT平台</w:t>
      </w:r>
      <w:r w:rsidR="00C0798E" w:rsidRPr="00C31961">
        <w:rPr>
          <w:rFonts w:ascii="仿宋" w:eastAsia="仿宋" w:hAnsi="仿宋" w:hint="eastAsia"/>
          <w:b/>
          <w:bCs/>
          <w:sz w:val="24"/>
          <w:szCs w:val="28"/>
        </w:rPr>
        <w:t>MyFarmWeb</w:t>
      </w:r>
      <w:bookmarkEnd w:id="14"/>
      <w:bookmarkEnd w:id="15"/>
    </w:p>
    <w:p w14:paraId="6D88372C" w14:textId="7BF4E539" w:rsidR="00064A74" w:rsidRDefault="00677C2A" w:rsidP="002A3DA4">
      <w:pPr>
        <w:spacing w:line="360" w:lineRule="auto"/>
        <w:ind w:firstLineChars="200" w:firstLine="480"/>
        <w:rPr>
          <w:rFonts w:ascii="仿宋" w:eastAsia="仿宋" w:hAnsi="仿宋"/>
          <w:sz w:val="24"/>
          <w:szCs w:val="28"/>
        </w:rPr>
      </w:pPr>
      <w:r>
        <w:rPr>
          <w:rFonts w:ascii="仿宋" w:eastAsia="仿宋" w:hAnsi="仿宋" w:hint="eastAsia"/>
          <w:sz w:val="24"/>
          <w:szCs w:val="28"/>
        </w:rPr>
        <w:t>面向大型农场，沃达丰提供的服务更加专业。</w:t>
      </w:r>
      <w:r w:rsidR="002A3DA4" w:rsidRPr="002A3DA4">
        <w:rPr>
          <w:rFonts w:ascii="仿宋" w:eastAsia="仿宋" w:hAnsi="仿宋"/>
          <w:sz w:val="24"/>
          <w:szCs w:val="28"/>
        </w:rPr>
        <w:t>MyFarmWeb</w:t>
      </w:r>
      <w:r w:rsidR="00D5481B" w:rsidRPr="00C31961">
        <w:rPr>
          <w:rFonts w:ascii="仿宋" w:eastAsia="仿宋" w:hAnsi="仿宋" w:hint="eastAsia"/>
          <w:sz w:val="24"/>
          <w:szCs w:val="28"/>
        </w:rPr>
        <w:t>平台</w:t>
      </w:r>
      <w:r w:rsidR="0098586E" w:rsidRPr="00C31961">
        <w:rPr>
          <w:rFonts w:ascii="仿宋" w:eastAsia="仿宋" w:hAnsi="仿宋"/>
          <w:sz w:val="24"/>
          <w:szCs w:val="28"/>
        </w:rPr>
        <w:t>捕获从农场到农业市场的数据和信息，</w:t>
      </w:r>
      <w:r w:rsidR="0098586E" w:rsidRPr="00C31961">
        <w:rPr>
          <w:rFonts w:ascii="仿宋" w:eastAsia="仿宋" w:hAnsi="仿宋" w:hint="eastAsia"/>
          <w:sz w:val="24"/>
          <w:szCs w:val="28"/>
        </w:rPr>
        <w:t>将多</w:t>
      </w:r>
      <w:del w:id="17" w:author="lee1m" w:date="2023-07-03T19:02:00Z">
        <w:r w:rsidR="0098586E" w:rsidRPr="00C31961" w:rsidDel="001004BA">
          <w:rPr>
            <w:rFonts w:ascii="仿宋" w:eastAsia="仿宋" w:hAnsi="仿宋" w:hint="eastAsia"/>
            <w:sz w:val="24"/>
            <w:szCs w:val="28"/>
          </w:rPr>
          <w:delText>来</w:delText>
        </w:r>
      </w:del>
      <w:r w:rsidR="0098586E" w:rsidRPr="00C31961">
        <w:rPr>
          <w:rFonts w:ascii="仿宋" w:eastAsia="仿宋" w:hAnsi="仿宋" w:hint="eastAsia"/>
          <w:sz w:val="24"/>
          <w:szCs w:val="28"/>
        </w:rPr>
        <w:t>源数据</w:t>
      </w:r>
      <w:del w:id="18" w:author="lee1m" w:date="2023-07-03T19:02:00Z">
        <w:r w:rsidR="0098586E" w:rsidRPr="00C31961" w:rsidDel="001004BA">
          <w:rPr>
            <w:rFonts w:ascii="仿宋" w:eastAsia="仿宋" w:hAnsi="仿宋" w:hint="eastAsia"/>
            <w:sz w:val="24"/>
            <w:szCs w:val="28"/>
          </w:rPr>
          <w:delText>进行</w:delText>
        </w:r>
      </w:del>
      <w:r w:rsidR="0098586E" w:rsidRPr="00C31961">
        <w:rPr>
          <w:rFonts w:ascii="仿宋" w:eastAsia="仿宋" w:hAnsi="仿宋" w:hint="eastAsia"/>
          <w:sz w:val="24"/>
          <w:szCs w:val="28"/>
        </w:rPr>
        <w:t>汇总及分析，提高生产效率，主要功能包括：</w:t>
      </w:r>
      <w:r w:rsidR="0098586E" w:rsidRPr="00C31961">
        <w:rPr>
          <w:rFonts w:ascii="仿宋" w:eastAsia="仿宋" w:hAnsi="仿宋"/>
          <w:sz w:val="24"/>
          <w:szCs w:val="28"/>
        </w:rPr>
        <w:t>进行土壤物理、化学和微生物分析</w:t>
      </w:r>
      <w:r w:rsidR="002A3DA4">
        <w:rPr>
          <w:rFonts w:ascii="仿宋" w:eastAsia="仿宋" w:hAnsi="仿宋" w:hint="eastAsia"/>
          <w:sz w:val="24"/>
          <w:szCs w:val="28"/>
        </w:rPr>
        <w:t>，</w:t>
      </w:r>
      <w:r w:rsidR="0098586E" w:rsidRPr="00C31961">
        <w:rPr>
          <w:rFonts w:ascii="仿宋" w:eastAsia="仿宋" w:hAnsi="仿宋"/>
          <w:sz w:val="24"/>
          <w:szCs w:val="28"/>
        </w:rPr>
        <w:t>检测和监测有害生物的存在</w:t>
      </w:r>
      <w:ins w:id="19" w:author="lee1m" w:date="2023-07-03T19:02:00Z">
        <w:r w:rsidR="001004BA">
          <w:rPr>
            <w:rFonts w:ascii="仿宋" w:eastAsia="仿宋" w:hAnsi="仿宋" w:hint="eastAsia"/>
            <w:sz w:val="24"/>
            <w:szCs w:val="28"/>
          </w:rPr>
          <w:t>；</w:t>
        </w:r>
      </w:ins>
      <w:del w:id="20" w:author="lee1m" w:date="2023-07-03T19:02:00Z">
        <w:r w:rsidR="002A3DA4" w:rsidDel="001004BA">
          <w:rPr>
            <w:rFonts w:ascii="仿宋" w:eastAsia="仿宋" w:hAnsi="仿宋" w:hint="eastAsia"/>
            <w:sz w:val="24"/>
            <w:szCs w:val="28"/>
          </w:rPr>
          <w:delText>，</w:delText>
        </w:r>
      </w:del>
      <w:r w:rsidR="0098586E" w:rsidRPr="00C31961">
        <w:rPr>
          <w:rFonts w:ascii="仿宋" w:eastAsia="仿宋" w:hAnsi="仿宋"/>
          <w:sz w:val="24"/>
          <w:szCs w:val="28"/>
        </w:rPr>
        <w:t>接收卫星和遥感信息</w:t>
      </w:r>
      <w:r w:rsidR="002A3DA4">
        <w:rPr>
          <w:rFonts w:ascii="仿宋" w:eastAsia="仿宋" w:hAnsi="仿宋" w:hint="eastAsia"/>
          <w:sz w:val="24"/>
          <w:szCs w:val="28"/>
        </w:rPr>
        <w:t>，</w:t>
      </w:r>
      <w:r w:rsidR="0098586E" w:rsidRPr="00C31961">
        <w:rPr>
          <w:rFonts w:ascii="仿宋" w:eastAsia="仿宋" w:hAnsi="仿宋"/>
          <w:sz w:val="24"/>
          <w:szCs w:val="28"/>
        </w:rPr>
        <w:t>从传感器收集数据，如土壤湿度探测器、车辆跟踪器和气象站</w:t>
      </w:r>
      <w:r w:rsidR="0098586E" w:rsidRPr="00C31961">
        <w:rPr>
          <w:rFonts w:ascii="仿宋" w:eastAsia="仿宋" w:hAnsi="仿宋" w:hint="eastAsia"/>
          <w:sz w:val="24"/>
          <w:szCs w:val="28"/>
        </w:rPr>
        <w:t>等</w:t>
      </w:r>
      <w:r w:rsidR="002A3DA4">
        <w:rPr>
          <w:rFonts w:ascii="仿宋" w:eastAsia="仿宋" w:hAnsi="仿宋" w:hint="eastAsia"/>
          <w:sz w:val="24"/>
          <w:szCs w:val="28"/>
        </w:rPr>
        <w:t>，</w:t>
      </w:r>
      <w:ins w:id="21" w:author="lee1m" w:date="2023-07-03T19:03:00Z">
        <w:r w:rsidR="001004BA">
          <w:rPr>
            <w:rFonts w:ascii="仿宋" w:eastAsia="仿宋" w:hAnsi="仿宋" w:hint="eastAsia"/>
            <w:sz w:val="24"/>
            <w:szCs w:val="28"/>
          </w:rPr>
          <w:t>提供</w:t>
        </w:r>
      </w:ins>
      <w:r w:rsidR="0098586E" w:rsidRPr="00C31961">
        <w:rPr>
          <w:rFonts w:ascii="仿宋" w:eastAsia="仿宋" w:hAnsi="仿宋"/>
          <w:sz w:val="24"/>
          <w:szCs w:val="28"/>
        </w:rPr>
        <w:t>灌溉</w:t>
      </w:r>
      <w:r w:rsidR="0098586E" w:rsidRPr="00C31961">
        <w:rPr>
          <w:rFonts w:ascii="仿宋" w:eastAsia="仿宋" w:hAnsi="仿宋" w:hint="eastAsia"/>
          <w:sz w:val="24"/>
          <w:szCs w:val="28"/>
        </w:rPr>
        <w:t>计划</w:t>
      </w:r>
      <w:r w:rsidR="0098586E" w:rsidRPr="00C31961">
        <w:rPr>
          <w:rFonts w:ascii="仿宋" w:eastAsia="仿宋" w:hAnsi="仿宋"/>
          <w:sz w:val="24"/>
          <w:szCs w:val="28"/>
        </w:rPr>
        <w:t>系统</w:t>
      </w:r>
      <w:r w:rsidR="0098586E" w:rsidRPr="00C31961">
        <w:rPr>
          <w:rFonts w:ascii="仿宋" w:eastAsia="仿宋" w:hAnsi="仿宋" w:hint="eastAsia"/>
          <w:sz w:val="24"/>
          <w:szCs w:val="28"/>
        </w:rPr>
        <w:t>等</w:t>
      </w:r>
      <w:r w:rsidR="0098586E" w:rsidRPr="00C31961">
        <w:rPr>
          <w:rFonts w:ascii="仿宋" w:eastAsia="仿宋" w:hAnsi="仿宋"/>
          <w:sz w:val="24"/>
          <w:szCs w:val="28"/>
        </w:rPr>
        <w:t>。</w:t>
      </w:r>
    </w:p>
    <w:p w14:paraId="2A69BB18" w14:textId="1B0A19B0" w:rsidR="0001697C" w:rsidRPr="00C31961" w:rsidRDefault="0098586E" w:rsidP="002A3DA4">
      <w:pPr>
        <w:spacing w:line="360" w:lineRule="auto"/>
        <w:ind w:firstLineChars="200" w:firstLine="480"/>
        <w:rPr>
          <w:rFonts w:ascii="仿宋" w:eastAsia="仿宋" w:hAnsi="仿宋"/>
          <w:sz w:val="24"/>
          <w:szCs w:val="28"/>
        </w:rPr>
      </w:pPr>
      <w:r w:rsidRPr="00C31961">
        <w:rPr>
          <w:rFonts w:ascii="仿宋" w:eastAsia="仿宋" w:hAnsi="仿宋" w:hint="eastAsia"/>
          <w:sz w:val="24"/>
          <w:szCs w:val="28"/>
        </w:rPr>
        <w:t>平台还</w:t>
      </w:r>
      <w:r w:rsidRPr="00C31961">
        <w:rPr>
          <w:rFonts w:ascii="仿宋" w:eastAsia="仿宋" w:hAnsi="仿宋"/>
          <w:sz w:val="24"/>
          <w:szCs w:val="28"/>
        </w:rPr>
        <w:t>提供移动应用程序，使农民能够存储、可视化</w:t>
      </w:r>
      <w:del w:id="22" w:author="lee1m" w:date="2023-07-03T19:05:00Z">
        <w:r w:rsidRPr="00C31961" w:rsidDel="001004BA">
          <w:rPr>
            <w:rFonts w:ascii="仿宋" w:eastAsia="仿宋" w:hAnsi="仿宋"/>
            <w:sz w:val="24"/>
            <w:szCs w:val="28"/>
          </w:rPr>
          <w:delText>和</w:delText>
        </w:r>
      </w:del>
      <w:r w:rsidRPr="00C31961">
        <w:rPr>
          <w:rFonts w:ascii="仿宋" w:eastAsia="仿宋" w:hAnsi="仿宋"/>
          <w:sz w:val="24"/>
          <w:szCs w:val="28"/>
        </w:rPr>
        <w:t>查看通过农业物联网传感器和现场其他数据源收集的信息。</w:t>
      </w:r>
      <w:r w:rsidRPr="00C31961">
        <w:rPr>
          <w:rFonts w:ascii="仿宋" w:eastAsia="仿宋" w:hAnsi="仿宋" w:hint="eastAsia"/>
          <w:sz w:val="24"/>
          <w:szCs w:val="28"/>
        </w:rPr>
        <w:t>南非农民</w:t>
      </w:r>
      <w:r w:rsidRPr="00C31961">
        <w:rPr>
          <w:rFonts w:ascii="仿宋" w:eastAsia="仿宋" w:hAnsi="仿宋"/>
          <w:sz w:val="24"/>
          <w:szCs w:val="28"/>
        </w:rPr>
        <w:t>使用MyFarmWeb以来，农业产量</w:t>
      </w:r>
      <w:r w:rsidR="00467264" w:rsidRPr="00C31961">
        <w:rPr>
          <w:rFonts w:ascii="仿宋" w:eastAsia="仿宋" w:hAnsi="仿宋" w:hint="eastAsia"/>
          <w:sz w:val="24"/>
          <w:szCs w:val="28"/>
        </w:rPr>
        <w:t>年均</w:t>
      </w:r>
      <w:r w:rsidRPr="00C31961">
        <w:rPr>
          <w:rFonts w:ascii="仿宋" w:eastAsia="仿宋" w:hAnsi="仿宋"/>
          <w:sz w:val="24"/>
          <w:szCs w:val="28"/>
        </w:rPr>
        <w:t>增长15</w:t>
      </w:r>
      <w:r w:rsidR="00467264" w:rsidRPr="00C31961">
        <w:rPr>
          <w:rFonts w:ascii="仿宋" w:eastAsia="仿宋" w:hAnsi="仿宋" w:hint="eastAsia"/>
          <w:sz w:val="24"/>
          <w:szCs w:val="28"/>
        </w:rPr>
        <w:t>%-</w:t>
      </w:r>
      <w:r w:rsidRPr="00C31961">
        <w:rPr>
          <w:rFonts w:ascii="仿宋" w:eastAsia="仿宋" w:hAnsi="仿宋"/>
          <w:sz w:val="24"/>
          <w:szCs w:val="28"/>
        </w:rPr>
        <w:t>20%</w:t>
      </w:r>
      <w:r w:rsidR="00467264" w:rsidRPr="00C31961">
        <w:rPr>
          <w:rFonts w:ascii="仿宋" w:eastAsia="仿宋" w:hAnsi="仿宋" w:hint="eastAsia"/>
          <w:sz w:val="24"/>
          <w:szCs w:val="28"/>
        </w:rPr>
        <w:t>，</w:t>
      </w:r>
      <w:r w:rsidR="00692ECC" w:rsidRPr="00C31961">
        <w:rPr>
          <w:rFonts w:ascii="仿宋" w:eastAsia="仿宋" w:hAnsi="仿宋" w:hint="eastAsia"/>
          <w:sz w:val="24"/>
          <w:szCs w:val="28"/>
        </w:rPr>
        <w:t>截至2</w:t>
      </w:r>
      <w:r w:rsidR="00692ECC" w:rsidRPr="00C31961">
        <w:rPr>
          <w:rFonts w:ascii="仿宋" w:eastAsia="仿宋" w:hAnsi="仿宋"/>
          <w:sz w:val="24"/>
          <w:szCs w:val="28"/>
        </w:rPr>
        <w:t>02</w:t>
      </w:r>
      <w:r w:rsidR="00F35CB5">
        <w:rPr>
          <w:rFonts w:ascii="仿宋" w:eastAsia="仿宋" w:hAnsi="仿宋"/>
          <w:sz w:val="24"/>
          <w:szCs w:val="28"/>
        </w:rPr>
        <w:t>3</w:t>
      </w:r>
      <w:r w:rsidR="00692ECC" w:rsidRPr="00C31961">
        <w:rPr>
          <w:rFonts w:ascii="仿宋" w:eastAsia="仿宋" w:hAnsi="仿宋" w:hint="eastAsia"/>
          <w:sz w:val="24"/>
          <w:szCs w:val="28"/>
        </w:rPr>
        <w:t>年</w:t>
      </w:r>
      <w:r w:rsidR="00F35CB5">
        <w:rPr>
          <w:rFonts w:ascii="仿宋" w:eastAsia="仿宋" w:hAnsi="仿宋"/>
          <w:sz w:val="24"/>
          <w:szCs w:val="28"/>
        </w:rPr>
        <w:t>3</w:t>
      </w:r>
      <w:r w:rsidR="00692ECC" w:rsidRPr="00C31961">
        <w:rPr>
          <w:rFonts w:ascii="仿宋" w:eastAsia="仿宋" w:hAnsi="仿宋" w:hint="eastAsia"/>
          <w:sz w:val="24"/>
          <w:szCs w:val="28"/>
        </w:rPr>
        <w:t>月</w:t>
      </w:r>
      <w:r w:rsidR="00C0798E" w:rsidRPr="00C31961">
        <w:rPr>
          <w:rFonts w:ascii="仿宋" w:eastAsia="仿宋" w:hAnsi="仿宋" w:hint="eastAsia"/>
          <w:sz w:val="24"/>
          <w:szCs w:val="28"/>
        </w:rPr>
        <w:t>，</w:t>
      </w:r>
      <w:r w:rsidR="0001697C" w:rsidRPr="00C31961">
        <w:rPr>
          <w:rFonts w:ascii="仿宋" w:eastAsia="仿宋" w:hAnsi="仿宋"/>
          <w:sz w:val="24"/>
          <w:szCs w:val="28"/>
        </w:rPr>
        <w:t>四大洲超过</w:t>
      </w:r>
      <w:r w:rsidR="00F35CB5">
        <w:rPr>
          <w:rFonts w:ascii="仿宋" w:eastAsia="仿宋" w:hAnsi="仿宋"/>
          <w:sz w:val="24"/>
          <w:szCs w:val="28"/>
        </w:rPr>
        <w:t>9300</w:t>
      </w:r>
      <w:r w:rsidR="0001697C" w:rsidRPr="00C31961">
        <w:rPr>
          <w:rFonts w:ascii="仿宋" w:eastAsia="仿宋" w:hAnsi="仿宋"/>
          <w:sz w:val="24"/>
          <w:szCs w:val="28"/>
        </w:rPr>
        <w:t>个农场</w:t>
      </w:r>
      <w:r w:rsidR="00C0798E" w:rsidRPr="00C31961">
        <w:rPr>
          <w:rFonts w:ascii="仿宋" w:eastAsia="仿宋" w:hAnsi="仿宋" w:hint="eastAsia"/>
          <w:sz w:val="24"/>
          <w:szCs w:val="28"/>
        </w:rPr>
        <w:t>正在</w:t>
      </w:r>
      <w:r w:rsidR="0001697C" w:rsidRPr="00C31961">
        <w:rPr>
          <w:rFonts w:ascii="仿宋" w:eastAsia="仿宋" w:hAnsi="仿宋"/>
          <w:sz w:val="24"/>
          <w:szCs w:val="28"/>
        </w:rPr>
        <w:t>使用M</w:t>
      </w:r>
      <w:r w:rsidR="00C0798E" w:rsidRPr="00C31961">
        <w:rPr>
          <w:rFonts w:ascii="仿宋" w:eastAsia="仿宋" w:hAnsi="仿宋" w:hint="eastAsia"/>
          <w:sz w:val="24"/>
          <w:szCs w:val="28"/>
        </w:rPr>
        <w:t>y</w:t>
      </w:r>
      <w:r w:rsidR="0001697C" w:rsidRPr="00C31961">
        <w:rPr>
          <w:rFonts w:ascii="仿宋" w:eastAsia="仿宋" w:hAnsi="仿宋"/>
          <w:sz w:val="24"/>
          <w:szCs w:val="28"/>
        </w:rPr>
        <w:t>FarmWeb。</w:t>
      </w:r>
    </w:p>
    <w:p w14:paraId="22B93C99" w14:textId="644A6FB1" w:rsidR="005E0871" w:rsidRPr="00C31961" w:rsidRDefault="005E0871" w:rsidP="00C31961">
      <w:pPr>
        <w:spacing w:line="360" w:lineRule="auto"/>
        <w:jc w:val="center"/>
        <w:rPr>
          <w:rFonts w:ascii="仿宋" w:eastAsia="仿宋" w:hAnsi="仿宋"/>
        </w:rPr>
      </w:pPr>
      <w:r w:rsidRPr="00C31961">
        <w:rPr>
          <w:rFonts w:ascii="仿宋" w:eastAsia="仿宋" w:hAnsi="仿宋" w:hint="eastAsia"/>
        </w:rPr>
        <w:t>图</w:t>
      </w:r>
      <w:r w:rsidR="002612D6">
        <w:rPr>
          <w:rFonts w:ascii="仿宋" w:eastAsia="仿宋" w:hAnsi="仿宋" w:hint="eastAsia"/>
        </w:rPr>
        <w:t>2</w:t>
      </w:r>
      <w:r w:rsidRPr="00C31961">
        <w:rPr>
          <w:rFonts w:ascii="仿宋" w:eastAsia="仿宋" w:hAnsi="仿宋" w:hint="eastAsia"/>
        </w:rPr>
        <w:t>：MyFarmWeb平台</w:t>
      </w:r>
    </w:p>
    <w:p w14:paraId="15969FF0" w14:textId="100716A0" w:rsidR="00C0798E" w:rsidRPr="00C31961" w:rsidRDefault="00B8162B" w:rsidP="00C31961">
      <w:pPr>
        <w:spacing w:line="360" w:lineRule="auto"/>
        <w:jc w:val="center"/>
        <w:rPr>
          <w:rFonts w:ascii="仿宋" w:eastAsia="仿宋" w:hAnsi="仿宋"/>
          <w:sz w:val="24"/>
          <w:szCs w:val="28"/>
        </w:rPr>
      </w:pPr>
      <w:r w:rsidRPr="00C31961">
        <w:rPr>
          <w:rFonts w:ascii="仿宋" w:eastAsia="仿宋" w:hAnsi="仿宋"/>
          <w:noProof/>
          <w:sz w:val="24"/>
          <w:szCs w:val="28"/>
        </w:rPr>
        <w:lastRenderedPageBreak/>
        <w:drawing>
          <wp:inline distT="0" distB="0" distL="0" distR="0" wp14:anchorId="73536C9E" wp14:editId="57277072">
            <wp:extent cx="3214034" cy="3019245"/>
            <wp:effectExtent l="0" t="0" r="5715" b="0"/>
            <wp:docPr id="309664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646" cy="3039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1AB37" w14:textId="560228D3" w:rsidR="005E0871" w:rsidRPr="00C31961" w:rsidRDefault="005E0871" w:rsidP="00C31961">
      <w:pPr>
        <w:spacing w:line="360" w:lineRule="auto"/>
        <w:jc w:val="center"/>
        <w:rPr>
          <w:rFonts w:ascii="仿宋" w:eastAsia="仿宋" w:hAnsi="仿宋"/>
          <w:sz w:val="24"/>
          <w:szCs w:val="28"/>
        </w:rPr>
      </w:pPr>
      <w:r w:rsidRPr="00C31961">
        <w:rPr>
          <w:rFonts w:ascii="仿宋" w:eastAsia="仿宋" w:hAnsi="仿宋" w:hint="eastAsia"/>
        </w:rPr>
        <w:t>来源：沃达丰官方资料</w:t>
      </w:r>
    </w:p>
    <w:p w14:paraId="18CBE1A3" w14:textId="5CEAECC9" w:rsidR="0001697C" w:rsidRPr="003E223C" w:rsidRDefault="00862A13" w:rsidP="00C31961">
      <w:pPr>
        <w:spacing w:line="360" w:lineRule="auto"/>
        <w:rPr>
          <w:rFonts w:ascii="仿宋" w:eastAsia="仿宋" w:hAnsi="仿宋"/>
          <w:b/>
          <w:bCs/>
          <w:sz w:val="24"/>
          <w:szCs w:val="28"/>
        </w:rPr>
      </w:pPr>
      <w:r>
        <w:rPr>
          <w:rFonts w:ascii="仿宋" w:eastAsia="仿宋" w:hAnsi="仿宋" w:hint="eastAsia"/>
          <w:b/>
          <w:bCs/>
          <w:sz w:val="24"/>
          <w:szCs w:val="28"/>
        </w:rPr>
        <w:t>二</w:t>
      </w:r>
      <w:r w:rsidR="0001697C" w:rsidRPr="003E223C">
        <w:rPr>
          <w:rFonts w:ascii="仿宋" w:eastAsia="仿宋" w:hAnsi="仿宋" w:hint="eastAsia"/>
          <w:b/>
          <w:bCs/>
          <w:sz w:val="24"/>
          <w:szCs w:val="28"/>
        </w:rPr>
        <w:t>、启示与建议</w:t>
      </w:r>
    </w:p>
    <w:p w14:paraId="7BFDD297" w14:textId="21E9FB7F" w:rsidR="001669F9" w:rsidRDefault="001669F9" w:rsidP="001669F9">
      <w:pPr>
        <w:spacing w:line="360" w:lineRule="auto"/>
        <w:ind w:firstLineChars="200" w:firstLine="480"/>
        <w:rPr>
          <w:rFonts w:ascii="仿宋" w:eastAsia="仿宋" w:hAnsi="仿宋"/>
          <w:sz w:val="24"/>
          <w:szCs w:val="28"/>
        </w:rPr>
      </w:pPr>
      <w:r>
        <w:rPr>
          <w:rFonts w:ascii="仿宋" w:eastAsia="仿宋" w:hAnsi="仿宋" w:hint="eastAsia"/>
          <w:sz w:val="24"/>
          <w:szCs w:val="28"/>
        </w:rPr>
        <w:t>国内运营商虽均在开展数字乡村建设，但侧重领域集中</w:t>
      </w:r>
      <w:r w:rsidR="00787C08">
        <w:rPr>
          <w:rFonts w:ascii="仿宋" w:eastAsia="仿宋" w:hAnsi="仿宋" w:hint="eastAsia"/>
          <w:sz w:val="24"/>
          <w:szCs w:val="28"/>
        </w:rPr>
        <w:t>在</w:t>
      </w:r>
      <w:r>
        <w:rPr>
          <w:rFonts w:ascii="仿宋" w:eastAsia="仿宋" w:hAnsi="仿宋" w:hint="eastAsia"/>
          <w:sz w:val="24"/>
          <w:szCs w:val="28"/>
        </w:rPr>
        <w:t>乡村治理与公共服务，如</w:t>
      </w:r>
      <w:r w:rsidRPr="00A31BA7">
        <w:rPr>
          <w:rFonts w:ascii="仿宋" w:eastAsia="仿宋" w:hAnsi="仿宋"/>
          <w:sz w:val="24"/>
          <w:szCs w:val="28"/>
        </w:rPr>
        <w:t>中国联通</w:t>
      </w:r>
      <w:r w:rsidRPr="00A31BA7">
        <w:rPr>
          <w:rFonts w:ascii="仿宋" w:eastAsia="仿宋" w:hAnsi="仿宋" w:hint="eastAsia"/>
          <w:sz w:val="24"/>
          <w:szCs w:val="28"/>
        </w:rPr>
        <w:t>打造</w:t>
      </w:r>
      <w:r w:rsidRPr="00A31BA7">
        <w:rPr>
          <w:rFonts w:ascii="仿宋" w:eastAsia="仿宋" w:hAnsi="仿宋"/>
          <w:sz w:val="24"/>
          <w:szCs w:val="28"/>
        </w:rPr>
        <w:t>数字乡村服务云平台</w:t>
      </w:r>
      <w:r w:rsidRPr="00A31BA7">
        <w:rPr>
          <w:rFonts w:ascii="仿宋" w:eastAsia="仿宋" w:hAnsi="仿宋" w:hint="eastAsia"/>
          <w:sz w:val="24"/>
          <w:szCs w:val="28"/>
        </w:rPr>
        <w:t>，</w:t>
      </w:r>
      <w:r w:rsidRPr="00A31BA7">
        <w:rPr>
          <w:rFonts w:ascii="仿宋" w:eastAsia="仿宋" w:hAnsi="仿宋"/>
          <w:sz w:val="24"/>
          <w:szCs w:val="28"/>
        </w:rPr>
        <w:t>聚焦满足党建、抗疫、基层治理等场景需求</w:t>
      </w:r>
      <w:r w:rsidRPr="00A31BA7">
        <w:rPr>
          <w:rFonts w:ascii="仿宋" w:eastAsia="仿宋" w:hAnsi="仿宋" w:hint="eastAsia"/>
          <w:sz w:val="24"/>
          <w:szCs w:val="28"/>
        </w:rPr>
        <w:t>；</w:t>
      </w:r>
      <w:r w:rsidRPr="00A31BA7">
        <w:rPr>
          <w:rFonts w:ascii="仿宋" w:eastAsia="仿宋" w:hAnsi="仿宋"/>
          <w:sz w:val="24"/>
          <w:szCs w:val="28"/>
        </w:rPr>
        <w:t>中国电信数字乡村云平台</w:t>
      </w:r>
      <w:r>
        <w:rPr>
          <w:rFonts w:ascii="仿宋" w:eastAsia="仿宋" w:hAnsi="仿宋"/>
          <w:sz w:val="24"/>
          <w:szCs w:val="28"/>
        </w:rPr>
        <w:t>以政务服务、便民服务</w:t>
      </w:r>
      <w:r>
        <w:rPr>
          <w:rFonts w:ascii="仿宋" w:eastAsia="仿宋" w:hAnsi="仿宋" w:hint="eastAsia"/>
          <w:sz w:val="24"/>
          <w:szCs w:val="28"/>
        </w:rPr>
        <w:t>、</w:t>
      </w:r>
      <w:r w:rsidRPr="00A31BA7">
        <w:rPr>
          <w:rFonts w:ascii="仿宋" w:eastAsia="仿宋" w:hAnsi="仿宋"/>
          <w:sz w:val="24"/>
          <w:szCs w:val="28"/>
        </w:rPr>
        <w:t>视频会议等为核心，</w:t>
      </w:r>
      <w:r>
        <w:rPr>
          <w:rFonts w:ascii="仿宋" w:eastAsia="仿宋" w:hAnsi="仿宋"/>
          <w:sz w:val="24"/>
          <w:szCs w:val="28"/>
        </w:rPr>
        <w:t>满足乡村治理</w:t>
      </w:r>
      <w:r>
        <w:rPr>
          <w:rFonts w:ascii="仿宋" w:eastAsia="仿宋" w:hAnsi="仿宋" w:hint="eastAsia"/>
          <w:sz w:val="24"/>
          <w:szCs w:val="28"/>
        </w:rPr>
        <w:t>、</w:t>
      </w:r>
      <w:r>
        <w:rPr>
          <w:rFonts w:ascii="仿宋" w:eastAsia="仿宋" w:hAnsi="仿宋"/>
          <w:sz w:val="24"/>
          <w:szCs w:val="28"/>
        </w:rPr>
        <w:t>云广播</w:t>
      </w:r>
      <w:r>
        <w:rPr>
          <w:rFonts w:ascii="仿宋" w:eastAsia="仿宋" w:hAnsi="仿宋" w:hint="eastAsia"/>
          <w:sz w:val="24"/>
          <w:szCs w:val="28"/>
        </w:rPr>
        <w:t>、</w:t>
      </w:r>
      <w:r w:rsidRPr="00A31BA7">
        <w:rPr>
          <w:rFonts w:ascii="仿宋" w:eastAsia="仿宋" w:hAnsi="仿宋"/>
          <w:sz w:val="24"/>
          <w:szCs w:val="28"/>
        </w:rPr>
        <w:t>乡镇电视等场景需求</w:t>
      </w:r>
      <w:r w:rsidRPr="00A31BA7">
        <w:rPr>
          <w:rFonts w:ascii="仿宋" w:eastAsia="仿宋" w:hAnsi="仿宋" w:hint="eastAsia"/>
          <w:sz w:val="24"/>
          <w:szCs w:val="28"/>
        </w:rPr>
        <w:t>；</w:t>
      </w:r>
      <w:r w:rsidRPr="00A31BA7">
        <w:rPr>
          <w:rFonts w:ascii="仿宋" w:eastAsia="仿宋" w:hAnsi="仿宋"/>
          <w:sz w:val="24"/>
          <w:szCs w:val="28"/>
        </w:rPr>
        <w:t>中国移动数字乡村平台“移动看家”重点满足安防、亲情看护等场景需求，为农村用户提供联防联治监控、亲情看护解决方案。</w:t>
      </w:r>
      <w:r>
        <w:rPr>
          <w:rFonts w:ascii="仿宋" w:eastAsia="仿宋" w:hAnsi="仿宋" w:hint="eastAsia"/>
          <w:sz w:val="24"/>
          <w:szCs w:val="28"/>
        </w:rPr>
        <w:t>三家运营商虽在农业领域有所涉足，但均以区域性项目制开展，</w:t>
      </w:r>
      <w:r w:rsidR="00982F59">
        <w:rPr>
          <w:rFonts w:ascii="仿宋" w:eastAsia="仿宋" w:hAnsi="仿宋" w:hint="eastAsia"/>
          <w:sz w:val="24"/>
          <w:szCs w:val="28"/>
        </w:rPr>
        <w:t>难以规模</w:t>
      </w:r>
      <w:r>
        <w:rPr>
          <w:rFonts w:ascii="仿宋" w:eastAsia="仿宋" w:hAnsi="仿宋" w:hint="eastAsia"/>
          <w:sz w:val="24"/>
          <w:szCs w:val="28"/>
        </w:rPr>
        <w:t>复制推广，在数字农业领域尚未形成体系。</w:t>
      </w:r>
    </w:p>
    <w:p w14:paraId="5384E18A" w14:textId="469F1C27" w:rsidR="001669F9" w:rsidRDefault="001669F9" w:rsidP="001669F9">
      <w:pPr>
        <w:spacing w:line="360" w:lineRule="auto"/>
        <w:ind w:firstLineChars="200" w:firstLine="480"/>
        <w:rPr>
          <w:rFonts w:ascii="仿宋" w:eastAsia="仿宋" w:hAnsi="仿宋"/>
          <w:sz w:val="24"/>
          <w:szCs w:val="28"/>
        </w:rPr>
      </w:pPr>
      <w:r>
        <w:rPr>
          <w:rFonts w:ascii="仿宋" w:eastAsia="仿宋" w:hAnsi="仿宋" w:hint="eastAsia"/>
          <w:sz w:val="24"/>
          <w:szCs w:val="28"/>
        </w:rPr>
        <w:t>数字农业受到国家高度重视，需求规模庞大，据各省</w:t>
      </w:r>
      <w:del w:id="23" w:author="lee1m" w:date="2023-07-03T21:16:00Z">
        <w:r w:rsidDel="00165F9D">
          <w:rPr>
            <w:rFonts w:ascii="仿宋" w:eastAsia="仿宋" w:hAnsi="仿宋" w:hint="eastAsia"/>
            <w:sz w:val="24"/>
            <w:szCs w:val="28"/>
          </w:rPr>
          <w:delText>公司</w:delText>
        </w:r>
      </w:del>
      <w:r>
        <w:rPr>
          <w:rFonts w:ascii="仿宋" w:eastAsia="仿宋" w:hAnsi="仿宋" w:hint="eastAsia"/>
          <w:sz w:val="24"/>
          <w:szCs w:val="28"/>
        </w:rPr>
        <w:t>一线调研反映，</w:t>
      </w:r>
      <w:r w:rsidR="00787C08">
        <w:rPr>
          <w:rFonts w:ascii="仿宋" w:eastAsia="仿宋" w:hAnsi="仿宋" w:hint="eastAsia"/>
          <w:sz w:val="24"/>
          <w:szCs w:val="28"/>
        </w:rPr>
        <w:t>中小型农户</w:t>
      </w:r>
      <w:r>
        <w:rPr>
          <w:rFonts w:ascii="仿宋" w:eastAsia="仿宋" w:hAnsi="仿宋" w:hint="eastAsia"/>
          <w:sz w:val="24"/>
          <w:szCs w:val="28"/>
        </w:rPr>
        <w:t>对于农资农具购买、精准农业、电子商务等领域需求旺盛，且目前市场上没有体系化满足</w:t>
      </w:r>
      <w:r w:rsidR="00787C08">
        <w:rPr>
          <w:rFonts w:ascii="仿宋" w:eastAsia="仿宋" w:hAnsi="仿宋" w:hint="eastAsia"/>
          <w:sz w:val="24"/>
          <w:szCs w:val="28"/>
        </w:rPr>
        <w:t>该类</w:t>
      </w:r>
      <w:r>
        <w:rPr>
          <w:rFonts w:ascii="仿宋" w:eastAsia="仿宋" w:hAnsi="仿宋" w:hint="eastAsia"/>
          <w:sz w:val="24"/>
          <w:szCs w:val="28"/>
        </w:rPr>
        <w:t>用户需求的产品和服务，</w:t>
      </w:r>
      <w:r w:rsidR="00787C08">
        <w:rPr>
          <w:rFonts w:ascii="仿宋" w:eastAsia="仿宋" w:hAnsi="仿宋" w:hint="eastAsia"/>
          <w:sz w:val="24"/>
          <w:szCs w:val="28"/>
        </w:rPr>
        <w:t>因此，运营商</w:t>
      </w:r>
      <w:ins w:id="24" w:author="lee1m" w:date="2023-07-03T19:07:00Z">
        <w:r w:rsidR="001004BA">
          <w:rPr>
            <w:rFonts w:ascii="仿宋" w:eastAsia="仿宋" w:hAnsi="仿宋" w:hint="eastAsia"/>
            <w:sz w:val="24"/>
            <w:szCs w:val="28"/>
          </w:rPr>
          <w:t>可</w:t>
        </w:r>
      </w:ins>
      <w:del w:id="25" w:author="lee1m" w:date="2023-07-03T19:07:00Z">
        <w:r w:rsidR="00787C08" w:rsidDel="001004BA">
          <w:rPr>
            <w:rFonts w:ascii="仿宋" w:eastAsia="仿宋" w:hAnsi="仿宋" w:hint="eastAsia"/>
            <w:sz w:val="24"/>
            <w:szCs w:val="28"/>
          </w:rPr>
          <w:delText>应</w:delText>
        </w:r>
      </w:del>
      <w:r w:rsidR="00787C08">
        <w:rPr>
          <w:rFonts w:ascii="仿宋" w:eastAsia="仿宋" w:hAnsi="仿宋" w:hint="eastAsia"/>
          <w:sz w:val="24"/>
          <w:szCs w:val="28"/>
        </w:rPr>
        <w:t>将数字农业作为数字乡村发展的重要布局和切入领域，面向中小型农户</w:t>
      </w:r>
      <w:r w:rsidR="00A8524E">
        <w:rPr>
          <w:rFonts w:ascii="仿宋" w:eastAsia="仿宋" w:hAnsi="仿宋" w:hint="eastAsia"/>
          <w:sz w:val="24"/>
          <w:szCs w:val="28"/>
        </w:rPr>
        <w:t>推出</w:t>
      </w:r>
      <w:r w:rsidR="00787C08">
        <w:rPr>
          <w:rFonts w:ascii="仿宋" w:eastAsia="仿宋" w:hAnsi="仿宋" w:hint="eastAsia"/>
          <w:sz w:val="24"/>
          <w:szCs w:val="28"/>
        </w:rPr>
        <w:t>数字农业</w:t>
      </w:r>
      <w:r w:rsidR="00A8524E">
        <w:rPr>
          <w:rFonts w:ascii="仿宋" w:eastAsia="仿宋" w:hAnsi="仿宋" w:hint="eastAsia"/>
          <w:sz w:val="24"/>
          <w:szCs w:val="28"/>
        </w:rPr>
        <w:t>相关</w:t>
      </w:r>
      <w:r w:rsidR="00787C08">
        <w:rPr>
          <w:rFonts w:ascii="仿宋" w:eastAsia="仿宋" w:hAnsi="仿宋" w:hint="eastAsia"/>
          <w:sz w:val="24"/>
          <w:szCs w:val="28"/>
        </w:rPr>
        <w:t>应用</w:t>
      </w:r>
      <w:r w:rsidR="00A8524E">
        <w:rPr>
          <w:rFonts w:ascii="仿宋" w:eastAsia="仿宋" w:hAnsi="仿宋" w:hint="eastAsia"/>
          <w:sz w:val="24"/>
          <w:szCs w:val="28"/>
        </w:rPr>
        <w:t>，满足农村用户的需求痛点</w:t>
      </w:r>
      <w:r>
        <w:rPr>
          <w:rFonts w:ascii="仿宋" w:eastAsia="仿宋" w:hAnsi="仿宋" w:hint="eastAsia"/>
          <w:sz w:val="24"/>
          <w:szCs w:val="28"/>
        </w:rPr>
        <w:t>。</w:t>
      </w:r>
    </w:p>
    <w:p w14:paraId="521588BD" w14:textId="42223953" w:rsidR="00F5335C" w:rsidRDefault="001669F9" w:rsidP="007948BC">
      <w:pPr>
        <w:spacing w:line="360" w:lineRule="auto"/>
        <w:ind w:firstLineChars="200" w:firstLine="480"/>
        <w:rPr>
          <w:rFonts w:ascii="仿宋" w:eastAsia="仿宋" w:hAnsi="仿宋"/>
          <w:sz w:val="24"/>
          <w:szCs w:val="28"/>
        </w:rPr>
      </w:pPr>
      <w:r>
        <w:rPr>
          <w:rFonts w:ascii="仿宋" w:eastAsia="仿宋" w:hAnsi="仿宋" w:hint="eastAsia"/>
          <w:sz w:val="24"/>
          <w:szCs w:val="28"/>
        </w:rPr>
        <w:t>另外，</w:t>
      </w:r>
      <w:moveToRangeStart w:id="26" w:author="lee1m" w:date="2023-07-03T21:17:00Z" w:name="move139311485"/>
      <w:moveTo w:id="27" w:author="lee1m" w:date="2023-07-03T21:17:00Z">
        <w:r w:rsidR="00165F9D">
          <w:rPr>
            <w:rFonts w:ascii="仿宋" w:eastAsia="仿宋" w:hAnsi="仿宋" w:hint="eastAsia"/>
            <w:sz w:val="24"/>
            <w:szCs w:val="28"/>
          </w:rPr>
          <w:t>农业产业链包</w:t>
        </w:r>
        <w:r w:rsidR="00165F9D" w:rsidRPr="00ED5E84">
          <w:rPr>
            <w:rFonts w:ascii="仿宋" w:eastAsia="仿宋" w:hAnsi="仿宋" w:hint="eastAsia"/>
            <w:bCs/>
            <w:sz w:val="24"/>
            <w:szCs w:val="28"/>
          </w:rPr>
          <w:t>括</w:t>
        </w:r>
        <w:r w:rsidR="00165F9D" w:rsidRPr="00ED5E84">
          <w:rPr>
            <w:rFonts w:ascii="仿宋" w:eastAsia="仿宋" w:hAnsi="仿宋"/>
            <w:bCs/>
            <w:sz w:val="24"/>
            <w:szCs w:val="28"/>
          </w:rPr>
          <w:t>农业研发、生产、加工、储运、销售</w:t>
        </w:r>
        <w:r w:rsidR="00165F9D">
          <w:rPr>
            <w:rFonts w:ascii="仿宋" w:eastAsia="仿宋" w:hAnsi="仿宋" w:hint="eastAsia"/>
            <w:bCs/>
            <w:sz w:val="24"/>
            <w:szCs w:val="28"/>
          </w:rPr>
          <w:t>等多个环节</w:t>
        </w:r>
        <w:r w:rsidR="00165F9D" w:rsidRPr="00ED5E84">
          <w:rPr>
            <w:rFonts w:ascii="仿宋" w:eastAsia="仿宋" w:hAnsi="仿宋" w:hint="eastAsia"/>
            <w:bCs/>
            <w:sz w:val="24"/>
            <w:szCs w:val="28"/>
          </w:rPr>
          <w:t>，</w:t>
        </w:r>
        <w:del w:id="28" w:author="lee1m" w:date="2023-07-03T21:19:00Z">
          <w:r w:rsidR="00165F9D" w:rsidRPr="00ED5E84" w:rsidDel="00165F9D">
            <w:rPr>
              <w:rFonts w:ascii="仿宋" w:eastAsia="仿宋" w:hAnsi="仿宋" w:hint="eastAsia"/>
              <w:bCs/>
              <w:sz w:val="24"/>
              <w:szCs w:val="28"/>
            </w:rPr>
            <w:delText>且</w:delText>
          </w:r>
        </w:del>
        <w:del w:id="29" w:author="lee1m" w:date="2023-07-03T21:18:00Z">
          <w:r w:rsidR="00165F9D" w:rsidRPr="00ED5E84" w:rsidDel="00165F9D">
            <w:rPr>
              <w:rFonts w:ascii="仿宋" w:eastAsia="仿宋" w:hAnsi="仿宋" w:hint="eastAsia"/>
              <w:bCs/>
              <w:sz w:val="24"/>
              <w:szCs w:val="28"/>
            </w:rPr>
            <w:delText>非常</w:delText>
          </w:r>
        </w:del>
      </w:moveTo>
      <w:ins w:id="30" w:author="lee1m" w:date="2023-07-03T21:18:00Z">
        <w:r w:rsidR="00165F9D">
          <w:rPr>
            <w:rFonts w:ascii="仿宋" w:eastAsia="仿宋" w:hAnsi="仿宋" w:hint="eastAsia"/>
            <w:bCs/>
            <w:sz w:val="24"/>
            <w:szCs w:val="28"/>
          </w:rPr>
          <w:t>各</w:t>
        </w:r>
      </w:ins>
      <w:moveTo w:id="31" w:author="lee1m" w:date="2023-07-03T21:17:00Z">
        <w:r w:rsidR="00165F9D" w:rsidRPr="00ED5E84">
          <w:rPr>
            <w:rFonts w:ascii="仿宋" w:eastAsia="仿宋" w:hAnsi="仿宋" w:hint="eastAsia"/>
            <w:bCs/>
            <w:sz w:val="24"/>
            <w:szCs w:val="28"/>
          </w:rPr>
          <w:t>垂</w:t>
        </w:r>
        <w:r w:rsidR="00165F9D">
          <w:rPr>
            <w:rFonts w:ascii="仿宋" w:eastAsia="仿宋" w:hAnsi="仿宋" w:hint="eastAsia"/>
            <w:sz w:val="24"/>
            <w:szCs w:val="28"/>
          </w:rPr>
          <w:t>直</w:t>
        </w:r>
      </w:moveTo>
      <w:ins w:id="32" w:author="lee1m" w:date="2023-07-03T21:21:00Z">
        <w:r w:rsidR="00165F9D">
          <w:rPr>
            <w:rFonts w:ascii="仿宋" w:eastAsia="仿宋" w:hAnsi="仿宋" w:hint="eastAsia"/>
            <w:sz w:val="24"/>
            <w:szCs w:val="28"/>
          </w:rPr>
          <w:t>领域</w:t>
        </w:r>
      </w:ins>
      <w:ins w:id="33" w:author="lee1m" w:date="2023-07-03T21:20:00Z">
        <w:r w:rsidR="00165F9D">
          <w:rPr>
            <w:rFonts w:ascii="仿宋" w:eastAsia="仿宋" w:hAnsi="仿宋" w:hint="eastAsia"/>
            <w:sz w:val="24"/>
            <w:szCs w:val="28"/>
          </w:rPr>
          <w:t>具备相当强的</w:t>
        </w:r>
      </w:ins>
      <w:moveTo w:id="34" w:author="lee1m" w:date="2023-07-03T21:17:00Z">
        <w:r w:rsidR="00165F9D">
          <w:rPr>
            <w:rFonts w:ascii="仿宋" w:eastAsia="仿宋" w:hAnsi="仿宋" w:hint="eastAsia"/>
            <w:sz w:val="24"/>
            <w:szCs w:val="28"/>
          </w:rPr>
          <w:t>专业</w:t>
        </w:r>
      </w:moveTo>
      <w:ins w:id="35" w:author="lee1m" w:date="2023-07-03T21:20:00Z">
        <w:r w:rsidR="00165F9D">
          <w:rPr>
            <w:rFonts w:ascii="仿宋" w:eastAsia="仿宋" w:hAnsi="仿宋" w:hint="eastAsia"/>
            <w:sz w:val="24"/>
            <w:szCs w:val="28"/>
          </w:rPr>
          <w:t>特征</w:t>
        </w:r>
      </w:ins>
      <w:moveTo w:id="36" w:author="lee1m" w:date="2023-07-03T21:17:00Z">
        <w:r w:rsidR="00165F9D">
          <w:rPr>
            <w:rFonts w:ascii="仿宋" w:eastAsia="仿宋" w:hAnsi="仿宋" w:hint="eastAsia"/>
            <w:sz w:val="24"/>
            <w:szCs w:val="28"/>
          </w:rPr>
          <w:t>，但</w:t>
        </w:r>
      </w:moveTo>
      <w:ins w:id="37" w:author="lee1m" w:date="2023-07-03T21:18:00Z">
        <w:r w:rsidR="00165F9D">
          <w:rPr>
            <w:rFonts w:ascii="仿宋" w:eastAsia="仿宋" w:hAnsi="仿宋" w:hint="eastAsia"/>
            <w:sz w:val="24"/>
            <w:szCs w:val="28"/>
          </w:rPr>
          <w:t>当前</w:t>
        </w:r>
      </w:ins>
      <w:moveTo w:id="38" w:author="lee1m" w:date="2023-07-03T21:17:00Z">
        <w:r w:rsidR="00165F9D">
          <w:rPr>
            <w:rFonts w:ascii="仿宋" w:eastAsia="仿宋" w:hAnsi="仿宋" w:hint="eastAsia"/>
            <w:sz w:val="24"/>
            <w:szCs w:val="28"/>
          </w:rPr>
          <w:t>市场上提供的产品服务呈点状分散趋势，不利于农民实际使用。</w:t>
        </w:r>
      </w:moveTo>
      <w:moveToRangeEnd w:id="26"/>
      <w:r>
        <w:rPr>
          <w:rFonts w:ascii="仿宋" w:eastAsia="仿宋" w:hAnsi="仿宋" w:hint="eastAsia"/>
          <w:sz w:val="24"/>
          <w:szCs w:val="28"/>
        </w:rPr>
        <w:t>国内运营商可</w:t>
      </w:r>
      <w:r w:rsidRPr="00177F82">
        <w:rPr>
          <w:rFonts w:ascii="仿宋" w:eastAsia="仿宋" w:hAnsi="仿宋" w:hint="eastAsia"/>
          <w:bCs/>
          <w:sz w:val="24"/>
          <w:szCs w:val="28"/>
        </w:rPr>
        <w:t>与设备厂商、农业专业机构广泛合作，</w:t>
      </w:r>
      <w:del w:id="39" w:author="lee1m" w:date="2023-07-03T19:08:00Z">
        <w:r w:rsidRPr="00177F82" w:rsidDel="001004BA">
          <w:rPr>
            <w:rFonts w:ascii="仿宋" w:eastAsia="仿宋" w:hAnsi="仿宋" w:hint="eastAsia"/>
            <w:bCs/>
            <w:sz w:val="24"/>
            <w:szCs w:val="28"/>
          </w:rPr>
          <w:delText>通过</w:delText>
        </w:r>
      </w:del>
      <w:r w:rsidR="001A0D2C">
        <w:rPr>
          <w:rFonts w:ascii="仿宋" w:eastAsia="仿宋" w:hAnsi="仿宋" w:hint="eastAsia"/>
          <w:bCs/>
          <w:sz w:val="24"/>
          <w:szCs w:val="28"/>
        </w:rPr>
        <w:t>分别</w:t>
      </w:r>
      <w:r w:rsidRPr="00177F82">
        <w:rPr>
          <w:rFonts w:ascii="仿宋" w:eastAsia="仿宋" w:hAnsi="仿宋" w:hint="eastAsia"/>
          <w:bCs/>
          <w:sz w:val="24"/>
          <w:szCs w:val="28"/>
        </w:rPr>
        <w:t>打造</w:t>
      </w:r>
      <w:r w:rsidR="001A0D2C">
        <w:rPr>
          <w:rFonts w:ascii="仿宋" w:eastAsia="仿宋" w:hAnsi="仿宋" w:hint="eastAsia"/>
          <w:bCs/>
          <w:sz w:val="24"/>
          <w:szCs w:val="28"/>
        </w:rPr>
        <w:t>面向中小型农户的</w:t>
      </w:r>
      <w:r w:rsidRPr="00177F82">
        <w:rPr>
          <w:rFonts w:ascii="仿宋" w:eastAsia="仿宋" w:hAnsi="仿宋" w:hint="eastAsia"/>
          <w:bCs/>
          <w:sz w:val="24"/>
          <w:szCs w:val="28"/>
        </w:rPr>
        <w:t>综合服务平台，集成</w:t>
      </w:r>
      <w:r>
        <w:rPr>
          <w:rFonts w:ascii="仿宋" w:eastAsia="仿宋" w:hAnsi="仿宋" w:hint="eastAsia"/>
          <w:bCs/>
          <w:sz w:val="24"/>
          <w:szCs w:val="28"/>
        </w:rPr>
        <w:t>各类</w:t>
      </w:r>
      <w:r w:rsidRPr="00177F82">
        <w:rPr>
          <w:rFonts w:ascii="仿宋" w:eastAsia="仿宋" w:hAnsi="仿宋" w:hint="eastAsia"/>
          <w:bCs/>
          <w:sz w:val="24"/>
          <w:szCs w:val="28"/>
        </w:rPr>
        <w:t>合作伙伴</w:t>
      </w:r>
      <w:ins w:id="40" w:author="lee1m" w:date="2023-07-03T21:24:00Z">
        <w:r w:rsidR="00165F9D">
          <w:rPr>
            <w:rFonts w:ascii="仿宋" w:eastAsia="仿宋" w:hAnsi="仿宋" w:hint="eastAsia"/>
            <w:bCs/>
            <w:sz w:val="24"/>
            <w:szCs w:val="28"/>
          </w:rPr>
          <w:t>提供</w:t>
        </w:r>
      </w:ins>
      <w:r w:rsidRPr="00177F82">
        <w:rPr>
          <w:rFonts w:ascii="仿宋" w:eastAsia="仿宋" w:hAnsi="仿宋" w:hint="eastAsia"/>
          <w:bCs/>
          <w:sz w:val="24"/>
          <w:szCs w:val="28"/>
        </w:rPr>
        <w:t>专业化服务</w:t>
      </w:r>
      <w:del w:id="41" w:author="lee1m" w:date="2023-07-03T21:26:00Z">
        <w:r w:rsidRPr="00177F82" w:rsidDel="00165F9D">
          <w:rPr>
            <w:rFonts w:ascii="仿宋" w:eastAsia="仿宋" w:hAnsi="仿宋" w:hint="eastAsia"/>
            <w:bCs/>
            <w:sz w:val="24"/>
            <w:szCs w:val="28"/>
          </w:rPr>
          <w:delText>，深入农业产业服务</w:delText>
        </w:r>
      </w:del>
      <w:r w:rsidRPr="00177F82">
        <w:rPr>
          <w:rFonts w:ascii="仿宋" w:eastAsia="仿宋" w:hAnsi="仿宋" w:hint="eastAsia"/>
          <w:bCs/>
          <w:sz w:val="24"/>
          <w:szCs w:val="28"/>
        </w:rPr>
        <w:t>。</w:t>
      </w:r>
      <w:moveFromRangeStart w:id="42" w:author="lee1m" w:date="2023-07-03T21:17:00Z" w:name="move139311485"/>
      <w:moveFrom w:id="43" w:author="lee1m" w:date="2023-07-03T21:17:00Z">
        <w:r w:rsidDel="00165F9D">
          <w:rPr>
            <w:rFonts w:ascii="仿宋" w:eastAsia="仿宋" w:hAnsi="仿宋" w:hint="eastAsia"/>
            <w:sz w:val="24"/>
            <w:szCs w:val="28"/>
          </w:rPr>
          <w:t>农业产业链包</w:t>
        </w:r>
        <w:r w:rsidRPr="00ED5E84" w:rsidDel="00165F9D">
          <w:rPr>
            <w:rFonts w:ascii="仿宋" w:eastAsia="仿宋" w:hAnsi="仿宋" w:hint="eastAsia"/>
            <w:bCs/>
            <w:sz w:val="24"/>
            <w:szCs w:val="28"/>
          </w:rPr>
          <w:t>括</w:t>
        </w:r>
        <w:r w:rsidRPr="00ED5E84" w:rsidDel="00165F9D">
          <w:rPr>
            <w:rFonts w:ascii="仿宋" w:eastAsia="仿宋" w:hAnsi="仿宋"/>
            <w:bCs/>
            <w:sz w:val="24"/>
            <w:szCs w:val="28"/>
          </w:rPr>
          <w:t>农业研发、生产、加工、储运、销</w:t>
        </w:r>
        <w:r w:rsidRPr="00ED5E84" w:rsidDel="00165F9D">
          <w:rPr>
            <w:rFonts w:ascii="仿宋" w:eastAsia="仿宋" w:hAnsi="仿宋"/>
            <w:bCs/>
            <w:sz w:val="24"/>
            <w:szCs w:val="28"/>
          </w:rPr>
          <w:lastRenderedPageBreak/>
          <w:t>售</w:t>
        </w:r>
        <w:r w:rsidDel="00165F9D">
          <w:rPr>
            <w:rFonts w:ascii="仿宋" w:eastAsia="仿宋" w:hAnsi="仿宋" w:hint="eastAsia"/>
            <w:bCs/>
            <w:sz w:val="24"/>
            <w:szCs w:val="28"/>
          </w:rPr>
          <w:t>等多个环节</w:t>
        </w:r>
        <w:r w:rsidRPr="00ED5E84" w:rsidDel="00165F9D">
          <w:rPr>
            <w:rFonts w:ascii="仿宋" w:eastAsia="仿宋" w:hAnsi="仿宋" w:hint="eastAsia"/>
            <w:bCs/>
            <w:sz w:val="24"/>
            <w:szCs w:val="28"/>
          </w:rPr>
          <w:t>，且非常垂</w:t>
        </w:r>
        <w:r w:rsidR="00D91F66" w:rsidDel="00165F9D">
          <w:rPr>
            <w:rFonts w:ascii="仿宋" w:eastAsia="仿宋" w:hAnsi="仿宋" w:hint="eastAsia"/>
            <w:sz w:val="24"/>
            <w:szCs w:val="28"/>
          </w:rPr>
          <w:t>直专业，但</w:t>
        </w:r>
        <w:r w:rsidDel="00165F9D">
          <w:rPr>
            <w:rFonts w:ascii="仿宋" w:eastAsia="仿宋" w:hAnsi="仿宋" w:hint="eastAsia"/>
            <w:sz w:val="24"/>
            <w:szCs w:val="28"/>
          </w:rPr>
          <w:t>市场上提供的产品服务呈点状分散趋势，不利于农民实际使用。</w:t>
        </w:r>
      </w:moveFrom>
      <w:moveFromRangeEnd w:id="42"/>
      <w:del w:id="44" w:author="lee1m" w:date="2023-07-03T21:21:00Z">
        <w:r w:rsidR="007948BC" w:rsidDel="00165F9D">
          <w:rPr>
            <w:rFonts w:ascii="仿宋" w:eastAsia="仿宋" w:hAnsi="仿宋" w:hint="eastAsia"/>
            <w:sz w:val="24"/>
            <w:szCs w:val="28"/>
          </w:rPr>
          <w:delText>运营商</w:delText>
        </w:r>
        <w:r w:rsidDel="00165F9D">
          <w:rPr>
            <w:rFonts w:ascii="仿宋" w:eastAsia="仿宋" w:hAnsi="仿宋" w:hint="eastAsia"/>
            <w:sz w:val="24"/>
            <w:szCs w:val="28"/>
          </w:rPr>
          <w:delText>可</w:delText>
        </w:r>
      </w:del>
      <w:del w:id="45" w:author="lee1m" w:date="2023-07-03T21:22:00Z">
        <w:r w:rsidDel="00165F9D">
          <w:rPr>
            <w:rFonts w:ascii="仿宋" w:eastAsia="仿宋" w:hAnsi="仿宋" w:hint="eastAsia"/>
            <w:sz w:val="24"/>
            <w:szCs w:val="28"/>
          </w:rPr>
          <w:delText>利用</w:delText>
        </w:r>
      </w:del>
      <w:ins w:id="46" w:author="lee1m" w:date="2023-07-03T21:26:00Z">
        <w:r w:rsidR="00165F9D">
          <w:rPr>
            <w:rFonts w:ascii="仿宋" w:eastAsia="仿宋" w:hAnsi="仿宋" w:hint="eastAsia"/>
            <w:sz w:val="24"/>
            <w:szCs w:val="28"/>
          </w:rPr>
          <w:t>进而</w:t>
        </w:r>
      </w:ins>
      <w:ins w:id="47" w:author="lee1m" w:date="2023-07-03T21:22:00Z">
        <w:r w:rsidR="00165F9D">
          <w:rPr>
            <w:rFonts w:ascii="仿宋" w:eastAsia="仿宋" w:hAnsi="仿宋" w:hint="eastAsia"/>
            <w:sz w:val="24"/>
            <w:szCs w:val="28"/>
          </w:rPr>
          <w:t>发挥</w:t>
        </w:r>
      </w:ins>
      <w:r>
        <w:rPr>
          <w:rFonts w:ascii="仿宋" w:eastAsia="仿宋" w:hAnsi="仿宋" w:hint="eastAsia"/>
          <w:sz w:val="24"/>
          <w:szCs w:val="28"/>
        </w:rPr>
        <w:t>云网能力与平台集成优势，</w:t>
      </w:r>
      <w:r w:rsidRPr="00C31961">
        <w:rPr>
          <w:rFonts w:ascii="仿宋" w:eastAsia="仿宋" w:hAnsi="仿宋" w:hint="eastAsia"/>
          <w:sz w:val="24"/>
          <w:szCs w:val="28"/>
        </w:rPr>
        <w:t>将大数据分析、AI等新技术与农业</w:t>
      </w:r>
      <w:ins w:id="48" w:author="lee1m" w:date="2023-07-03T21:27:00Z">
        <w:r w:rsidR="00A80FFC">
          <w:rPr>
            <w:rFonts w:ascii="仿宋" w:eastAsia="仿宋" w:hAnsi="仿宋" w:hint="eastAsia"/>
            <w:sz w:val="24"/>
            <w:szCs w:val="28"/>
          </w:rPr>
          <w:t>产业服务场景</w:t>
        </w:r>
      </w:ins>
      <w:r w:rsidRPr="00C31961">
        <w:rPr>
          <w:rFonts w:ascii="仿宋" w:eastAsia="仿宋" w:hAnsi="仿宋" w:hint="eastAsia"/>
          <w:sz w:val="24"/>
          <w:szCs w:val="28"/>
        </w:rPr>
        <w:t>深度结合</w:t>
      </w:r>
      <w:r>
        <w:rPr>
          <w:rFonts w:ascii="仿宋" w:eastAsia="仿宋" w:hAnsi="仿宋" w:hint="eastAsia"/>
          <w:sz w:val="24"/>
          <w:szCs w:val="28"/>
        </w:rPr>
        <w:t>，将各个环节</w:t>
      </w:r>
      <w:del w:id="49" w:author="lee1m" w:date="2023-07-03T21:22:00Z">
        <w:r w:rsidDel="00165F9D">
          <w:rPr>
            <w:rFonts w:ascii="仿宋" w:eastAsia="仿宋" w:hAnsi="仿宋" w:hint="eastAsia"/>
            <w:sz w:val="24"/>
            <w:szCs w:val="28"/>
          </w:rPr>
          <w:delText>可能</w:delText>
        </w:r>
      </w:del>
      <w:r>
        <w:rPr>
          <w:rFonts w:ascii="仿宋" w:eastAsia="仿宋" w:hAnsi="仿宋" w:hint="eastAsia"/>
          <w:sz w:val="24"/>
          <w:szCs w:val="28"/>
        </w:rPr>
        <w:t>涉及到的物联网</w:t>
      </w:r>
      <w:ins w:id="50" w:author="lee1m" w:date="2023-07-03T21:23:00Z">
        <w:r w:rsidR="00165F9D">
          <w:rPr>
            <w:rFonts w:ascii="仿宋" w:eastAsia="仿宋" w:hAnsi="仿宋" w:hint="eastAsia"/>
            <w:sz w:val="24"/>
            <w:szCs w:val="28"/>
          </w:rPr>
          <w:t>连接</w:t>
        </w:r>
      </w:ins>
      <w:r>
        <w:rPr>
          <w:rFonts w:ascii="仿宋" w:eastAsia="仿宋" w:hAnsi="仿宋" w:hint="eastAsia"/>
          <w:sz w:val="24"/>
          <w:szCs w:val="28"/>
        </w:rPr>
        <w:t>设备</w:t>
      </w:r>
      <w:del w:id="51" w:author="lee1m" w:date="2023-07-03T21:23:00Z">
        <w:r w:rsidDel="00165F9D">
          <w:rPr>
            <w:rFonts w:ascii="仿宋" w:eastAsia="仿宋" w:hAnsi="仿宋" w:hint="eastAsia"/>
            <w:sz w:val="24"/>
            <w:szCs w:val="28"/>
          </w:rPr>
          <w:delText>连接</w:delText>
        </w:r>
      </w:del>
      <w:r>
        <w:rPr>
          <w:rFonts w:ascii="仿宋" w:eastAsia="仿宋" w:hAnsi="仿宋" w:hint="eastAsia"/>
          <w:sz w:val="24"/>
          <w:szCs w:val="28"/>
        </w:rPr>
        <w:t>、生产</w:t>
      </w:r>
      <w:ins w:id="52" w:author="lee1m" w:date="2023-07-03T21:23:00Z">
        <w:r w:rsidR="00165F9D">
          <w:rPr>
            <w:rFonts w:ascii="仿宋" w:eastAsia="仿宋" w:hAnsi="仿宋" w:hint="eastAsia"/>
            <w:sz w:val="24"/>
            <w:szCs w:val="28"/>
          </w:rPr>
          <w:t>监测</w:t>
        </w:r>
      </w:ins>
      <w:r>
        <w:rPr>
          <w:rFonts w:ascii="仿宋" w:eastAsia="仿宋" w:hAnsi="仿宋" w:hint="eastAsia"/>
          <w:sz w:val="24"/>
          <w:szCs w:val="28"/>
        </w:rPr>
        <w:t>环境</w:t>
      </w:r>
      <w:del w:id="53" w:author="lee1m" w:date="2023-07-03T21:23:00Z">
        <w:r w:rsidDel="00165F9D">
          <w:rPr>
            <w:rFonts w:ascii="仿宋" w:eastAsia="仿宋" w:hAnsi="仿宋" w:hint="eastAsia"/>
            <w:sz w:val="24"/>
            <w:szCs w:val="28"/>
          </w:rPr>
          <w:delText>监测</w:delText>
        </w:r>
      </w:del>
      <w:r>
        <w:rPr>
          <w:rFonts w:ascii="仿宋" w:eastAsia="仿宋" w:hAnsi="仿宋" w:hint="eastAsia"/>
          <w:sz w:val="24"/>
          <w:szCs w:val="28"/>
        </w:rPr>
        <w:t>、加工与销售渠道等一体化呈现，</w:t>
      </w:r>
      <w:r w:rsidR="00C256BF">
        <w:rPr>
          <w:rFonts w:ascii="仿宋" w:eastAsia="仿宋" w:hAnsi="仿宋" w:hint="eastAsia"/>
          <w:sz w:val="24"/>
          <w:szCs w:val="28"/>
        </w:rPr>
        <w:t>并通过运营商渠道优势进行规模推广，</w:t>
      </w:r>
      <w:r>
        <w:rPr>
          <w:rFonts w:ascii="仿宋" w:eastAsia="仿宋" w:hAnsi="仿宋" w:hint="eastAsia"/>
          <w:sz w:val="24"/>
          <w:szCs w:val="28"/>
        </w:rPr>
        <w:t>为农民提供全方位服务。</w:t>
      </w:r>
    </w:p>
    <w:p w14:paraId="1730393E" w14:textId="77777777" w:rsidR="00D10198" w:rsidRDefault="00D10198" w:rsidP="00D10198">
      <w:pPr>
        <w:rPr>
          <w:rFonts w:ascii="仿宋_GB2312" w:eastAsia="仿宋_GB2312"/>
          <w:b/>
          <w:color w:val="000000" w:themeColor="text1"/>
          <w:szCs w:val="28"/>
        </w:rPr>
      </w:pPr>
    </w:p>
    <w:p w14:paraId="5F11E4A7" w14:textId="2719787E" w:rsidR="00D10198" w:rsidRDefault="00D10198" w:rsidP="00D10198">
      <w:pPr>
        <w:rPr>
          <w:rFonts w:ascii="仿宋_GB2312" w:eastAsia="仿宋_GB2312"/>
          <w:b/>
          <w:color w:val="000000" w:themeColor="text1"/>
          <w:szCs w:val="28"/>
        </w:rPr>
      </w:pPr>
      <w:r w:rsidRPr="000B40DB">
        <w:rPr>
          <w:rFonts w:ascii="仿宋_GB2312" w:eastAsia="仿宋_GB2312" w:hint="eastAsia"/>
          <w:b/>
          <w:color w:val="000000" w:themeColor="text1"/>
          <w:szCs w:val="28"/>
        </w:rPr>
        <w:t>胡雪原</w:t>
      </w:r>
      <w:r>
        <w:rPr>
          <w:rFonts w:ascii="仿宋_GB2312" w:eastAsia="仿宋_GB2312" w:hint="eastAsia"/>
          <w:b/>
          <w:color w:val="000000" w:themeColor="text1"/>
          <w:szCs w:val="28"/>
        </w:rPr>
        <w:t>：</w:t>
      </w:r>
    </w:p>
    <w:p w14:paraId="4C7DB601" w14:textId="77777777" w:rsidR="00D10198" w:rsidRDefault="00D10198" w:rsidP="00D10198">
      <w:pPr>
        <w:rPr>
          <w:rFonts w:ascii="仿宋_GB2312" w:eastAsia="仿宋_GB2312"/>
          <w:b/>
          <w:color w:val="000000" w:themeColor="text1"/>
          <w:szCs w:val="28"/>
        </w:rPr>
      </w:pPr>
      <w:r w:rsidRPr="000B40DB">
        <w:rPr>
          <w:rFonts w:ascii="仿宋_GB2312" w:eastAsia="仿宋_GB2312"/>
          <w:b/>
          <w:noProof/>
          <w:color w:val="000000" w:themeColor="text1"/>
          <w:szCs w:val="28"/>
        </w:rPr>
        <w:drawing>
          <wp:inline distT="0" distB="0" distL="0" distR="0" wp14:anchorId="2AC39632" wp14:editId="2C65CE36">
            <wp:extent cx="1143000" cy="1412697"/>
            <wp:effectExtent l="0" t="0" r="0" b="0"/>
            <wp:docPr id="3" name="图片 3" descr="C:\Users\HP\AppData\Local\Temp\WeChat Files\572c5121cfb26606daaa9ea2e122c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Temp\WeChat Files\572c5121cfb26606daaa9ea2e122c7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194" cy="1421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C2E51" w14:textId="77777777" w:rsidR="00D10198" w:rsidRDefault="00D10198" w:rsidP="00D10198">
      <w:pPr>
        <w:rPr>
          <w:rFonts w:ascii="仿宋_GB2312" w:eastAsia="仿宋_GB2312"/>
          <w:sz w:val="20"/>
          <w:szCs w:val="28"/>
        </w:rPr>
      </w:pPr>
      <w:r>
        <w:rPr>
          <w:rFonts w:ascii="仿宋_GB2312" w:eastAsia="仿宋_GB2312" w:hint="eastAsia"/>
          <w:sz w:val="20"/>
          <w:szCs w:val="28"/>
        </w:rPr>
        <w:t>一级分析师</w:t>
      </w:r>
    </w:p>
    <w:p w14:paraId="78F1608C" w14:textId="074986C3" w:rsidR="00D10198" w:rsidRDefault="00D10198" w:rsidP="00D10198">
      <w:pPr>
        <w:spacing w:line="360" w:lineRule="auto"/>
        <w:rPr>
          <w:rFonts w:ascii="仿宋_GB2312" w:eastAsia="仿宋_GB2312"/>
          <w:sz w:val="20"/>
          <w:szCs w:val="28"/>
        </w:rPr>
      </w:pPr>
      <w:r w:rsidRPr="00FC66AC">
        <w:rPr>
          <w:rFonts w:ascii="仿宋_GB2312" w:eastAsia="仿宋_GB2312" w:hint="eastAsia"/>
          <w:sz w:val="20"/>
          <w:szCs w:val="28"/>
        </w:rPr>
        <w:t>就职于中国电信研究院，</w:t>
      </w:r>
      <w:r w:rsidRPr="00452CD7">
        <w:rPr>
          <w:rFonts w:ascii="仿宋_GB2312" w:eastAsia="仿宋_GB2312"/>
          <w:sz w:val="20"/>
          <w:szCs w:val="28"/>
        </w:rPr>
        <w:t>北京邮电大学硕士，主要从事国内外通信市场分析、渠道数字化与销售组织创新等研究工作。</w:t>
      </w:r>
    </w:p>
    <w:p w14:paraId="71D9FEDD" w14:textId="77777777" w:rsidR="00D10198" w:rsidRDefault="00D10198" w:rsidP="00D10198">
      <w:pPr>
        <w:spacing w:line="360" w:lineRule="auto"/>
        <w:rPr>
          <w:rFonts w:ascii="仿宋_GB2312" w:eastAsia="仿宋_GB2312"/>
          <w:sz w:val="20"/>
          <w:szCs w:val="28"/>
        </w:rPr>
      </w:pPr>
    </w:p>
    <w:p w14:paraId="55C1BED9" w14:textId="77777777" w:rsidR="00D10198" w:rsidRPr="00FC66AC" w:rsidRDefault="00D10198" w:rsidP="00D10198">
      <w:pPr>
        <w:rPr>
          <w:rFonts w:ascii="仿宋_GB2312" w:eastAsia="仿宋_GB2312"/>
          <w:b/>
          <w:color w:val="000000" w:themeColor="text1"/>
          <w:szCs w:val="28"/>
        </w:rPr>
      </w:pPr>
      <w:r w:rsidRPr="00FC66AC">
        <w:rPr>
          <w:rFonts w:ascii="仿宋_GB2312" w:eastAsia="仿宋_GB2312" w:hint="eastAsia"/>
          <w:b/>
          <w:color w:val="000000" w:themeColor="text1"/>
          <w:szCs w:val="28"/>
        </w:rPr>
        <w:t>于明月：</w:t>
      </w:r>
    </w:p>
    <w:p w14:paraId="04C3795B" w14:textId="77777777" w:rsidR="00D10198" w:rsidRPr="00FC66AC" w:rsidRDefault="00D10198" w:rsidP="00D10198">
      <w:pPr>
        <w:rPr>
          <w:rFonts w:ascii="仿宋_GB2312" w:eastAsia="仿宋_GB2312"/>
          <w:szCs w:val="28"/>
        </w:rPr>
      </w:pPr>
      <w:r w:rsidRPr="00FC66AC">
        <w:rPr>
          <w:rFonts w:ascii="仿宋_GB2312" w:eastAsia="仿宋_GB2312"/>
          <w:noProof/>
          <w:szCs w:val="28"/>
        </w:rPr>
        <w:drawing>
          <wp:inline distT="0" distB="0" distL="0" distR="0" wp14:anchorId="2CAF0AED" wp14:editId="5242E4F6">
            <wp:extent cx="1030748" cy="1485900"/>
            <wp:effectExtent l="0" t="0" r="0" b="0"/>
            <wp:docPr id="4" name="图片 4" descr="C:\Users\HP\AppData\Local\Temp\WeChat Files\9a12e05c21a04454f0a0db28a5c323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Temp\WeChat Files\9a12e05c21a04454f0a0db28a5c323a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61" cy="149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34876" w14:textId="77777777" w:rsidR="00D10198" w:rsidRPr="00FC66AC" w:rsidRDefault="00D10198" w:rsidP="00D10198">
      <w:pPr>
        <w:rPr>
          <w:rFonts w:ascii="仿宋_GB2312" w:eastAsia="仿宋_GB2312"/>
          <w:sz w:val="20"/>
          <w:szCs w:val="28"/>
        </w:rPr>
      </w:pPr>
      <w:r w:rsidRPr="00FC66AC">
        <w:rPr>
          <w:rFonts w:ascii="仿宋_GB2312" w:eastAsia="仿宋_GB2312" w:hint="eastAsia"/>
          <w:sz w:val="20"/>
          <w:szCs w:val="28"/>
        </w:rPr>
        <w:t>二级分析师</w:t>
      </w:r>
    </w:p>
    <w:p w14:paraId="30CFBDBF" w14:textId="77777777" w:rsidR="00D10198" w:rsidRPr="00FC66AC" w:rsidRDefault="00D10198" w:rsidP="00D10198">
      <w:pPr>
        <w:rPr>
          <w:rFonts w:ascii="仿宋_GB2312" w:eastAsia="仿宋_GB2312"/>
          <w:sz w:val="20"/>
          <w:szCs w:val="28"/>
        </w:rPr>
      </w:pPr>
      <w:r w:rsidRPr="00FC66AC">
        <w:rPr>
          <w:rFonts w:ascii="仿宋_GB2312" w:eastAsia="仿宋_GB2312" w:hint="eastAsia"/>
          <w:sz w:val="20"/>
          <w:szCs w:val="28"/>
        </w:rPr>
        <w:t>就职于中国电信研究院，北京邮电大学硕士，专注于数字生活、渠道数字化等方向研究。</w:t>
      </w:r>
    </w:p>
    <w:p w14:paraId="27A73C51" w14:textId="77777777" w:rsidR="00D10198" w:rsidRPr="00D10198" w:rsidRDefault="00D10198" w:rsidP="00D10198">
      <w:pPr>
        <w:spacing w:line="360" w:lineRule="auto"/>
        <w:rPr>
          <w:rFonts w:ascii="仿宋" w:eastAsia="仿宋" w:hAnsi="仿宋"/>
          <w:sz w:val="24"/>
          <w:szCs w:val="28"/>
        </w:rPr>
      </w:pPr>
    </w:p>
    <w:sectPr w:rsidR="00D10198" w:rsidRPr="00D101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0D3B33" w14:textId="77777777" w:rsidR="003D0334" w:rsidRDefault="003D0334" w:rsidP="0001697C">
      <w:r>
        <w:separator/>
      </w:r>
    </w:p>
  </w:endnote>
  <w:endnote w:type="continuationSeparator" w:id="0">
    <w:p w14:paraId="7D4AD955" w14:textId="77777777" w:rsidR="003D0334" w:rsidRDefault="003D0334" w:rsidP="00016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EE33F4" w14:textId="77777777" w:rsidR="003D0334" w:rsidRDefault="003D0334" w:rsidP="0001697C">
      <w:r>
        <w:separator/>
      </w:r>
    </w:p>
  </w:footnote>
  <w:footnote w:type="continuationSeparator" w:id="0">
    <w:p w14:paraId="234314FD" w14:textId="77777777" w:rsidR="003D0334" w:rsidRDefault="003D0334" w:rsidP="00016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7612D"/>
    <w:multiLevelType w:val="hybridMultilevel"/>
    <w:tmpl w:val="13E23522"/>
    <w:lvl w:ilvl="0" w:tplc="2ADEE92C">
      <w:start w:val="1"/>
      <w:numFmt w:val="bullet"/>
      <w:lvlText w:val="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29E7360C"/>
    <w:multiLevelType w:val="hybridMultilevel"/>
    <w:tmpl w:val="389C28E4"/>
    <w:lvl w:ilvl="0" w:tplc="2ADEE92C">
      <w:start w:val="1"/>
      <w:numFmt w:val="bullet"/>
      <w:lvlText w:val="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37DD5C08"/>
    <w:multiLevelType w:val="hybridMultilevel"/>
    <w:tmpl w:val="0CBCDA6E"/>
    <w:lvl w:ilvl="0" w:tplc="78FA7B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ee1m">
    <w15:presenceInfo w15:providerId="Windows Live" w15:userId="b47d21fbdc5340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9CF"/>
    <w:rsid w:val="00000B10"/>
    <w:rsid w:val="00003AC6"/>
    <w:rsid w:val="0001697C"/>
    <w:rsid w:val="00032309"/>
    <w:rsid w:val="0003354B"/>
    <w:rsid w:val="00037DEF"/>
    <w:rsid w:val="00041D15"/>
    <w:rsid w:val="00051DEC"/>
    <w:rsid w:val="000546DF"/>
    <w:rsid w:val="00064A74"/>
    <w:rsid w:val="00067C1E"/>
    <w:rsid w:val="000719B6"/>
    <w:rsid w:val="00071A34"/>
    <w:rsid w:val="000D3187"/>
    <w:rsid w:val="000D566C"/>
    <w:rsid w:val="000D645E"/>
    <w:rsid w:val="000E2315"/>
    <w:rsid w:val="000E4FFD"/>
    <w:rsid w:val="001004BA"/>
    <w:rsid w:val="00112D2D"/>
    <w:rsid w:val="0013637C"/>
    <w:rsid w:val="00150831"/>
    <w:rsid w:val="00152F4E"/>
    <w:rsid w:val="00165F9D"/>
    <w:rsid w:val="001669F9"/>
    <w:rsid w:val="00167CB9"/>
    <w:rsid w:val="001713F3"/>
    <w:rsid w:val="00175E5E"/>
    <w:rsid w:val="00177F82"/>
    <w:rsid w:val="00194EA9"/>
    <w:rsid w:val="001A0D2C"/>
    <w:rsid w:val="001E2A72"/>
    <w:rsid w:val="0023527F"/>
    <w:rsid w:val="0023715F"/>
    <w:rsid w:val="00255C78"/>
    <w:rsid w:val="002612D6"/>
    <w:rsid w:val="00264E6C"/>
    <w:rsid w:val="0026654C"/>
    <w:rsid w:val="00273540"/>
    <w:rsid w:val="00285CFB"/>
    <w:rsid w:val="0029299D"/>
    <w:rsid w:val="0029531D"/>
    <w:rsid w:val="002A3DA4"/>
    <w:rsid w:val="002B49A1"/>
    <w:rsid w:val="002C58B3"/>
    <w:rsid w:val="0030271B"/>
    <w:rsid w:val="00302778"/>
    <w:rsid w:val="00304558"/>
    <w:rsid w:val="003110F6"/>
    <w:rsid w:val="00337556"/>
    <w:rsid w:val="00366568"/>
    <w:rsid w:val="00390A09"/>
    <w:rsid w:val="00395F2F"/>
    <w:rsid w:val="003B54EB"/>
    <w:rsid w:val="003C69BE"/>
    <w:rsid w:val="003D0334"/>
    <w:rsid w:val="003D0DB9"/>
    <w:rsid w:val="003E223C"/>
    <w:rsid w:val="003E47F4"/>
    <w:rsid w:val="004072A9"/>
    <w:rsid w:val="00412384"/>
    <w:rsid w:val="004179CB"/>
    <w:rsid w:val="00435385"/>
    <w:rsid w:val="00442A0C"/>
    <w:rsid w:val="00446FE4"/>
    <w:rsid w:val="00451BBA"/>
    <w:rsid w:val="00452557"/>
    <w:rsid w:val="00453625"/>
    <w:rsid w:val="0046242F"/>
    <w:rsid w:val="00467264"/>
    <w:rsid w:val="00486E2C"/>
    <w:rsid w:val="004B34FE"/>
    <w:rsid w:val="004C61A8"/>
    <w:rsid w:val="00504147"/>
    <w:rsid w:val="0050734F"/>
    <w:rsid w:val="005104AA"/>
    <w:rsid w:val="005105BF"/>
    <w:rsid w:val="005276BF"/>
    <w:rsid w:val="00564E57"/>
    <w:rsid w:val="00575E2B"/>
    <w:rsid w:val="005B4580"/>
    <w:rsid w:val="005E0871"/>
    <w:rsid w:val="005F0307"/>
    <w:rsid w:val="005F1A0A"/>
    <w:rsid w:val="00600A20"/>
    <w:rsid w:val="00606946"/>
    <w:rsid w:val="006073A5"/>
    <w:rsid w:val="00611CB0"/>
    <w:rsid w:val="00613EDA"/>
    <w:rsid w:val="0062050F"/>
    <w:rsid w:val="006264AA"/>
    <w:rsid w:val="006458BE"/>
    <w:rsid w:val="00677C2A"/>
    <w:rsid w:val="00682713"/>
    <w:rsid w:val="00692ECC"/>
    <w:rsid w:val="006A000D"/>
    <w:rsid w:val="006C4B02"/>
    <w:rsid w:val="006D2281"/>
    <w:rsid w:val="006F670D"/>
    <w:rsid w:val="007018A8"/>
    <w:rsid w:val="00714683"/>
    <w:rsid w:val="007219D0"/>
    <w:rsid w:val="00727710"/>
    <w:rsid w:val="00730BF0"/>
    <w:rsid w:val="007471C3"/>
    <w:rsid w:val="007539BD"/>
    <w:rsid w:val="007625E2"/>
    <w:rsid w:val="0076475A"/>
    <w:rsid w:val="0077035D"/>
    <w:rsid w:val="007778B0"/>
    <w:rsid w:val="00787C08"/>
    <w:rsid w:val="007948BC"/>
    <w:rsid w:val="007A6D8D"/>
    <w:rsid w:val="007A755F"/>
    <w:rsid w:val="007A7CCD"/>
    <w:rsid w:val="007C0856"/>
    <w:rsid w:val="007E6807"/>
    <w:rsid w:val="007F51E9"/>
    <w:rsid w:val="00807540"/>
    <w:rsid w:val="008138B2"/>
    <w:rsid w:val="00827F97"/>
    <w:rsid w:val="00836ACE"/>
    <w:rsid w:val="00840DD6"/>
    <w:rsid w:val="00862A13"/>
    <w:rsid w:val="00864F3D"/>
    <w:rsid w:val="00887D88"/>
    <w:rsid w:val="00890199"/>
    <w:rsid w:val="008A5BE0"/>
    <w:rsid w:val="008B12FA"/>
    <w:rsid w:val="008D5522"/>
    <w:rsid w:val="0091220A"/>
    <w:rsid w:val="009154B4"/>
    <w:rsid w:val="00931087"/>
    <w:rsid w:val="00934361"/>
    <w:rsid w:val="009373BE"/>
    <w:rsid w:val="0097079A"/>
    <w:rsid w:val="00981B68"/>
    <w:rsid w:val="00982F59"/>
    <w:rsid w:val="0098586E"/>
    <w:rsid w:val="009926A9"/>
    <w:rsid w:val="00993B11"/>
    <w:rsid w:val="009952D2"/>
    <w:rsid w:val="009A594D"/>
    <w:rsid w:val="009A630F"/>
    <w:rsid w:val="009A79CF"/>
    <w:rsid w:val="009A7AA5"/>
    <w:rsid w:val="009C2CFF"/>
    <w:rsid w:val="009F6EB1"/>
    <w:rsid w:val="00A11EBA"/>
    <w:rsid w:val="00A17B38"/>
    <w:rsid w:val="00A2346C"/>
    <w:rsid w:val="00A373EB"/>
    <w:rsid w:val="00A471E9"/>
    <w:rsid w:val="00A54885"/>
    <w:rsid w:val="00A640D9"/>
    <w:rsid w:val="00A8074F"/>
    <w:rsid w:val="00A80FFC"/>
    <w:rsid w:val="00A81B39"/>
    <w:rsid w:val="00A82101"/>
    <w:rsid w:val="00A8524E"/>
    <w:rsid w:val="00AA6514"/>
    <w:rsid w:val="00AC5248"/>
    <w:rsid w:val="00AD4424"/>
    <w:rsid w:val="00AD7721"/>
    <w:rsid w:val="00AF2DE0"/>
    <w:rsid w:val="00B330DD"/>
    <w:rsid w:val="00B56C1C"/>
    <w:rsid w:val="00B579F8"/>
    <w:rsid w:val="00B76739"/>
    <w:rsid w:val="00B8162B"/>
    <w:rsid w:val="00B81FDF"/>
    <w:rsid w:val="00B91A97"/>
    <w:rsid w:val="00BA1025"/>
    <w:rsid w:val="00BB2AA7"/>
    <w:rsid w:val="00BB661F"/>
    <w:rsid w:val="00BD256F"/>
    <w:rsid w:val="00BD58D7"/>
    <w:rsid w:val="00BF19FA"/>
    <w:rsid w:val="00BF5403"/>
    <w:rsid w:val="00BF592C"/>
    <w:rsid w:val="00C02BBC"/>
    <w:rsid w:val="00C0458E"/>
    <w:rsid w:val="00C0798E"/>
    <w:rsid w:val="00C2352C"/>
    <w:rsid w:val="00C236CF"/>
    <w:rsid w:val="00C256BF"/>
    <w:rsid w:val="00C30663"/>
    <w:rsid w:val="00C31961"/>
    <w:rsid w:val="00C33571"/>
    <w:rsid w:val="00C3442D"/>
    <w:rsid w:val="00C34D59"/>
    <w:rsid w:val="00C53C4D"/>
    <w:rsid w:val="00C61E20"/>
    <w:rsid w:val="00C768A3"/>
    <w:rsid w:val="00C81E10"/>
    <w:rsid w:val="00C92E90"/>
    <w:rsid w:val="00C93E31"/>
    <w:rsid w:val="00CA2C90"/>
    <w:rsid w:val="00CA6F85"/>
    <w:rsid w:val="00CB20B4"/>
    <w:rsid w:val="00CB5EBE"/>
    <w:rsid w:val="00CD4103"/>
    <w:rsid w:val="00CF20EB"/>
    <w:rsid w:val="00D03EE1"/>
    <w:rsid w:val="00D06400"/>
    <w:rsid w:val="00D10198"/>
    <w:rsid w:val="00D13FF5"/>
    <w:rsid w:val="00D217A7"/>
    <w:rsid w:val="00D23CC1"/>
    <w:rsid w:val="00D23E2B"/>
    <w:rsid w:val="00D421B2"/>
    <w:rsid w:val="00D4401D"/>
    <w:rsid w:val="00D5481B"/>
    <w:rsid w:val="00D54EAE"/>
    <w:rsid w:val="00D91F66"/>
    <w:rsid w:val="00D925D5"/>
    <w:rsid w:val="00D967F0"/>
    <w:rsid w:val="00DB214B"/>
    <w:rsid w:val="00DD452F"/>
    <w:rsid w:val="00DE30CA"/>
    <w:rsid w:val="00DE5DED"/>
    <w:rsid w:val="00DF494D"/>
    <w:rsid w:val="00E0207A"/>
    <w:rsid w:val="00E232EA"/>
    <w:rsid w:val="00E23B6F"/>
    <w:rsid w:val="00E42A52"/>
    <w:rsid w:val="00E546D1"/>
    <w:rsid w:val="00E5707D"/>
    <w:rsid w:val="00E710DD"/>
    <w:rsid w:val="00E75900"/>
    <w:rsid w:val="00E84ED7"/>
    <w:rsid w:val="00EA329F"/>
    <w:rsid w:val="00EC41E7"/>
    <w:rsid w:val="00ED0344"/>
    <w:rsid w:val="00ED5E84"/>
    <w:rsid w:val="00EE441B"/>
    <w:rsid w:val="00F0379F"/>
    <w:rsid w:val="00F03A00"/>
    <w:rsid w:val="00F22AA5"/>
    <w:rsid w:val="00F30D1A"/>
    <w:rsid w:val="00F35CB5"/>
    <w:rsid w:val="00F443EE"/>
    <w:rsid w:val="00F5335C"/>
    <w:rsid w:val="00F53E76"/>
    <w:rsid w:val="00FC058A"/>
    <w:rsid w:val="00FE3F50"/>
    <w:rsid w:val="00FE58A1"/>
    <w:rsid w:val="00FF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9647B9"/>
  <w15:chartTrackingRefBased/>
  <w15:docId w15:val="{81DB5B4F-6B09-4ABC-AA45-6586C061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697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69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69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69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697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1697C"/>
    <w:rPr>
      <w:b/>
      <w:bCs/>
      <w:kern w:val="44"/>
      <w:sz w:val="44"/>
      <w:szCs w:val="44"/>
    </w:rPr>
  </w:style>
  <w:style w:type="table" w:styleId="a7">
    <w:name w:val="Table Grid"/>
    <w:basedOn w:val="a1"/>
    <w:uiPriority w:val="39"/>
    <w:rsid w:val="00E759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D566C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6A000D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6A000D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6A000D"/>
  </w:style>
  <w:style w:type="paragraph" w:styleId="ac">
    <w:name w:val="annotation subject"/>
    <w:basedOn w:val="aa"/>
    <w:next w:val="aa"/>
    <w:link w:val="ad"/>
    <w:uiPriority w:val="99"/>
    <w:semiHidden/>
    <w:unhideWhenUsed/>
    <w:rsid w:val="006A000D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6A000D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6A000D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6A000D"/>
    <w:rPr>
      <w:sz w:val="18"/>
      <w:szCs w:val="18"/>
    </w:rPr>
  </w:style>
  <w:style w:type="paragraph" w:styleId="af0">
    <w:name w:val="Revision"/>
    <w:hidden/>
    <w:uiPriority w:val="99"/>
    <w:semiHidden/>
    <w:rsid w:val="003C6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User;weiyue</dc:creator>
  <cp:keywords/>
  <dc:description/>
  <cp:lastModifiedBy>lee1m</cp:lastModifiedBy>
  <cp:revision>10</cp:revision>
  <dcterms:created xsi:type="dcterms:W3CDTF">2023-06-30T06:30:00Z</dcterms:created>
  <dcterms:modified xsi:type="dcterms:W3CDTF">2023-07-03T13:29:00Z</dcterms:modified>
</cp:coreProperties>
</file>