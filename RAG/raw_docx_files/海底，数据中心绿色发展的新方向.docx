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宋体" w:hAnsi="宋体" w:eastAsia="宋体"/>
          <w:b/>
          <w:color w:val="000000" w:themeColor="text1"/>
          <w:sz w:val="36"/>
          <w:szCs w:val="21"/>
          <w:shd w:val="clear" w:color="auto" w:fill="FFFFFF"/>
          <w14:textFill>
            <w14:solidFill>
              <w14:schemeClr w14:val="tx1"/>
            </w14:solidFill>
          </w14:textFill>
        </w:rPr>
      </w:pPr>
      <w:r>
        <w:rPr>
          <w:rFonts w:hint="eastAsia" w:ascii="宋体" w:hAnsi="宋体" w:eastAsia="宋体"/>
          <w:b/>
          <w:color w:val="000000" w:themeColor="text1"/>
          <w:sz w:val="36"/>
          <w:szCs w:val="21"/>
          <w:shd w:val="clear" w:color="auto" w:fill="FFFFFF"/>
          <w14:textFill>
            <w14:solidFill>
              <w14:schemeClr w14:val="tx1"/>
            </w14:solidFill>
          </w14:textFill>
        </w:rPr>
        <w:t>海底，数据中心</w:t>
      </w:r>
      <w:ins w:id="0" w:author="ysr72" w:date="2023-04-26T14:13:01Z">
        <w:r>
          <w:rPr>
            <w:rFonts w:hint="eastAsia" w:ascii="宋体" w:hAnsi="宋体" w:eastAsia="宋体"/>
            <w:b/>
            <w:color w:val="000000" w:themeColor="text1"/>
            <w:sz w:val="36"/>
            <w:szCs w:val="21"/>
            <w:shd w:val="clear" w:color="auto" w:fill="FFFFFF"/>
            <w:lang w:val="en-US" w:eastAsia="zh-CN"/>
            <w14:textFill>
              <w14:solidFill>
                <w14:schemeClr w14:val="tx1"/>
              </w14:solidFill>
            </w14:textFill>
          </w:rPr>
          <w:t>绿色</w:t>
        </w:r>
      </w:ins>
      <w:r>
        <w:rPr>
          <w:rFonts w:hint="eastAsia" w:ascii="宋体" w:hAnsi="宋体" w:eastAsia="宋体"/>
          <w:b/>
          <w:color w:val="000000" w:themeColor="text1"/>
          <w:sz w:val="36"/>
          <w:szCs w:val="21"/>
          <w:shd w:val="clear" w:color="auto" w:fill="FFFFFF"/>
          <w14:textFill>
            <w14:solidFill>
              <w14:schemeClr w14:val="tx1"/>
            </w14:solidFill>
          </w14:textFill>
        </w:rPr>
        <w:t>发展的新方向</w:t>
      </w:r>
    </w:p>
    <w:p>
      <w:pPr>
        <w:widowControl/>
        <w:spacing w:before="283" w:after="283" w:line="360" w:lineRule="auto"/>
        <w:ind w:firstLine="420"/>
        <w:jc w:val="left"/>
        <w:textAlignment w:val="baseline"/>
        <w:rPr>
          <w:rFonts w:ascii="宋体" w:hAnsi="宋体" w:eastAsia="宋体" w:cs="宋体"/>
          <w:color w:val="000000" w:themeColor="text1"/>
          <w:kern w:val="0"/>
          <w:szCs w:val="21"/>
          <w14:textFill>
            <w14:solidFill>
              <w14:schemeClr w14:val="tx1"/>
            </w14:solidFill>
          </w14:textFill>
        </w:rPr>
      </w:pPr>
      <w:r>
        <w:rPr>
          <w:rFonts w:ascii="宋体" w:hAnsi="宋体" w:eastAsia="宋体" w:cs="宋体"/>
          <w:color w:val="000000" w:themeColor="text1"/>
          <w:kern w:val="0"/>
          <w:szCs w:val="21"/>
          <w14:textFill>
            <w14:solidFill>
              <w14:schemeClr w14:val="tx1"/>
            </w14:solidFill>
          </w14:textFill>
        </w:rPr>
        <w:t>数据中心</w:t>
      </w:r>
      <w:r>
        <w:rPr>
          <w:rFonts w:hint="eastAsia" w:ascii="宋体" w:hAnsi="宋体" w:eastAsia="宋体" w:cs="宋体"/>
          <w:color w:val="000000" w:themeColor="text1"/>
          <w:kern w:val="0"/>
          <w:szCs w:val="21"/>
          <w14:textFill>
            <w14:solidFill>
              <w14:schemeClr w14:val="tx1"/>
            </w14:solidFill>
          </w14:textFill>
        </w:rPr>
        <w:t>是</w:t>
      </w:r>
      <w:r>
        <w:rPr>
          <w:rFonts w:ascii="宋体" w:hAnsi="宋体" w:eastAsia="宋体" w:cs="宋体"/>
          <w:color w:val="000000" w:themeColor="text1"/>
          <w:kern w:val="0"/>
          <w:szCs w:val="21"/>
          <w14:textFill>
            <w14:solidFill>
              <w14:schemeClr w14:val="tx1"/>
            </w14:solidFill>
          </w14:textFill>
        </w:rPr>
        <w:t>“新基建”的六大重点之一，</w:t>
      </w:r>
      <w:r>
        <w:rPr>
          <w:rFonts w:hint="eastAsia" w:ascii="宋体" w:hAnsi="宋体" w:eastAsia="宋体" w:cs="宋体"/>
          <w:bCs/>
          <w:color w:val="000000" w:themeColor="text1"/>
          <w:kern w:val="0"/>
          <w:szCs w:val="21"/>
          <w14:textFill>
            <w14:solidFill>
              <w14:schemeClr w14:val="tx1"/>
            </w14:solidFill>
          </w14:textFill>
        </w:rPr>
        <w:t>是实现《数字中国建设整体布局规划》的重要基础设施</w:t>
      </w:r>
      <w:del w:id="1" w:author="魏玥" w:date="2023-04-24T09:44:00Z">
        <w:r>
          <w:rPr>
            <w:rFonts w:hint="eastAsia" w:ascii="宋体" w:hAnsi="宋体" w:eastAsia="宋体" w:cs="宋体"/>
            <w:bCs/>
            <w:color w:val="000000" w:themeColor="text1"/>
            <w:kern w:val="0"/>
            <w:szCs w:val="21"/>
            <w14:textFill>
              <w14:solidFill>
                <w14:schemeClr w14:val="tx1"/>
              </w14:solidFill>
            </w14:textFill>
          </w:rPr>
          <w:delText>。</w:delText>
        </w:r>
      </w:del>
      <w:del w:id="2" w:author="魏玥" w:date="2023-04-24T09:44:00Z">
        <w:r>
          <w:rPr>
            <w:rFonts w:hint="eastAsia" w:ascii="宋体" w:hAnsi="宋体" w:eastAsia="宋体" w:cs="宋体"/>
            <w:color w:val="000000" w:themeColor="text1"/>
            <w:kern w:val="0"/>
            <w:szCs w:val="21"/>
            <w14:textFill>
              <w14:solidFill>
                <w14:schemeClr w14:val="tx1"/>
              </w14:solidFill>
            </w14:textFill>
          </w:rPr>
          <w:delText xml:space="preserve"> “东数西算”工程启动以来，数据中心的建设规模持续扩大</w:delText>
        </w:r>
      </w:del>
      <w:r>
        <w:rPr>
          <w:rFonts w:hint="eastAsia" w:ascii="宋体" w:hAnsi="宋体" w:eastAsia="宋体" w:cs="宋体"/>
          <w:color w:val="000000" w:themeColor="text1"/>
          <w:kern w:val="0"/>
          <w:szCs w:val="21"/>
          <w14:textFill>
            <w14:solidFill>
              <w14:schemeClr w14:val="tx1"/>
            </w14:solidFill>
          </w14:textFill>
        </w:rPr>
        <w:t>，</w:t>
      </w:r>
      <w:del w:id="3" w:author="魏玥" w:date="2023-04-24T09:44:00Z">
        <w:r>
          <w:rPr>
            <w:rFonts w:hint="eastAsia" w:ascii="宋体" w:hAnsi="宋体" w:eastAsia="宋体" w:cs="宋体"/>
            <w:color w:val="000000" w:themeColor="text1"/>
            <w:kern w:val="0"/>
            <w:szCs w:val="21"/>
            <w14:textFill>
              <w14:solidFill>
                <w14:schemeClr w14:val="tx1"/>
              </w14:solidFill>
            </w14:textFill>
          </w:rPr>
          <w:delText>但</w:delText>
        </w:r>
      </w:del>
      <w:ins w:id="4" w:author="魏玥" w:date="2023-04-24T09:44:00Z">
        <w:r>
          <w:rPr>
            <w:rFonts w:hint="eastAsia" w:ascii="宋体" w:hAnsi="宋体" w:eastAsia="宋体" w:cs="宋体"/>
            <w:color w:val="000000" w:themeColor="text1"/>
            <w:kern w:val="0"/>
            <w:szCs w:val="21"/>
            <w14:textFill>
              <w14:solidFill>
                <w14:schemeClr w14:val="tx1"/>
              </w14:solidFill>
            </w14:textFill>
          </w:rPr>
          <w:t>而</w:t>
        </w:r>
      </w:ins>
      <w:r>
        <w:rPr>
          <w:rFonts w:hint="eastAsia" w:ascii="宋体" w:hAnsi="宋体" w:eastAsia="宋体" w:cs="宋体"/>
          <w:color w:val="000000" w:themeColor="text1"/>
          <w:kern w:val="0"/>
          <w:szCs w:val="21"/>
          <w14:textFill>
            <w14:solidFill>
              <w14:schemeClr w14:val="tx1"/>
            </w14:solidFill>
          </w14:textFill>
        </w:rPr>
        <w:t>能耗始终是数据中心运营最大的难题。2021年全国数据中心耗电量达2166亿度，</w:t>
      </w:r>
      <w:r>
        <w:rPr>
          <w:rFonts w:ascii="宋体" w:hAnsi="宋体" w:eastAsia="宋体" w:cs="宋体"/>
          <w:color w:val="000000" w:themeColor="text1"/>
          <w:kern w:val="0"/>
          <w:szCs w:val="21"/>
          <w14:textFill>
            <w14:solidFill>
              <w14:schemeClr w14:val="tx1"/>
            </w14:solidFill>
          </w14:textFill>
        </w:rPr>
        <w:t>相当于</w:t>
      </w:r>
      <w:del w:id="5" w:author="明" w:date="2023-04-24T11:23:29Z">
        <w:r>
          <w:rPr>
            <w:rFonts w:ascii="宋体" w:hAnsi="宋体" w:eastAsia="宋体" w:cs="宋体"/>
            <w:color w:val="000000" w:themeColor="text1"/>
            <w:kern w:val="0"/>
            <w:szCs w:val="21"/>
            <w14:textFill>
              <w14:solidFill>
                <w14:schemeClr w14:val="tx1"/>
              </w14:solidFill>
            </w14:textFill>
          </w:rPr>
          <w:delText>当年</w:delText>
        </w:r>
      </w:del>
      <w:r>
        <w:rPr>
          <w:rFonts w:ascii="宋体" w:hAnsi="宋体" w:eastAsia="宋体" w:cs="宋体"/>
          <w:color w:val="000000" w:themeColor="text1"/>
          <w:kern w:val="0"/>
          <w:szCs w:val="21"/>
          <w14:textFill>
            <w14:solidFill>
              <w14:schemeClr w14:val="tx1"/>
            </w14:solidFill>
          </w14:textFill>
        </w:rPr>
        <w:t>两个三峡电站的发电量</w:t>
      </w:r>
      <w:r>
        <w:rPr>
          <w:rFonts w:hint="eastAsia" w:ascii="宋体" w:hAnsi="宋体" w:eastAsia="宋体" w:cs="宋体"/>
          <w:color w:val="000000" w:themeColor="text1"/>
          <w:kern w:val="0"/>
          <w:szCs w:val="21"/>
          <w14:textFill>
            <w14:solidFill>
              <w14:schemeClr w14:val="tx1"/>
            </w14:solidFill>
          </w14:textFill>
        </w:rPr>
        <w:t>。</w:t>
      </w:r>
      <w:r>
        <w:rPr>
          <w:rFonts w:hint="eastAsia" w:ascii="宋体" w:hAnsi="宋体" w:eastAsia="宋体" w:cs="宋体"/>
          <w:bCs/>
          <w:color w:val="000000" w:themeColor="text1"/>
          <w:kern w:val="0"/>
          <w:szCs w:val="21"/>
          <w14:textFill>
            <w14:solidFill>
              <w14:schemeClr w14:val="tx1"/>
            </w14:solidFill>
          </w14:textFill>
        </w:rPr>
        <w:t>未来</w:t>
      </w:r>
      <w:r>
        <w:rPr>
          <w:rFonts w:hint="eastAsia" w:ascii="宋体" w:hAnsi="宋体" w:eastAsia="宋体" w:cs="宋体"/>
          <w:color w:val="000000" w:themeColor="text1"/>
          <w:kern w:val="0"/>
          <w:szCs w:val="21"/>
          <w14:textFill>
            <w14:solidFill>
              <w14:schemeClr w14:val="tx1"/>
            </w14:solidFill>
          </w14:textFill>
        </w:rPr>
        <w:t>数据中心大需求和大能耗的矛盾将日益凸显，探索数据中心的节能减排成为业界共识。海底数据中心就是很好的选择之一。</w:t>
      </w:r>
    </w:p>
    <w:p>
      <w:pPr>
        <w:pStyle w:val="2"/>
        <w:rPr>
          <w:sz w:val="28"/>
        </w:rPr>
      </w:pPr>
      <w:r>
        <w:rPr>
          <w:rFonts w:hint="eastAsia"/>
          <w:sz w:val="28"/>
        </w:rPr>
        <w:t>一、政策推动</w:t>
      </w:r>
      <w:del w:id="6" w:author="明" w:date="2023-04-24T11:24:15Z">
        <w:r>
          <w:rPr>
            <w:rFonts w:hint="eastAsia"/>
            <w:sz w:val="28"/>
          </w:rPr>
          <w:delText>助力</w:delText>
        </w:r>
      </w:del>
      <w:r>
        <w:rPr>
          <w:rFonts w:hint="eastAsia"/>
          <w:sz w:val="28"/>
        </w:rPr>
        <w:t>海底数据中心落地</w:t>
      </w:r>
    </w:p>
    <w:p>
      <w:pPr>
        <w:widowControl/>
        <w:spacing w:before="283" w:after="283" w:line="360" w:lineRule="auto"/>
        <w:ind w:firstLine="420"/>
        <w:jc w:val="left"/>
        <w:textAlignment w:val="baseline"/>
        <w:rPr>
          <w:rFonts w:ascii="宋体" w:hAnsi="宋体" w:eastAsia="宋体" w:cs="宋体"/>
          <w:bCs/>
          <w:color w:val="000000" w:themeColor="text1"/>
          <w:kern w:val="0"/>
          <w:szCs w:val="21"/>
          <w14:textFill>
            <w14:solidFill>
              <w14:schemeClr w14:val="tx1"/>
            </w14:solidFill>
          </w14:textFill>
        </w:rPr>
      </w:pPr>
      <w:r>
        <w:rPr>
          <w:rFonts w:hint="eastAsia" w:ascii="宋体" w:hAnsi="宋体" w:eastAsia="宋体" w:cs="宋体"/>
          <w:color w:val="111111"/>
          <w:kern w:val="0"/>
          <w:szCs w:val="21"/>
        </w:rPr>
        <w:t>2021年以来，国家发改委、工信部等部门先后出台了</w:t>
      </w:r>
      <w:r>
        <w:rPr>
          <w:rFonts w:hint="eastAsia" w:ascii="宋体" w:hAnsi="宋体" w:eastAsia="宋体" w:cs="宋体"/>
          <w:color w:val="000000" w:themeColor="text1"/>
          <w:kern w:val="0"/>
          <w:szCs w:val="21"/>
          <w14:textFill>
            <w14:solidFill>
              <w14:schemeClr w14:val="tx1"/>
            </w14:solidFill>
          </w14:textFill>
        </w:rPr>
        <w:t>《贯彻落实碳达峰碳中和目标要求推动数据中心和5G等新型基础设施绿色高质量发展实施方案》、《“十四五”工业绿色发展规划》等文件，鼓励探索利用河湖、海洋促进数据中心节能降耗。沿海多省市在十四五规划中明确提出了支持海底数据中心的建设。</w:t>
      </w:r>
    </w:p>
    <w:p>
      <w:pPr>
        <w:widowControl/>
        <w:spacing w:before="283" w:after="283" w:line="360" w:lineRule="auto"/>
        <w:ind w:firstLine="420"/>
        <w:jc w:val="left"/>
        <w:textAlignment w:val="baseline"/>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b/>
          <w:color w:val="000000" w:themeColor="text1"/>
          <w:kern w:val="0"/>
          <w:szCs w:val="21"/>
          <w14:textFill>
            <w14:solidFill>
              <w14:schemeClr w14:val="tx1"/>
            </w14:solidFill>
          </w14:textFill>
        </w:rPr>
        <w:t>海南：</w:t>
      </w:r>
      <w:r>
        <w:rPr>
          <w:rFonts w:ascii="宋体" w:hAnsi="宋体" w:eastAsia="宋体" w:cs="宋体"/>
          <w:color w:val="000000" w:themeColor="text1"/>
          <w:kern w:val="0"/>
          <w:szCs w:val="21"/>
          <w14:textFill>
            <w14:solidFill>
              <w14:schemeClr w14:val="tx1"/>
            </w14:solidFill>
          </w14:textFill>
        </w:rPr>
        <w:t>《海南省海洋经济发展十四五规划》</w:t>
      </w:r>
      <w:r>
        <w:rPr>
          <w:rFonts w:hint="eastAsia" w:ascii="宋体" w:hAnsi="宋体" w:eastAsia="宋体" w:cs="宋体"/>
          <w:color w:val="000000" w:themeColor="text1"/>
          <w:kern w:val="0"/>
          <w:szCs w:val="21"/>
          <w14:textFill>
            <w14:solidFill>
              <w14:schemeClr w14:val="tx1"/>
            </w14:solidFill>
          </w14:textFill>
        </w:rPr>
        <w:t>，</w:t>
      </w:r>
      <w:r>
        <w:rPr>
          <w:rFonts w:ascii="宋体" w:hAnsi="宋体" w:eastAsia="宋体" w:cs="宋体"/>
          <w:color w:val="000000" w:themeColor="text1"/>
          <w:kern w:val="0"/>
          <w:szCs w:val="21"/>
          <w14:textFill>
            <w14:solidFill>
              <w14:schemeClr w14:val="tx1"/>
            </w14:solidFill>
          </w14:textFill>
        </w:rPr>
        <w:t>推进海洋新型基础设施建设，加快建设海南海底数据中心。</w:t>
      </w:r>
      <w:r>
        <w:rPr>
          <w:rFonts w:hint="eastAsia" w:ascii="宋体" w:hAnsi="宋体" w:eastAsia="宋体" w:cs="宋体"/>
          <w:color w:val="000000" w:themeColor="text1"/>
          <w:kern w:val="0"/>
          <w:szCs w:val="21"/>
          <w14:textFill>
            <w14:solidFill>
              <w14:schemeClr w14:val="tx1"/>
            </w14:solidFill>
          </w14:textFill>
        </w:rPr>
        <w:t>十四五期间计划海底数据中心部署目标达100个。</w:t>
      </w:r>
    </w:p>
    <w:p>
      <w:pPr>
        <w:widowControl/>
        <w:spacing w:before="283" w:after="283" w:line="360" w:lineRule="auto"/>
        <w:ind w:firstLine="420"/>
        <w:jc w:val="left"/>
        <w:textAlignment w:val="baseline"/>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b/>
          <w:color w:val="000000" w:themeColor="text1"/>
          <w:kern w:val="0"/>
          <w:szCs w:val="21"/>
          <w14:textFill>
            <w14:solidFill>
              <w14:schemeClr w14:val="tx1"/>
            </w14:solidFill>
          </w14:textFill>
        </w:rPr>
        <w:t>广东：</w:t>
      </w:r>
      <w:r>
        <w:rPr>
          <w:rFonts w:ascii="宋体" w:hAnsi="宋体" w:eastAsia="宋体" w:cs="宋体"/>
          <w:color w:val="000000" w:themeColor="text1"/>
          <w:kern w:val="0"/>
          <w:szCs w:val="21"/>
          <w14:textFill>
            <w14:solidFill>
              <w14:schemeClr w14:val="tx1"/>
            </w14:solidFill>
          </w14:textFill>
        </w:rPr>
        <w:t>《广东省海洋经济发展十四五规划》</w:t>
      </w:r>
      <w:r>
        <w:rPr>
          <w:rFonts w:hint="eastAsia" w:ascii="宋体" w:hAnsi="宋体" w:eastAsia="宋体" w:cs="宋体"/>
          <w:color w:val="000000" w:themeColor="text1"/>
          <w:kern w:val="0"/>
          <w:szCs w:val="21"/>
          <w14:textFill>
            <w14:solidFill>
              <w14:schemeClr w14:val="tx1"/>
            </w14:solidFill>
          </w14:textFill>
        </w:rPr>
        <w:t>，</w:t>
      </w:r>
      <w:r>
        <w:rPr>
          <w:rFonts w:ascii="宋体" w:hAnsi="宋体" w:eastAsia="宋体" w:cs="宋体"/>
          <w:color w:val="000000" w:themeColor="text1"/>
          <w:kern w:val="0"/>
          <w:szCs w:val="21"/>
          <w14:textFill>
            <w14:solidFill>
              <w14:schemeClr w14:val="tx1"/>
            </w14:solidFill>
          </w14:textFill>
        </w:rPr>
        <w:t>支持海底数据中心关键核心技术突破。有序引导广州、深圳、珠海、汕头和惠州等地在海底布放高能耗数据中心。</w:t>
      </w:r>
    </w:p>
    <w:p>
      <w:pPr>
        <w:widowControl/>
        <w:spacing w:before="283" w:after="283" w:line="360" w:lineRule="auto"/>
        <w:ind w:firstLine="420"/>
        <w:jc w:val="left"/>
        <w:textAlignment w:val="baseline"/>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b/>
          <w:color w:val="000000" w:themeColor="text1"/>
          <w:kern w:val="0"/>
          <w:szCs w:val="21"/>
          <w14:textFill>
            <w14:solidFill>
              <w14:schemeClr w14:val="tx1"/>
            </w14:solidFill>
          </w14:textFill>
        </w:rPr>
        <w:t>山东：</w:t>
      </w:r>
      <w:r>
        <w:rPr>
          <w:rFonts w:ascii="宋体" w:hAnsi="宋体" w:eastAsia="宋体" w:cs="宋体"/>
          <w:color w:val="000000" w:themeColor="text1"/>
          <w:kern w:val="0"/>
          <w:szCs w:val="21"/>
          <w14:textFill>
            <w14:solidFill>
              <w14:schemeClr w14:val="tx1"/>
            </w14:solidFill>
          </w14:textFill>
        </w:rPr>
        <w:t>《山东省十四五数字强省建设规划》</w:t>
      </w:r>
      <w:r>
        <w:rPr>
          <w:rFonts w:hint="eastAsia" w:ascii="宋体" w:hAnsi="宋体" w:eastAsia="宋体" w:cs="宋体"/>
          <w:color w:val="000000" w:themeColor="text1"/>
          <w:kern w:val="0"/>
          <w:szCs w:val="21"/>
          <w14:textFill>
            <w14:solidFill>
              <w14:schemeClr w14:val="tx1"/>
            </w14:solidFill>
          </w14:textFill>
        </w:rPr>
        <w:t>，</w:t>
      </w:r>
      <w:r>
        <w:rPr>
          <w:rFonts w:ascii="宋体" w:hAnsi="宋体" w:eastAsia="宋体" w:cs="宋体"/>
          <w:color w:val="000000" w:themeColor="text1"/>
          <w:kern w:val="0"/>
          <w:szCs w:val="21"/>
          <w14:textFill>
            <w14:solidFill>
              <w14:schemeClr w14:val="tx1"/>
            </w14:solidFill>
          </w14:textFill>
        </w:rPr>
        <w:t>统筹推进海洋立体观测网、海洋通信网络、 海底数据中心、海底光纤电缆等基础设施建设。</w:t>
      </w:r>
    </w:p>
    <w:p>
      <w:pPr>
        <w:widowControl/>
        <w:spacing w:before="283" w:after="283" w:line="360" w:lineRule="auto"/>
        <w:ind w:firstLine="420"/>
        <w:jc w:val="left"/>
        <w:textAlignment w:val="baseline"/>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b/>
          <w:color w:val="000000" w:themeColor="text1"/>
          <w:kern w:val="0"/>
          <w:szCs w:val="21"/>
          <w14:textFill>
            <w14:solidFill>
              <w14:schemeClr w14:val="tx1"/>
            </w14:solidFill>
          </w14:textFill>
        </w:rPr>
        <w:t>厦门：</w:t>
      </w:r>
      <w:r>
        <w:rPr>
          <w:rFonts w:ascii="宋体" w:hAnsi="宋体" w:eastAsia="宋体" w:cs="宋体"/>
          <w:color w:val="000000" w:themeColor="text1"/>
          <w:kern w:val="0"/>
          <w:szCs w:val="21"/>
          <w14:textFill>
            <w14:solidFill>
              <w14:schemeClr w14:val="tx1"/>
            </w14:solidFill>
          </w14:textFill>
        </w:rPr>
        <w:t>《厦门市海洋经济发展十四五规划</w:t>
      </w:r>
      <w:r>
        <w:rPr>
          <w:rFonts w:hint="eastAsia" w:ascii="宋体" w:hAnsi="宋体" w:eastAsia="宋体" w:cs="宋体"/>
          <w:color w:val="000000" w:themeColor="text1"/>
          <w:kern w:val="0"/>
          <w:szCs w:val="21"/>
          <w14:textFill>
            <w14:solidFill>
              <w14:schemeClr w14:val="tx1"/>
            </w14:solidFill>
          </w14:textFill>
        </w:rPr>
        <w:t>》，</w:t>
      </w:r>
      <w:r>
        <w:rPr>
          <w:rFonts w:ascii="宋体" w:hAnsi="宋体" w:eastAsia="宋体" w:cs="宋体"/>
          <w:color w:val="000000" w:themeColor="text1"/>
          <w:kern w:val="0"/>
          <w:szCs w:val="21"/>
          <w14:textFill>
            <w14:solidFill>
              <w14:schemeClr w14:val="tx1"/>
            </w14:solidFill>
          </w14:textFill>
        </w:rPr>
        <w:t>支持海底数据中心关健核心技术突破并在厦门海城开展示范应用，通过用能指标等政策</w:t>
      </w:r>
      <w:r>
        <w:rPr>
          <w:rFonts w:hint="eastAsia" w:ascii="宋体" w:hAnsi="宋体" w:eastAsia="宋体" w:cs="宋体"/>
          <w:color w:val="000000" w:themeColor="text1"/>
          <w:kern w:val="0"/>
          <w:szCs w:val="21"/>
          <w14:textFill>
            <w14:solidFill>
              <w14:schemeClr w14:val="tx1"/>
            </w14:solidFill>
          </w14:textFill>
        </w:rPr>
        <w:t>手</w:t>
      </w:r>
      <w:r>
        <w:rPr>
          <w:rFonts w:ascii="宋体" w:hAnsi="宋体" w:eastAsia="宋体" w:cs="宋体"/>
          <w:color w:val="000000" w:themeColor="text1"/>
          <w:kern w:val="0"/>
          <w:szCs w:val="21"/>
          <w14:textFill>
            <w14:solidFill>
              <w14:schemeClr w14:val="tx1"/>
            </w14:solidFill>
          </w14:textFill>
        </w:rPr>
        <w:t>段有序引导陆上高能耗数据中心布放海底，探索数据中心绿色低碳发展新</w:t>
      </w:r>
      <w:r>
        <w:rPr>
          <w:rFonts w:hint="eastAsia" w:ascii="宋体" w:hAnsi="宋体" w:eastAsia="宋体" w:cs="宋体"/>
          <w:color w:val="000000" w:themeColor="text1"/>
          <w:kern w:val="0"/>
          <w:szCs w:val="21"/>
          <w14:textFill>
            <w14:solidFill>
              <w14:schemeClr w14:val="tx1"/>
            </w14:solidFill>
          </w14:textFill>
        </w:rPr>
        <w:t>模式。</w:t>
      </w:r>
    </w:p>
    <w:p>
      <w:pPr>
        <w:pStyle w:val="2"/>
        <w:rPr>
          <w:color w:val="000000" w:themeColor="text1"/>
          <w:sz w:val="32"/>
          <w14:textFill>
            <w14:solidFill>
              <w14:schemeClr w14:val="tx1"/>
            </w14:solidFill>
          </w14:textFill>
        </w:rPr>
      </w:pPr>
      <w:r>
        <w:rPr>
          <w:rFonts w:hint="eastAsia"/>
          <w:color w:val="000000" w:themeColor="text1"/>
          <w:sz w:val="32"/>
          <w14:textFill>
            <w14:solidFill>
              <w14:schemeClr w14:val="tx1"/>
            </w14:solidFill>
          </w14:textFill>
        </w:rPr>
        <w:t>二、海底数据中心的实践与成效</w:t>
      </w:r>
    </w:p>
    <w:p>
      <w:pPr>
        <w:pStyle w:val="3"/>
        <w:rPr>
          <w:sz w:val="28"/>
        </w:rPr>
      </w:pPr>
      <w:r>
        <w:rPr>
          <w:rFonts w:hint="eastAsia"/>
          <w:sz w:val="28"/>
        </w:rPr>
        <w:t>1、微软的N</w:t>
      </w:r>
      <w:r>
        <w:rPr>
          <w:sz w:val="28"/>
        </w:rPr>
        <w:t>atick</w:t>
      </w:r>
      <w:r>
        <w:rPr>
          <w:rFonts w:hint="eastAsia"/>
          <w:sz w:val="28"/>
        </w:rPr>
        <w:t>实验项目</w:t>
      </w:r>
    </w:p>
    <w:p>
      <w:pPr>
        <w:widowControl/>
        <w:spacing w:before="283" w:after="283" w:line="360" w:lineRule="auto"/>
        <w:ind w:firstLine="420"/>
        <w:jc w:val="left"/>
        <w:textAlignment w:val="baseline"/>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2015年8月，微软在加州部署了第一个水下服务器原型，代号为Project Natick。2018年6月，微软又在苏格兰奥克尼群岛海岸线附近的水域中，部署了一个类似潜水艇的数据中心，</w:t>
      </w:r>
      <w:del w:id="7" w:author="ysr72" w:date="2023-04-26T14:11:14Z">
        <w:r>
          <w:rPr>
            <w:rFonts w:hint="eastAsia" w:ascii="宋体" w:hAnsi="宋体" w:eastAsia="宋体" w:cs="宋体"/>
            <w:color w:val="000000" w:themeColor="text1"/>
            <w:kern w:val="0"/>
            <w:szCs w:val="21"/>
            <w14:textFill>
              <w14:solidFill>
                <w14:schemeClr w14:val="tx1"/>
              </w14:solidFill>
            </w14:textFill>
          </w:rPr>
          <w:delText>包含12排电脑，</w:delText>
        </w:r>
      </w:del>
      <w:r>
        <w:rPr>
          <w:rFonts w:hint="eastAsia" w:ascii="宋体" w:hAnsi="宋体" w:eastAsia="宋体" w:cs="宋体"/>
          <w:color w:val="000000" w:themeColor="text1"/>
          <w:kern w:val="0"/>
          <w:szCs w:val="21"/>
          <w14:textFill>
            <w14:solidFill>
              <w14:schemeClr w14:val="tx1"/>
            </w14:solidFill>
          </w14:textFill>
        </w:rPr>
        <w:t>总共有864台服务器，由一条连接欧洲海洋能源中心的水下电缆供电。2021</w:t>
      </w:r>
      <w:r>
        <w:rPr>
          <w:rFonts w:ascii="宋体" w:hAnsi="宋体" w:eastAsia="宋体" w:cs="宋体"/>
          <w:color w:val="000000" w:themeColor="text1"/>
          <w:kern w:val="0"/>
          <w:szCs w:val="21"/>
          <w14:textFill>
            <w14:solidFill>
              <w14:schemeClr w14:val="tx1"/>
            </w14:solidFill>
          </w14:textFill>
        </w:rPr>
        <w:t>年3月微软获得</w:t>
      </w:r>
      <w:r>
        <w:rPr>
          <w:rFonts w:hint="eastAsia" w:ascii="宋体" w:hAnsi="宋体" w:eastAsia="宋体" w:cs="宋体"/>
          <w:color w:val="000000" w:themeColor="text1"/>
          <w:kern w:val="0"/>
          <w:szCs w:val="21"/>
          <w14:textFill>
            <w14:solidFill>
              <w14:schemeClr w14:val="tx1"/>
            </w14:solidFill>
          </w14:textFill>
        </w:rPr>
        <w:t>了</w:t>
      </w:r>
      <w:r>
        <w:rPr>
          <w:rFonts w:ascii="宋体" w:hAnsi="宋体" w:eastAsia="宋体" w:cs="宋体"/>
          <w:color w:val="000000" w:themeColor="text1"/>
          <w:kern w:val="0"/>
          <w:szCs w:val="21"/>
          <w14:textFill>
            <w14:solidFill>
              <w14:schemeClr w14:val="tx1"/>
            </w14:solidFill>
          </w14:textFill>
        </w:rPr>
        <w:t>美国国防部</w:t>
      </w:r>
      <w:r>
        <w:rPr>
          <w:rFonts w:hint="eastAsia" w:ascii="宋体" w:hAnsi="宋体" w:eastAsia="宋体" w:cs="宋体"/>
          <w:color w:val="000000" w:themeColor="text1"/>
          <w:kern w:val="0"/>
          <w:szCs w:val="21"/>
          <w14:textFill>
            <w14:solidFill>
              <w14:schemeClr w14:val="tx1"/>
            </w14:solidFill>
          </w14:textFill>
        </w:rPr>
        <w:t>（军用）</w:t>
      </w:r>
      <w:r>
        <w:rPr>
          <w:rFonts w:ascii="宋体" w:hAnsi="宋体" w:eastAsia="宋体" w:cs="宋体"/>
          <w:color w:val="000000" w:themeColor="text1"/>
          <w:kern w:val="0"/>
          <w:szCs w:val="21"/>
          <w14:textFill>
            <w14:solidFill>
              <w14:schemeClr w14:val="tx1"/>
            </w14:solidFill>
          </w14:textFill>
        </w:rPr>
        <w:t>219亿美元的集成视觉增强现实(AR)系统合同，</w:t>
      </w:r>
      <w:r>
        <w:rPr>
          <w:rFonts w:hint="eastAsia" w:ascii="宋体" w:hAnsi="宋体" w:eastAsia="宋体" w:cs="宋体"/>
          <w:color w:val="000000" w:themeColor="text1"/>
          <w:kern w:val="0"/>
          <w:szCs w:val="21"/>
          <w14:textFill>
            <w14:solidFill>
              <w14:schemeClr w14:val="tx1"/>
            </w14:solidFill>
          </w14:textFill>
        </w:rPr>
        <w:t>其</w:t>
      </w:r>
      <w:r>
        <w:rPr>
          <w:rFonts w:ascii="宋体" w:hAnsi="宋体" w:eastAsia="宋体" w:cs="宋体"/>
          <w:color w:val="000000" w:themeColor="text1"/>
          <w:kern w:val="0"/>
          <w:szCs w:val="21"/>
          <w14:textFill>
            <w14:solidFill>
              <w14:schemeClr w14:val="tx1"/>
            </w14:solidFill>
          </w14:textFill>
        </w:rPr>
        <w:t>数据中心在水下建设</w:t>
      </w:r>
      <w:r>
        <w:rPr>
          <w:rFonts w:hint="eastAsia" w:ascii="宋体" w:hAnsi="宋体" w:eastAsia="宋体" w:cs="宋体"/>
          <w:color w:val="000000" w:themeColor="text1"/>
          <w:kern w:val="0"/>
          <w:szCs w:val="21"/>
          <w14:textFill>
            <w14:solidFill>
              <w14:schemeClr w14:val="tx1"/>
            </w14:solidFill>
          </w14:textFill>
        </w:rPr>
        <w:t>，</w:t>
      </w:r>
      <w:r>
        <w:rPr>
          <w:rFonts w:ascii="宋体" w:hAnsi="宋体" w:eastAsia="宋体" w:cs="宋体"/>
          <w:color w:val="000000" w:themeColor="text1"/>
          <w:kern w:val="0"/>
          <w:szCs w:val="21"/>
          <w14:textFill>
            <w14:solidFill>
              <w14:schemeClr w14:val="tx1"/>
            </w14:solidFill>
          </w14:textFill>
        </w:rPr>
        <w:t>初始合同价值5亿美元。</w:t>
      </w:r>
    </w:p>
    <w:p>
      <w:pPr>
        <w:widowControl/>
        <w:spacing w:before="283" w:after="283" w:line="360" w:lineRule="auto"/>
        <w:ind w:firstLine="420"/>
        <w:jc w:val="left"/>
        <w:textAlignment w:val="baseline"/>
        <w:rPr>
          <w:rFonts w:ascii="宋体" w:hAnsi="宋体" w:eastAsia="宋体" w:cs="宋体"/>
          <w:color w:val="000000" w:themeColor="text1"/>
          <w:kern w:val="0"/>
          <w:szCs w:val="21"/>
          <w14:textFill>
            <w14:solidFill>
              <w14:schemeClr w14:val="tx1"/>
            </w14:solidFill>
          </w14:textFill>
        </w:rPr>
      </w:pPr>
      <w:r>
        <w:rPr>
          <w:rFonts w:ascii="宋体" w:hAnsi="宋体" w:eastAsia="宋体" w:cs="宋体"/>
          <w:color w:val="000000" w:themeColor="text1"/>
          <w:kern w:val="0"/>
          <w:szCs w:val="21"/>
          <w14:textFill>
            <w14:solidFill>
              <w14:schemeClr w14:val="tx1"/>
            </w14:solidFill>
          </w14:textFill>
        </w:rPr>
        <w:t>微软2020年宣布，将数据中心沉入海底顺利运行3年的结果表明，数据中心中包含的服务器的可靠性是其陆地等效服务器的8倍。</w:t>
      </w:r>
    </w:p>
    <w:p>
      <w:pPr>
        <w:pStyle w:val="3"/>
        <w:rPr>
          <w:sz w:val="28"/>
        </w:rPr>
      </w:pPr>
      <w:r>
        <w:rPr>
          <w:rFonts w:hint="eastAsia"/>
          <w:sz w:val="28"/>
        </w:rPr>
        <w:t>2、海南陵水全球首商用</w:t>
      </w:r>
    </w:p>
    <w:p>
      <w:pPr>
        <w:widowControl/>
        <w:shd w:val="clear" w:color="auto" w:fill="FFFFFF"/>
        <w:wordWrap w:val="0"/>
        <w:spacing w:after="225" w:line="360" w:lineRule="auto"/>
        <w:ind w:left="45" w:right="45" w:firstLine="45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2023年1月1日，</w:t>
      </w:r>
      <w:r>
        <w:rPr>
          <w:rFonts w:hint="eastAsia" w:ascii="宋体" w:hAnsi="宋体" w:eastAsia="宋体"/>
          <w:color w:val="000000" w:themeColor="text1"/>
          <w:szCs w:val="21"/>
          <w:shd w:val="clear" w:color="auto" w:fill="FFFFFF"/>
          <w14:textFill>
            <w14:solidFill>
              <w14:schemeClr w14:val="tx1"/>
            </w14:solidFill>
          </w14:textFill>
        </w:rPr>
        <w:t>《水下数据中心设计规范》</w:t>
      </w:r>
      <w:r>
        <w:rPr>
          <w:rFonts w:hint="eastAsia" w:ascii="宋体" w:hAnsi="宋体" w:eastAsia="宋体" w:cs="宋体"/>
          <w:color w:val="000000" w:themeColor="text1"/>
          <w:kern w:val="0"/>
          <w:szCs w:val="21"/>
          <w14:textFill>
            <w14:solidFill>
              <w14:schemeClr w14:val="tx1"/>
            </w14:solidFill>
          </w14:textFill>
        </w:rPr>
        <w:t>正式发布实施，2023年3月31日，全球首个商用海底数据中心首舱在海南陵水下水。该海底数据舱应用水深超过30米，重量达1300吨，相当于1000辆小汽车的重量，罐体直径达3.6米，与“天和号”空间站核心舱相当，是目前全球最大的海底数据舱，设计寿命为25年。数据舱由深圳海兰云公司研制，</w:t>
      </w:r>
      <w:del w:id="8" w:author="明" w:date="2023-04-24T13:34:35Z">
        <w:r>
          <w:rPr>
            <w:rFonts w:hint="eastAsia" w:ascii="宋体" w:hAnsi="宋体" w:eastAsia="宋体" w:cs="宋体"/>
            <w:color w:val="000000" w:themeColor="text1"/>
            <w:kern w:val="0"/>
            <w:szCs w:val="21"/>
            <w14:textFill>
              <w14:solidFill>
                <w14:schemeClr w14:val="tx1"/>
              </w14:solidFill>
            </w14:textFill>
          </w:rPr>
          <w:delText>客户是</w:delText>
        </w:r>
      </w:del>
      <w:ins w:id="9" w:author="明" w:date="2023-04-24T13:34:22Z">
        <w:r>
          <w:rPr>
            <w:rFonts w:hint="eastAsia" w:ascii="宋体" w:hAnsi="宋体" w:eastAsia="宋体" w:cs="宋体"/>
            <w:color w:val="000000" w:themeColor="text1"/>
            <w:kern w:val="0"/>
            <w:szCs w:val="21"/>
            <w:lang w:val="en-US" w:eastAsia="zh-CN"/>
            <w14:textFill>
              <w14:solidFill>
                <w14:schemeClr w14:val="tx1"/>
              </w14:solidFill>
            </w14:textFill>
          </w:rPr>
          <w:t>中国</w:t>
        </w:r>
      </w:ins>
      <w:ins w:id="10" w:author="明" w:date="2023-04-24T13:34:24Z">
        <w:r>
          <w:rPr>
            <w:rFonts w:hint="eastAsia" w:ascii="宋体" w:hAnsi="宋体" w:eastAsia="宋体" w:cs="宋体"/>
            <w:color w:val="000000" w:themeColor="text1"/>
            <w:kern w:val="0"/>
            <w:szCs w:val="21"/>
            <w:lang w:val="en-US" w:eastAsia="zh-CN"/>
            <w14:textFill>
              <w14:solidFill>
                <w14:schemeClr w14:val="tx1"/>
              </w14:solidFill>
            </w14:textFill>
          </w:rPr>
          <w:t>电信</w:t>
        </w:r>
      </w:ins>
      <w:r>
        <w:rPr>
          <w:rFonts w:hint="eastAsia" w:ascii="宋体" w:hAnsi="宋体" w:eastAsia="宋体" w:cs="宋体"/>
          <w:color w:val="000000" w:themeColor="text1"/>
          <w:kern w:val="0"/>
          <w:szCs w:val="21"/>
          <w14:textFill>
            <w14:solidFill>
              <w14:schemeClr w14:val="tx1"/>
            </w14:solidFill>
          </w14:textFill>
        </w:rPr>
        <w:t>海南</w:t>
      </w:r>
      <w:del w:id="11" w:author="明" w:date="2023-04-24T13:34:28Z">
        <w:r>
          <w:rPr>
            <w:rFonts w:hint="default" w:ascii="宋体" w:hAnsi="宋体" w:eastAsia="宋体" w:cs="宋体"/>
            <w:color w:val="000000" w:themeColor="text1"/>
            <w:kern w:val="0"/>
            <w:szCs w:val="21"/>
            <w:lang w:val="en-US"/>
            <w14:textFill>
              <w14:solidFill>
                <w14:schemeClr w14:val="tx1"/>
              </w14:solidFill>
            </w14:textFill>
          </w:rPr>
          <w:delText>电信</w:delText>
        </w:r>
      </w:del>
      <w:ins w:id="12" w:author="明" w:date="2023-04-24T13:34:30Z">
        <w:r>
          <w:rPr>
            <w:rFonts w:hint="eastAsia" w:ascii="宋体" w:hAnsi="宋体" w:eastAsia="宋体" w:cs="宋体"/>
            <w:color w:val="000000" w:themeColor="text1"/>
            <w:kern w:val="0"/>
            <w:szCs w:val="21"/>
            <w:lang w:val="en-US" w:eastAsia="zh-CN"/>
            <w14:textFill>
              <w14:solidFill>
                <w14:schemeClr w14:val="tx1"/>
              </w14:solidFill>
            </w14:textFill>
          </w:rPr>
          <w:t>公司</w:t>
        </w:r>
      </w:ins>
      <w:ins w:id="13" w:author="明" w:date="2023-04-24T13:35:12Z">
        <w:r>
          <w:rPr>
            <w:rFonts w:hint="eastAsia" w:ascii="宋体" w:hAnsi="宋体" w:eastAsia="宋体" w:cs="宋体"/>
            <w:color w:val="000000" w:themeColor="text1"/>
            <w:kern w:val="0"/>
            <w:szCs w:val="21"/>
            <w:lang w:val="en-US" w:eastAsia="zh-CN"/>
            <w14:textFill>
              <w14:solidFill>
                <w14:schemeClr w14:val="tx1"/>
              </w14:solidFill>
            </w14:textFill>
          </w:rPr>
          <w:t>成为</w:t>
        </w:r>
      </w:ins>
      <w:ins w:id="14" w:author="明" w:date="2023-04-24T13:35:16Z">
        <w:r>
          <w:rPr>
            <w:rFonts w:hint="eastAsia" w:ascii="宋体" w:hAnsi="宋体" w:eastAsia="宋体" w:cs="宋体"/>
            <w:color w:val="000000" w:themeColor="text1"/>
            <w:kern w:val="0"/>
            <w:szCs w:val="21"/>
            <w:lang w:val="en-US" w:eastAsia="zh-CN"/>
            <w14:textFill>
              <w14:solidFill>
                <w14:schemeClr w14:val="tx1"/>
              </w14:solidFill>
            </w14:textFill>
          </w:rPr>
          <w:t>首批</w:t>
        </w:r>
      </w:ins>
      <w:ins w:id="15" w:author="明" w:date="2023-04-24T13:34:35Z">
        <w:r>
          <w:rPr>
            <w:rFonts w:hint="eastAsia" w:ascii="宋体" w:hAnsi="宋体" w:eastAsia="宋体" w:cs="宋体"/>
            <w:color w:val="000000" w:themeColor="text1"/>
            <w:kern w:val="0"/>
            <w:szCs w:val="21"/>
            <w14:textFill>
              <w14:solidFill>
                <w14:schemeClr w14:val="tx1"/>
              </w14:solidFill>
            </w14:textFill>
          </w:rPr>
          <w:t>客户</w:t>
        </w:r>
      </w:ins>
      <w:ins w:id="16" w:author="明" w:date="2023-04-24T13:35:18Z">
        <w:r>
          <w:rPr>
            <w:rFonts w:hint="eastAsia" w:ascii="宋体" w:hAnsi="宋体" w:eastAsia="宋体" w:cs="宋体"/>
            <w:color w:val="000000" w:themeColor="text1"/>
            <w:kern w:val="0"/>
            <w:szCs w:val="21"/>
            <w:lang w:eastAsia="zh-CN"/>
            <w14:textFill>
              <w14:solidFill>
                <w14:schemeClr w14:val="tx1"/>
              </w14:solidFill>
            </w14:textFill>
          </w:rPr>
          <w:t>，</w:t>
        </w:r>
      </w:ins>
      <w:ins w:id="17" w:author="明" w:date="2023-04-24T13:35:44Z">
        <w:r>
          <w:rPr>
            <w:rFonts w:hint="eastAsia" w:ascii="宋体" w:hAnsi="宋体" w:eastAsia="宋体" w:cs="宋体"/>
            <w:color w:val="000000" w:themeColor="text1"/>
            <w:kern w:val="0"/>
            <w:szCs w:val="21"/>
            <w:lang w:eastAsia="zh-CN"/>
            <w14:textFill>
              <w14:solidFill>
                <w14:schemeClr w14:val="tx1"/>
              </w14:solidFill>
            </w14:textFill>
          </w:rPr>
          <w:t>在海底数据舱部署</w:t>
        </w:r>
      </w:ins>
      <w:ins w:id="18" w:author="明" w:date="2023-04-25T16:29:39Z">
        <w:r>
          <w:rPr>
            <w:rFonts w:hint="eastAsia" w:ascii="宋体" w:hAnsi="宋体" w:eastAsia="宋体" w:cs="宋体"/>
            <w:color w:val="000000" w:themeColor="text1"/>
            <w:kern w:val="0"/>
            <w:szCs w:val="21"/>
            <w:lang w:val="en-US" w:eastAsia="zh-CN"/>
            <w14:textFill>
              <w14:solidFill>
                <w14:schemeClr w14:val="tx1"/>
              </w14:solidFill>
            </w14:textFill>
          </w:rPr>
          <w:t>了</w:t>
        </w:r>
      </w:ins>
      <w:ins w:id="19" w:author="明" w:date="2023-04-24T13:35:44Z">
        <w:r>
          <w:rPr>
            <w:rFonts w:hint="eastAsia" w:ascii="宋体" w:hAnsi="宋体" w:eastAsia="宋体" w:cs="宋体"/>
            <w:color w:val="000000" w:themeColor="text1"/>
            <w:kern w:val="0"/>
            <w:szCs w:val="21"/>
            <w:lang w:eastAsia="zh-CN"/>
            <w14:textFill>
              <w14:solidFill>
                <w14:schemeClr w14:val="tx1"/>
              </w14:solidFill>
            </w14:textFill>
          </w:rPr>
          <w:t>天翼云海南海底媒体存储节点、CDN节点以及海南省国资云节点</w:t>
        </w:r>
      </w:ins>
      <w:r>
        <w:rPr>
          <w:rFonts w:hint="eastAsia" w:ascii="宋体" w:hAnsi="宋体" w:eastAsia="宋体" w:cs="宋体"/>
          <w:color w:val="000000" w:themeColor="text1"/>
          <w:kern w:val="0"/>
          <w:szCs w:val="21"/>
          <w14:textFill>
            <w14:solidFill>
              <w14:schemeClr w14:val="tx1"/>
            </w14:solidFill>
          </w14:textFill>
        </w:rPr>
        <w:t>。</w:t>
      </w:r>
    </w:p>
    <w:p>
      <w:pPr>
        <w:widowControl/>
        <w:shd w:val="clear" w:color="auto" w:fill="FFFFFF"/>
        <w:wordWrap w:val="0"/>
        <w:spacing w:after="225" w:line="360" w:lineRule="auto"/>
        <w:ind w:left="45" w:right="45" w:firstLine="45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海底数据中心从试验到实践商用，经历了7年，攻克了防水、防腐蚀等难题，论证了对海洋的污染、部署成本等问题，证明海底数据中心是现实可行的。海南陵水的海底数据中心全球首商用有望成为绿色低碳数据中心的新范式。</w:t>
      </w:r>
    </w:p>
    <w:p>
      <w:pPr>
        <w:pStyle w:val="2"/>
        <w:rPr>
          <w:sz w:val="28"/>
        </w:rPr>
      </w:pPr>
      <w:r>
        <w:rPr>
          <w:rFonts w:hint="eastAsia"/>
          <w:sz w:val="28"/>
        </w:rPr>
        <w:t>三、海底数据中心</w:t>
      </w:r>
      <w:del w:id="20" w:author="明" w:date="2023-04-24T13:38:47Z">
        <w:r>
          <w:rPr>
            <w:rFonts w:hint="eastAsia"/>
            <w:sz w:val="28"/>
          </w:rPr>
          <w:delText>的</w:delText>
        </w:r>
      </w:del>
      <w:r>
        <w:rPr>
          <w:rFonts w:hint="eastAsia"/>
          <w:sz w:val="28"/>
        </w:rPr>
        <w:t>优势明显</w:t>
      </w:r>
    </w:p>
    <w:p>
      <w:pPr>
        <w:pStyle w:val="3"/>
        <w:rPr>
          <w:rFonts w:hint="default" w:eastAsia="宋体"/>
          <w:sz w:val="28"/>
          <w:lang w:val="en-US" w:eastAsia="zh-CN"/>
        </w:rPr>
      </w:pPr>
      <w:r>
        <w:rPr>
          <w:rFonts w:hint="eastAsia"/>
          <w:sz w:val="28"/>
        </w:rPr>
        <w:t>1、</w:t>
      </w:r>
      <w:del w:id="21" w:author="明" w:date="2023-04-25T16:41:51Z">
        <w:r>
          <w:rPr>
            <w:rFonts w:hint="default"/>
            <w:sz w:val="28"/>
            <w:lang w:val="en-US"/>
          </w:rPr>
          <w:delText>海底数据中心的优势</w:delText>
        </w:r>
      </w:del>
      <w:ins w:id="22" w:author="明" w:date="2023-04-25T16:41:53Z">
        <w:r>
          <w:rPr>
            <w:rFonts w:hint="eastAsia"/>
            <w:sz w:val="28"/>
            <w:lang w:val="en-US" w:eastAsia="zh-CN"/>
          </w:rPr>
          <w:t>四</w:t>
        </w:r>
      </w:ins>
      <w:ins w:id="23" w:author="明" w:date="2023-04-25T16:42:46Z">
        <w:r>
          <w:rPr>
            <w:rFonts w:hint="eastAsia"/>
            <w:sz w:val="28"/>
            <w:lang w:val="en-US" w:eastAsia="zh-CN"/>
          </w:rPr>
          <w:t>大</w:t>
        </w:r>
      </w:ins>
      <w:ins w:id="24" w:author="明" w:date="2023-04-25T16:42:40Z">
        <w:r>
          <w:rPr>
            <w:rFonts w:hint="eastAsia"/>
            <w:sz w:val="28"/>
            <w:lang w:val="en-US" w:eastAsia="zh-CN"/>
          </w:rPr>
          <w:t>优</w:t>
        </w:r>
      </w:ins>
      <w:ins w:id="25" w:author="明" w:date="2023-04-25T16:41:56Z">
        <w:r>
          <w:rPr>
            <w:rFonts w:hint="eastAsia"/>
            <w:sz w:val="28"/>
            <w:lang w:val="en-US" w:eastAsia="zh-CN"/>
          </w:rPr>
          <w:t>点</w:t>
        </w:r>
      </w:ins>
    </w:p>
    <w:p>
      <w:pPr>
        <w:widowControl/>
        <w:shd w:val="clear" w:color="auto" w:fill="FFFFFF"/>
        <w:wordWrap w:val="0"/>
        <w:spacing w:after="225" w:line="360" w:lineRule="auto"/>
        <w:ind w:left="45" w:right="45" w:firstLine="375"/>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b/>
          <w:color w:val="000000" w:themeColor="text1"/>
          <w:kern w:val="0"/>
          <w:szCs w:val="21"/>
          <w14:textFill>
            <w14:solidFill>
              <w14:schemeClr w14:val="tx1"/>
            </w14:solidFill>
          </w14:textFill>
        </w:rPr>
        <w:t>节能节水：</w:t>
      </w:r>
      <w:r>
        <w:rPr>
          <w:rFonts w:hint="eastAsia" w:ascii="宋体" w:hAnsi="宋体" w:eastAsia="宋体" w:cs="宋体"/>
          <w:color w:val="000000" w:themeColor="text1"/>
          <w:kern w:val="0"/>
          <w:szCs w:val="21"/>
          <w14:textFill>
            <w14:solidFill>
              <w14:schemeClr w14:val="tx1"/>
            </w14:solidFill>
          </w14:textFill>
        </w:rPr>
        <w:t>海底数据中心利用海水作为自然冷源，可将产生的热量通过冷却系统散入海水中，</w:t>
      </w:r>
      <w:del w:id="26" w:author="明" w:date="2023-04-24T13:39:19Z">
        <w:r>
          <w:rPr>
            <w:rFonts w:hint="eastAsia" w:ascii="宋体" w:hAnsi="宋体" w:eastAsia="宋体" w:cs="宋体"/>
            <w:color w:val="000000" w:themeColor="text1"/>
            <w:kern w:val="0"/>
            <w:szCs w:val="21"/>
            <w14:textFill>
              <w14:solidFill>
                <w14:schemeClr w14:val="tx1"/>
              </w14:solidFill>
            </w14:textFill>
          </w:rPr>
          <w:delText>可以</w:delText>
        </w:r>
      </w:del>
      <w:r>
        <w:rPr>
          <w:rFonts w:hint="eastAsia" w:ascii="宋体" w:hAnsi="宋体" w:eastAsia="宋体" w:cs="宋体"/>
          <w:color w:val="000000" w:themeColor="text1"/>
          <w:kern w:val="0"/>
          <w:szCs w:val="21"/>
          <w14:textFill>
            <w14:solidFill>
              <w14:schemeClr w14:val="tx1"/>
            </w14:solidFill>
          </w14:textFill>
        </w:rPr>
        <w:t>大大节省能耗。我国首个海底数据舱PUE值为1.076，远低于传统数据中心的能耗</w:t>
      </w:r>
      <w:ins w:id="27" w:author="魏玥" w:date="2023-04-24T09:47:00Z">
        <w:r>
          <w:rPr>
            <w:rFonts w:hint="eastAsia" w:ascii="宋体" w:hAnsi="宋体" w:eastAsia="宋体" w:cs="宋体"/>
            <w:color w:val="000000" w:themeColor="text1"/>
            <w:kern w:val="0"/>
            <w:szCs w:val="21"/>
            <w14:textFill>
              <w14:solidFill>
                <w14:schemeClr w14:val="tx1"/>
              </w14:solidFill>
            </w14:textFill>
          </w:rPr>
          <w:t>（PUE约1.5）</w:t>
        </w:r>
      </w:ins>
      <w:r>
        <w:rPr>
          <w:rFonts w:hint="eastAsia" w:ascii="宋体" w:hAnsi="宋体" w:eastAsia="宋体" w:cs="宋体"/>
          <w:color w:val="000000" w:themeColor="text1"/>
          <w:kern w:val="0"/>
          <w:szCs w:val="21"/>
          <w14:textFill>
            <w14:solidFill>
              <w14:schemeClr w14:val="tx1"/>
            </w14:solidFill>
          </w14:textFill>
        </w:rPr>
        <w:t>。海底数据中心</w:t>
      </w:r>
      <w:r>
        <w:rPr>
          <w:rFonts w:ascii="宋体" w:hAnsi="宋体" w:eastAsia="宋体" w:cs="宋体"/>
          <w:color w:val="000000" w:themeColor="text1"/>
          <w:kern w:val="0"/>
          <w:szCs w:val="21"/>
          <w14:textFill>
            <w14:solidFill>
              <w14:schemeClr w14:val="tx1"/>
            </w14:solidFill>
          </w14:textFill>
        </w:rPr>
        <w:t>相较于地面</w:t>
      </w:r>
      <w:r>
        <w:rPr>
          <w:rFonts w:hint="eastAsia" w:ascii="宋体" w:hAnsi="宋体" w:eastAsia="宋体" w:cs="宋体"/>
          <w:color w:val="000000" w:themeColor="text1"/>
          <w:kern w:val="0"/>
          <w:szCs w:val="21"/>
          <w14:textFill>
            <w14:solidFill>
              <w14:schemeClr w14:val="tx1"/>
            </w14:solidFill>
          </w14:textFill>
        </w:rPr>
        <w:t>数据中心</w:t>
      </w:r>
      <w:r>
        <w:rPr>
          <w:rFonts w:ascii="宋体" w:hAnsi="宋体" w:eastAsia="宋体" w:cs="宋体"/>
          <w:color w:val="000000" w:themeColor="text1"/>
          <w:kern w:val="0"/>
          <w:szCs w:val="21"/>
          <w14:textFill>
            <w14:solidFill>
              <w14:schemeClr w14:val="tx1"/>
            </w14:solidFill>
          </w14:textFill>
        </w:rPr>
        <w:t>省去了</w:t>
      </w:r>
      <w:r>
        <w:rPr>
          <w:rFonts w:hint="eastAsia" w:ascii="宋体" w:hAnsi="宋体" w:eastAsia="宋体" w:cs="宋体"/>
          <w:color w:val="000000" w:themeColor="text1"/>
          <w:kern w:val="0"/>
          <w:szCs w:val="21"/>
          <w14:textFill>
            <w14:solidFill>
              <w14:schemeClr w14:val="tx1"/>
            </w14:solidFill>
          </w14:textFill>
        </w:rPr>
        <w:t>制冷的</w:t>
      </w:r>
      <w:r>
        <w:rPr>
          <w:rFonts w:ascii="宋体" w:hAnsi="宋体" w:eastAsia="宋体" w:cs="宋体"/>
          <w:color w:val="000000" w:themeColor="text1"/>
          <w:kern w:val="0"/>
          <w:szCs w:val="21"/>
          <w14:textFill>
            <w14:solidFill>
              <w14:schemeClr w14:val="tx1"/>
            </w14:solidFill>
          </w14:textFill>
        </w:rPr>
        <w:t>冷却塔，能节约大量水资源</w:t>
      </w:r>
      <w:r>
        <w:rPr>
          <w:rFonts w:hint="eastAsia" w:ascii="宋体" w:hAnsi="宋体" w:eastAsia="宋体" w:cs="宋体"/>
          <w:color w:val="000000" w:themeColor="text1"/>
          <w:kern w:val="0"/>
          <w:szCs w:val="21"/>
          <w14:textFill>
            <w14:solidFill>
              <w14:schemeClr w14:val="tx1"/>
            </w14:solidFill>
          </w14:textFill>
        </w:rPr>
        <w:t>。</w:t>
      </w:r>
    </w:p>
    <w:p>
      <w:pPr>
        <w:widowControl/>
        <w:spacing w:line="360" w:lineRule="auto"/>
        <w:ind w:firstLine="420"/>
        <w:jc w:val="left"/>
        <w:textAlignment w:val="baseline"/>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b/>
          <w:color w:val="000000" w:themeColor="text1"/>
          <w:kern w:val="0"/>
          <w:szCs w:val="21"/>
          <w14:textFill>
            <w14:solidFill>
              <w14:schemeClr w14:val="tx1"/>
            </w14:solidFill>
          </w14:textFill>
        </w:rPr>
        <w:t>低时延：</w:t>
      </w:r>
      <w:r>
        <w:rPr>
          <w:rFonts w:hint="eastAsia" w:ascii="宋体" w:hAnsi="宋体" w:eastAsia="宋体" w:cs="宋体"/>
          <w:color w:val="000000" w:themeColor="text1"/>
          <w:kern w:val="0"/>
          <w:szCs w:val="21"/>
          <w14:textFill>
            <w14:solidFill>
              <w14:schemeClr w14:val="tx1"/>
            </w14:solidFill>
          </w14:textFill>
        </w:rPr>
        <w:t>东数西算战略实施一年多来，取得了很大成效，但也存在一些现实问题，如</w:t>
      </w:r>
      <w:ins w:id="28" w:author="明" w:date="2023-04-25T16:31:11Z">
        <w:r>
          <w:rPr>
            <w:rFonts w:hint="eastAsia" w:ascii="宋体" w:hAnsi="宋体" w:eastAsia="宋体" w:cs="宋体"/>
            <w:color w:val="000000" w:themeColor="text1"/>
            <w:kern w:val="0"/>
            <w:szCs w:val="21"/>
            <w:lang w:val="en-US" w:eastAsia="zh-CN"/>
            <w14:textFill>
              <w14:solidFill>
                <w14:schemeClr w14:val="tx1"/>
              </w14:solidFill>
            </w14:textFill>
          </w:rPr>
          <w:t>西部</w:t>
        </w:r>
      </w:ins>
      <w:ins w:id="29" w:author="明" w:date="2023-04-25T16:31:12Z">
        <w:r>
          <w:rPr>
            <w:rFonts w:hint="eastAsia" w:ascii="宋体" w:hAnsi="宋体" w:eastAsia="宋体" w:cs="宋体"/>
            <w:color w:val="000000" w:themeColor="text1"/>
            <w:kern w:val="0"/>
            <w:szCs w:val="21"/>
            <w:lang w:val="en-US" w:eastAsia="zh-CN"/>
            <w14:textFill>
              <w14:solidFill>
                <w14:schemeClr w14:val="tx1"/>
              </w14:solidFill>
            </w14:textFill>
          </w:rPr>
          <w:t>数据</w:t>
        </w:r>
      </w:ins>
      <w:ins w:id="30" w:author="明" w:date="2023-04-25T16:31:15Z">
        <w:r>
          <w:rPr>
            <w:rFonts w:hint="eastAsia" w:ascii="宋体" w:hAnsi="宋体" w:eastAsia="宋体" w:cs="宋体"/>
            <w:color w:val="000000" w:themeColor="text1"/>
            <w:kern w:val="0"/>
            <w:szCs w:val="21"/>
            <w:lang w:val="en-US" w:eastAsia="zh-CN"/>
            <w14:textFill>
              <w14:solidFill>
                <w14:schemeClr w14:val="tx1"/>
              </w14:solidFill>
            </w14:textFill>
          </w:rPr>
          <w:t>中心</w:t>
        </w:r>
      </w:ins>
      <w:ins w:id="31" w:author="明" w:date="2023-04-25T16:31:17Z">
        <w:r>
          <w:rPr>
            <w:rFonts w:hint="eastAsia" w:ascii="宋体" w:hAnsi="宋体" w:eastAsia="宋体" w:cs="宋体"/>
            <w:color w:val="000000" w:themeColor="text1"/>
            <w:kern w:val="0"/>
            <w:szCs w:val="21"/>
            <w14:textFill>
              <w14:solidFill>
                <w14:schemeClr w14:val="tx1"/>
              </w14:solidFill>
            </w14:textFill>
          </w:rPr>
          <w:t>主要面向冷数据和非时延敏感业务</w:t>
        </w:r>
      </w:ins>
      <w:del w:id="32" w:author="明" w:date="2023-04-25T16:31:22Z">
        <w:r>
          <w:rPr>
            <w:rFonts w:hint="eastAsia" w:ascii="宋体" w:hAnsi="宋体" w:eastAsia="宋体" w:cs="宋体"/>
            <w:color w:val="000000" w:themeColor="text1"/>
            <w:kern w:val="0"/>
            <w:szCs w:val="21"/>
            <w14:textFill>
              <w14:solidFill>
                <w14:schemeClr w14:val="tx1"/>
              </w14:solidFill>
            </w14:textFill>
          </w:rPr>
          <w:delText>业务</w:delText>
        </w:r>
      </w:del>
      <w:del w:id="33" w:author="明" w:date="2023-04-25T16:31:23Z">
        <w:r>
          <w:rPr>
            <w:rFonts w:hint="eastAsia" w:ascii="宋体" w:hAnsi="宋体" w:eastAsia="宋体" w:cs="宋体"/>
            <w:color w:val="000000" w:themeColor="text1"/>
            <w:kern w:val="0"/>
            <w:szCs w:val="21"/>
            <w14:textFill>
              <w14:solidFill>
                <w14:schemeClr w14:val="tx1"/>
              </w14:solidFill>
            </w14:textFill>
          </w:rPr>
          <w:delText>西迁动力不</w:delText>
        </w:r>
      </w:del>
      <w:del w:id="34" w:author="明" w:date="2023-04-25T16:31:24Z">
        <w:r>
          <w:rPr>
            <w:rFonts w:hint="eastAsia" w:ascii="宋体" w:hAnsi="宋体" w:eastAsia="宋体" w:cs="宋体"/>
            <w:color w:val="000000" w:themeColor="text1"/>
            <w:kern w:val="0"/>
            <w:szCs w:val="21"/>
            <w14:textFill>
              <w14:solidFill>
                <w14:schemeClr w14:val="tx1"/>
              </w14:solidFill>
            </w14:textFill>
          </w:rPr>
          <w:delText>足。究其原</w:delText>
        </w:r>
      </w:del>
      <w:del w:id="35" w:author="明" w:date="2023-04-25T16:31:25Z">
        <w:r>
          <w:rPr>
            <w:rFonts w:hint="eastAsia" w:ascii="宋体" w:hAnsi="宋体" w:eastAsia="宋体" w:cs="宋体"/>
            <w:color w:val="000000" w:themeColor="text1"/>
            <w:kern w:val="0"/>
            <w:szCs w:val="21"/>
            <w14:textFill>
              <w14:solidFill>
                <w14:schemeClr w14:val="tx1"/>
              </w14:solidFill>
            </w14:textFill>
          </w:rPr>
          <w:delText>因很大程度</w:delText>
        </w:r>
      </w:del>
      <w:del w:id="36" w:author="明" w:date="2023-04-25T16:31:26Z">
        <w:r>
          <w:rPr>
            <w:rFonts w:hint="eastAsia" w:ascii="宋体" w:hAnsi="宋体" w:eastAsia="宋体" w:cs="宋体"/>
            <w:color w:val="000000" w:themeColor="text1"/>
            <w:kern w:val="0"/>
            <w:szCs w:val="21"/>
            <w14:textFill>
              <w14:solidFill>
                <w14:schemeClr w14:val="tx1"/>
              </w14:solidFill>
            </w14:textFill>
          </w:rPr>
          <w:delText>是因为西部</w:delText>
        </w:r>
      </w:del>
      <w:del w:id="37" w:author="明" w:date="2023-04-25T16:31:27Z">
        <w:r>
          <w:rPr>
            <w:rFonts w:hint="eastAsia" w:ascii="宋体" w:hAnsi="宋体" w:eastAsia="宋体" w:cs="宋体"/>
            <w:color w:val="000000" w:themeColor="text1"/>
            <w:kern w:val="0"/>
            <w:szCs w:val="21"/>
            <w14:textFill>
              <w14:solidFill>
                <w14:schemeClr w14:val="tx1"/>
              </w14:solidFill>
            </w14:textFill>
          </w:rPr>
          <w:delText>数据中</w:delText>
        </w:r>
      </w:del>
      <w:del w:id="38" w:author="明" w:date="2023-04-25T16:31:28Z">
        <w:r>
          <w:rPr>
            <w:rFonts w:hint="eastAsia" w:ascii="宋体" w:hAnsi="宋体" w:eastAsia="宋体" w:cs="宋体"/>
            <w:color w:val="000000" w:themeColor="text1"/>
            <w:kern w:val="0"/>
            <w:szCs w:val="21"/>
            <w14:textFill>
              <w14:solidFill>
                <w14:schemeClr w14:val="tx1"/>
              </w14:solidFill>
            </w14:textFill>
          </w:rPr>
          <w:delText>心</w:delText>
        </w:r>
      </w:del>
      <w:ins w:id="39" w:author="明" w:date="2023-04-25T16:31:29Z">
        <w:r>
          <w:rPr>
            <w:rFonts w:hint="eastAsia" w:ascii="宋体" w:hAnsi="宋体" w:eastAsia="宋体" w:cs="宋体"/>
            <w:color w:val="000000" w:themeColor="text1"/>
            <w:kern w:val="0"/>
            <w:szCs w:val="21"/>
            <w:lang w:eastAsia="zh-CN"/>
            <w14:textFill>
              <w14:solidFill>
                <w14:schemeClr w14:val="tx1"/>
              </w14:solidFill>
            </w14:textFill>
          </w:rPr>
          <w:t>，</w:t>
        </w:r>
      </w:ins>
      <w:r>
        <w:rPr>
          <w:rFonts w:hint="eastAsia" w:ascii="宋体" w:hAnsi="宋体" w:eastAsia="宋体" w:cs="宋体"/>
          <w:color w:val="000000" w:themeColor="text1"/>
          <w:kern w:val="0"/>
          <w:szCs w:val="21"/>
          <w14:textFill>
            <w14:solidFill>
              <w14:schemeClr w14:val="tx1"/>
            </w14:solidFill>
          </w14:textFill>
        </w:rPr>
        <w:t>无法</w:t>
      </w:r>
      <w:ins w:id="40" w:author="明" w:date="2023-04-25T16:32:30Z">
        <w:r>
          <w:rPr>
            <w:rFonts w:hint="eastAsia" w:ascii="宋体" w:hAnsi="宋体" w:eastAsia="宋体" w:cs="宋体"/>
            <w:color w:val="000000" w:themeColor="text1"/>
            <w:kern w:val="0"/>
            <w:szCs w:val="21"/>
            <w:lang w:val="en-US" w:eastAsia="zh-CN"/>
            <w14:textFill>
              <w14:solidFill>
                <w14:schemeClr w14:val="tx1"/>
              </w14:solidFill>
            </w14:textFill>
          </w:rPr>
          <w:t>解决</w:t>
        </w:r>
      </w:ins>
      <w:del w:id="41" w:author="明" w:date="2023-04-25T16:32:28Z">
        <w:r>
          <w:rPr>
            <w:rFonts w:hint="eastAsia" w:ascii="宋体" w:hAnsi="宋体" w:eastAsia="宋体" w:cs="宋体"/>
            <w:color w:val="000000" w:themeColor="text1"/>
            <w:kern w:val="0"/>
            <w:szCs w:val="21"/>
            <w14:textFill>
              <w14:solidFill>
                <w14:schemeClr w14:val="tx1"/>
              </w14:solidFill>
            </w14:textFill>
          </w:rPr>
          <w:delText>满足</w:delText>
        </w:r>
      </w:del>
      <w:ins w:id="42" w:author="魏玥" w:date="2023-04-24T09:45:00Z">
        <w:r>
          <w:rPr>
            <w:rFonts w:hint="eastAsia" w:ascii="宋体" w:hAnsi="宋体" w:eastAsia="宋体" w:cs="宋体"/>
            <w:color w:val="000000" w:themeColor="text1"/>
            <w:kern w:val="0"/>
            <w:szCs w:val="21"/>
            <w14:textFill>
              <w14:solidFill>
                <w14:schemeClr w14:val="tx1"/>
              </w14:solidFill>
            </w14:textFill>
          </w:rPr>
          <w:t>东部客户</w:t>
        </w:r>
      </w:ins>
      <w:del w:id="43" w:author="魏玥" w:date="2023-04-24T09:45:00Z">
        <w:r>
          <w:rPr>
            <w:rFonts w:hint="eastAsia" w:ascii="宋体" w:hAnsi="宋体" w:eastAsia="宋体" w:cs="宋体"/>
            <w:color w:val="000000" w:themeColor="text1"/>
            <w:kern w:val="0"/>
            <w:szCs w:val="21"/>
            <w14:textFill>
              <w14:solidFill>
                <w14:schemeClr w14:val="tx1"/>
              </w14:solidFill>
            </w14:textFill>
          </w:rPr>
          <w:delText>一些</w:delText>
        </w:r>
      </w:del>
      <w:r>
        <w:rPr>
          <w:rFonts w:hint="eastAsia" w:ascii="宋体" w:hAnsi="宋体" w:eastAsia="宋体" w:cs="宋体"/>
          <w:color w:val="000000" w:themeColor="text1"/>
          <w:kern w:val="0"/>
          <w:szCs w:val="21"/>
          <w14:textFill>
            <w14:solidFill>
              <w14:schemeClr w14:val="tx1"/>
            </w14:solidFill>
          </w14:textFill>
        </w:rPr>
        <w:t>低时延业务</w:t>
      </w:r>
      <w:del w:id="44" w:author="魏玥" w:date="2023-04-24T09:45:00Z">
        <w:r>
          <w:rPr>
            <w:rFonts w:hint="eastAsia" w:ascii="宋体" w:hAnsi="宋体" w:eastAsia="宋体" w:cs="宋体"/>
            <w:color w:val="000000" w:themeColor="text1"/>
            <w:kern w:val="0"/>
            <w:szCs w:val="21"/>
            <w14:textFill>
              <w14:solidFill>
                <w14:schemeClr w14:val="tx1"/>
              </w14:solidFill>
            </w14:textFill>
          </w:rPr>
          <w:delText>的</w:delText>
        </w:r>
      </w:del>
      <w:r>
        <w:rPr>
          <w:rFonts w:hint="eastAsia" w:ascii="宋体" w:hAnsi="宋体" w:eastAsia="宋体" w:cs="宋体"/>
          <w:color w:val="000000" w:themeColor="text1"/>
          <w:kern w:val="0"/>
          <w:szCs w:val="21"/>
          <w14:textFill>
            <w14:solidFill>
              <w14:schemeClr w14:val="tx1"/>
            </w14:solidFill>
          </w14:textFill>
        </w:rPr>
        <w:t>需求，</w:t>
      </w:r>
      <w:del w:id="45" w:author="明" w:date="2023-04-25T16:33:20Z">
        <w:r>
          <w:rPr>
            <w:rFonts w:hint="eastAsia" w:ascii="宋体" w:hAnsi="宋体" w:eastAsia="宋体" w:cs="宋体"/>
            <w:bCs/>
            <w:color w:val="000000" w:themeColor="text1"/>
            <w:kern w:val="0"/>
            <w:szCs w:val="21"/>
            <w14:textFill>
              <w14:solidFill>
                <w14:schemeClr w14:val="tx1"/>
              </w14:solidFill>
            </w14:textFill>
          </w:rPr>
          <w:delText>靠海岸而建的</w:delText>
        </w:r>
      </w:del>
      <w:r>
        <w:rPr>
          <w:rFonts w:hint="eastAsia" w:ascii="宋体" w:hAnsi="宋体" w:eastAsia="宋体" w:cs="宋体"/>
          <w:bCs/>
          <w:color w:val="000000" w:themeColor="text1"/>
          <w:kern w:val="0"/>
          <w:szCs w:val="21"/>
          <w14:textFill>
            <w14:solidFill>
              <w14:schemeClr w14:val="tx1"/>
            </w14:solidFill>
          </w14:textFill>
        </w:rPr>
        <w:t>海底</w:t>
      </w:r>
      <w:r>
        <w:rPr>
          <w:rFonts w:ascii="宋体" w:hAnsi="宋体" w:eastAsia="宋体" w:cs="宋体"/>
          <w:bCs/>
          <w:color w:val="000000" w:themeColor="text1"/>
          <w:kern w:val="0"/>
          <w:szCs w:val="21"/>
          <w14:textFill>
            <w14:solidFill>
              <w14:schemeClr w14:val="tx1"/>
            </w14:solidFill>
          </w14:textFill>
        </w:rPr>
        <w:t>数据中心</w:t>
      </w:r>
      <w:del w:id="46" w:author="明" w:date="2023-04-25T16:32:57Z">
        <w:r>
          <w:rPr>
            <w:rFonts w:ascii="宋体" w:hAnsi="宋体" w:eastAsia="宋体" w:cs="宋体"/>
            <w:bCs/>
            <w:color w:val="000000" w:themeColor="text1"/>
            <w:kern w:val="0"/>
            <w:szCs w:val="21"/>
            <w14:textFill>
              <w14:solidFill>
                <w14:schemeClr w14:val="tx1"/>
              </w14:solidFill>
            </w14:textFill>
          </w:rPr>
          <w:delText>，</w:delText>
        </w:r>
      </w:del>
      <w:r>
        <w:rPr>
          <w:rFonts w:ascii="宋体" w:hAnsi="宋体" w:eastAsia="宋体" w:cs="宋体"/>
          <w:bCs/>
          <w:color w:val="000000" w:themeColor="text1"/>
          <w:kern w:val="0"/>
          <w:szCs w:val="21"/>
          <w14:textFill>
            <w14:solidFill>
              <w14:schemeClr w14:val="tx1"/>
            </w14:solidFill>
          </w14:textFill>
        </w:rPr>
        <w:t>大大缩短</w:t>
      </w:r>
      <w:r>
        <w:rPr>
          <w:rFonts w:hint="eastAsia" w:ascii="宋体" w:hAnsi="宋体" w:eastAsia="宋体" w:cs="宋体"/>
          <w:bCs/>
          <w:color w:val="000000" w:themeColor="text1"/>
          <w:kern w:val="0"/>
          <w:szCs w:val="21"/>
          <w14:textFill>
            <w14:solidFill>
              <w14:schemeClr w14:val="tx1"/>
            </w14:solidFill>
          </w14:textFill>
        </w:rPr>
        <w:t>了</w:t>
      </w:r>
      <w:del w:id="47" w:author="魏玥" w:date="2023-04-24T09:45:00Z">
        <w:r>
          <w:rPr>
            <w:rFonts w:hint="eastAsia" w:ascii="宋体" w:hAnsi="宋体" w:eastAsia="宋体" w:cs="宋体"/>
            <w:bCs/>
            <w:color w:val="000000" w:themeColor="text1"/>
            <w:kern w:val="0"/>
            <w:szCs w:val="21"/>
            <w14:textFill>
              <w14:solidFill>
                <w14:schemeClr w14:val="tx1"/>
              </w14:solidFill>
            </w14:textFill>
          </w:rPr>
          <w:delText>终端</w:delText>
        </w:r>
      </w:del>
      <w:ins w:id="48" w:author="魏玥" w:date="2023-04-24T09:45:00Z">
        <w:r>
          <w:rPr>
            <w:rFonts w:hint="eastAsia" w:ascii="宋体" w:hAnsi="宋体" w:eastAsia="宋体" w:cs="宋体"/>
            <w:bCs/>
            <w:color w:val="000000" w:themeColor="text1"/>
            <w:kern w:val="0"/>
            <w:szCs w:val="21"/>
            <w14:textFill>
              <w14:solidFill>
                <w14:schemeClr w14:val="tx1"/>
              </w14:solidFill>
            </w14:textFill>
          </w:rPr>
          <w:t>东</w:t>
        </w:r>
      </w:ins>
      <w:ins w:id="49" w:author="明" w:date="2023-04-25T16:33:39Z">
        <w:r>
          <w:rPr>
            <w:rFonts w:hint="eastAsia" w:ascii="宋体" w:hAnsi="宋体" w:eastAsia="宋体" w:cs="宋体"/>
            <w:bCs/>
            <w:color w:val="000000" w:themeColor="text1"/>
            <w:kern w:val="0"/>
            <w:szCs w:val="21"/>
            <w:lang w:val="en-US" w:eastAsia="zh-CN"/>
            <w14:textFill>
              <w14:solidFill>
                <w14:schemeClr w14:val="tx1"/>
              </w14:solidFill>
            </w14:textFill>
          </w:rPr>
          <w:t>部</w:t>
        </w:r>
      </w:ins>
      <w:ins w:id="50" w:author="魏玥" w:date="2023-04-24T09:45:00Z">
        <w:del w:id="51" w:author="明" w:date="2023-04-25T16:33:36Z">
          <w:r>
            <w:rPr>
              <w:rFonts w:hint="eastAsia" w:ascii="宋体" w:hAnsi="宋体" w:eastAsia="宋体" w:cs="宋体"/>
              <w:bCs/>
              <w:color w:val="000000" w:themeColor="text1"/>
              <w:kern w:val="0"/>
              <w:szCs w:val="21"/>
              <w14:textFill>
                <w14:solidFill>
                  <w14:schemeClr w14:val="tx1"/>
                </w14:solidFill>
              </w14:textFill>
            </w:rPr>
            <w:delText>南</w:delText>
          </w:r>
        </w:del>
      </w:ins>
      <w:ins w:id="52" w:author="魏玥" w:date="2023-04-24T09:45:00Z">
        <w:r>
          <w:rPr>
            <w:rFonts w:hint="eastAsia" w:ascii="宋体" w:hAnsi="宋体" w:eastAsia="宋体" w:cs="宋体"/>
            <w:bCs/>
            <w:color w:val="000000" w:themeColor="text1"/>
            <w:kern w:val="0"/>
            <w:szCs w:val="21"/>
            <w14:textFill>
              <w14:solidFill>
                <w14:schemeClr w14:val="tx1"/>
              </w14:solidFill>
            </w14:textFill>
          </w:rPr>
          <w:t>沿海</w:t>
        </w:r>
      </w:ins>
      <w:r>
        <w:rPr>
          <w:rFonts w:hint="eastAsia" w:ascii="宋体" w:hAnsi="宋体" w:eastAsia="宋体" w:cs="宋体"/>
          <w:bCs/>
          <w:color w:val="000000" w:themeColor="text1"/>
          <w:kern w:val="0"/>
          <w:szCs w:val="21"/>
          <w14:textFill>
            <w14:solidFill>
              <w14:schemeClr w14:val="tx1"/>
            </w14:solidFill>
          </w14:textFill>
        </w:rPr>
        <w:t>用户与</w:t>
      </w:r>
      <w:ins w:id="53" w:author="ysr72" w:date="2023-04-26T14:13:59Z">
        <w:r>
          <w:rPr>
            <w:rFonts w:hint="eastAsia" w:ascii="宋体" w:hAnsi="宋体" w:eastAsia="宋体" w:cs="宋体"/>
            <w:bCs/>
            <w:color w:val="000000" w:themeColor="text1"/>
            <w:kern w:val="0"/>
            <w:szCs w:val="21"/>
            <w:lang w:val="en-US" w:eastAsia="zh-CN"/>
            <w14:textFill>
              <w14:solidFill>
                <w14:schemeClr w14:val="tx1"/>
              </w14:solidFill>
            </w14:textFill>
          </w:rPr>
          <w:t>西部</w:t>
        </w:r>
      </w:ins>
      <w:r>
        <w:rPr>
          <w:rFonts w:hint="eastAsia" w:ascii="宋体" w:hAnsi="宋体" w:eastAsia="宋体" w:cs="宋体"/>
          <w:bCs/>
          <w:color w:val="000000" w:themeColor="text1"/>
          <w:kern w:val="0"/>
          <w:szCs w:val="21"/>
          <w14:textFill>
            <w14:solidFill>
              <w14:schemeClr w14:val="tx1"/>
            </w14:solidFill>
          </w14:textFill>
        </w:rPr>
        <w:t>数据中心之间的传输距离</w:t>
      </w:r>
      <w:r>
        <w:rPr>
          <w:rFonts w:ascii="宋体" w:hAnsi="宋体" w:eastAsia="宋体" w:cs="宋体"/>
          <w:bCs/>
          <w:color w:val="000000" w:themeColor="text1"/>
          <w:kern w:val="0"/>
          <w:szCs w:val="21"/>
          <w14:textFill>
            <w14:solidFill>
              <w14:schemeClr w14:val="tx1"/>
            </w14:solidFill>
          </w14:textFill>
        </w:rPr>
        <w:t>，</w:t>
      </w:r>
      <w:r>
        <w:rPr>
          <w:rFonts w:hint="eastAsia" w:ascii="宋体" w:hAnsi="宋体" w:eastAsia="宋体" w:cs="宋体"/>
          <w:bCs/>
          <w:color w:val="000000" w:themeColor="text1"/>
          <w:kern w:val="0"/>
          <w:szCs w:val="21"/>
          <w14:textFill>
            <w14:solidFill>
              <w14:schemeClr w14:val="tx1"/>
            </w14:solidFill>
          </w14:textFill>
        </w:rPr>
        <w:t>能够有效解决</w:t>
      </w:r>
      <w:r>
        <w:rPr>
          <w:rFonts w:hint="eastAsia" w:ascii="宋体" w:hAnsi="宋体" w:eastAsia="宋体" w:cs="宋体"/>
          <w:color w:val="000000" w:themeColor="text1"/>
          <w:kern w:val="0"/>
          <w:szCs w:val="21"/>
          <w14:textFill>
            <w14:solidFill>
              <w14:schemeClr w14:val="tx1"/>
            </w14:solidFill>
          </w14:textFill>
        </w:rPr>
        <w:t>对时延敏感业务的需求（如移动支付、A</w:t>
      </w:r>
      <w:r>
        <w:rPr>
          <w:rFonts w:ascii="宋体" w:hAnsi="宋体" w:eastAsia="宋体" w:cs="宋体"/>
          <w:color w:val="000000" w:themeColor="text1"/>
          <w:kern w:val="0"/>
          <w:szCs w:val="21"/>
          <w14:textFill>
            <w14:solidFill>
              <w14:schemeClr w14:val="tx1"/>
            </w14:solidFill>
          </w14:textFill>
        </w:rPr>
        <w:t>R/VR</w:t>
      </w:r>
      <w:r>
        <w:rPr>
          <w:rFonts w:hint="eastAsia" w:ascii="宋体" w:hAnsi="宋体" w:eastAsia="宋体" w:cs="宋体"/>
          <w:color w:val="000000" w:themeColor="text1"/>
          <w:kern w:val="0"/>
          <w:szCs w:val="21"/>
          <w14:textFill>
            <w14:solidFill>
              <w14:schemeClr w14:val="tx1"/>
            </w14:solidFill>
          </w14:textFill>
        </w:rPr>
        <w:t>、自动驾驶等</w:t>
      </w:r>
      <w:r>
        <w:rPr>
          <w:rFonts w:ascii="宋体" w:hAnsi="宋体" w:eastAsia="宋体" w:cs="宋体"/>
          <w:color w:val="000000" w:themeColor="text1"/>
          <w:kern w:val="0"/>
          <w:szCs w:val="21"/>
          <w14:textFill>
            <w14:solidFill>
              <w14:schemeClr w14:val="tx1"/>
            </w14:solidFill>
          </w14:textFill>
        </w:rPr>
        <w:t>）</w:t>
      </w:r>
      <w:r>
        <w:rPr>
          <w:rFonts w:hint="eastAsia" w:ascii="宋体" w:hAnsi="宋体" w:eastAsia="宋体" w:cs="宋体"/>
          <w:color w:val="000000" w:themeColor="text1"/>
          <w:kern w:val="0"/>
          <w:szCs w:val="21"/>
          <w14:textFill>
            <w14:solidFill>
              <w14:schemeClr w14:val="tx1"/>
            </w14:solidFill>
          </w14:textFill>
        </w:rPr>
        <w:t>。</w:t>
      </w:r>
    </w:p>
    <w:p>
      <w:pPr>
        <w:widowControl/>
        <w:spacing w:line="360" w:lineRule="auto"/>
        <w:ind w:firstLine="420"/>
        <w:jc w:val="left"/>
        <w:textAlignment w:val="baseline"/>
        <w:rPr>
          <w:rFonts w:hint="eastAsia" w:ascii="宋体" w:hAnsi="宋体" w:eastAsia="宋体" w:cs="宋体"/>
          <w:bCs/>
          <w:color w:val="000000" w:themeColor="text1"/>
          <w:kern w:val="0"/>
          <w:szCs w:val="21"/>
          <w:lang w:eastAsia="zh-CN"/>
          <w14:textFill>
            <w14:solidFill>
              <w14:schemeClr w14:val="tx1"/>
            </w14:solidFill>
          </w14:textFill>
        </w:rPr>
      </w:pPr>
      <w:r>
        <w:rPr>
          <w:rFonts w:hint="eastAsia" w:ascii="宋体" w:hAnsi="宋体" w:eastAsia="宋体" w:cs="宋体"/>
          <w:b/>
          <w:bCs/>
          <w:color w:val="000000" w:themeColor="text1"/>
          <w:kern w:val="0"/>
          <w:szCs w:val="21"/>
          <w14:textFill>
            <w14:solidFill>
              <w14:schemeClr w14:val="tx1"/>
            </w14:solidFill>
          </w14:textFill>
        </w:rPr>
        <w:t>高可靠性：</w:t>
      </w:r>
      <w:r>
        <w:rPr>
          <w:rFonts w:hint="eastAsia" w:ascii="宋体" w:hAnsi="宋体" w:eastAsia="宋体" w:cs="宋体"/>
          <w:bCs/>
          <w:color w:val="000000" w:themeColor="text1"/>
          <w:kern w:val="0"/>
          <w:szCs w:val="21"/>
          <w14:textFill>
            <w14:solidFill>
              <w14:schemeClr w14:val="tx1"/>
            </w14:solidFill>
          </w14:textFill>
        </w:rPr>
        <w:t>海底数据中心设备故障率远低于陆地数据中心（海底数据中心故障率是传统I</w:t>
      </w:r>
      <w:r>
        <w:rPr>
          <w:rFonts w:ascii="宋体" w:hAnsi="宋体" w:eastAsia="宋体" w:cs="宋体"/>
          <w:bCs/>
          <w:color w:val="000000" w:themeColor="text1"/>
          <w:kern w:val="0"/>
          <w:szCs w:val="21"/>
          <w14:textFill>
            <w14:solidFill>
              <w14:schemeClr w14:val="tx1"/>
            </w14:solidFill>
          </w14:textFill>
        </w:rPr>
        <w:t>DC</w:t>
      </w:r>
      <w:r>
        <w:rPr>
          <w:rFonts w:hint="eastAsia" w:ascii="宋体" w:hAnsi="宋体" w:eastAsia="宋体" w:cs="宋体"/>
          <w:bCs/>
          <w:color w:val="000000" w:themeColor="text1"/>
          <w:kern w:val="0"/>
          <w:szCs w:val="21"/>
          <w14:textFill>
            <w14:solidFill>
              <w14:schemeClr w14:val="tx1"/>
            </w14:solidFill>
          </w14:textFill>
        </w:rPr>
        <w:t>的1/8）</w:t>
      </w:r>
      <w:ins w:id="54" w:author="明" w:date="2023-04-25T16:34:23Z">
        <w:r>
          <w:rPr>
            <w:rFonts w:hint="eastAsia" w:ascii="宋体" w:hAnsi="宋体" w:eastAsia="宋体" w:cs="宋体"/>
            <w:bCs/>
            <w:color w:val="000000" w:themeColor="text1"/>
            <w:kern w:val="0"/>
            <w:szCs w:val="21"/>
            <w:lang w:eastAsia="zh-CN"/>
            <w14:textFill>
              <w14:solidFill>
                <w14:schemeClr w14:val="tx1"/>
              </w14:solidFill>
            </w14:textFill>
          </w:rPr>
          <w:t>，</w:t>
        </w:r>
      </w:ins>
      <w:del w:id="55" w:author="明" w:date="2023-04-25T16:34:23Z">
        <w:r>
          <w:rPr>
            <w:rFonts w:hint="eastAsia" w:ascii="宋体" w:hAnsi="宋体" w:eastAsia="宋体" w:cs="宋体"/>
            <w:bCs/>
            <w:color w:val="000000" w:themeColor="text1"/>
            <w:kern w:val="0"/>
            <w:szCs w:val="21"/>
            <w14:textFill>
              <w14:solidFill>
                <w14:schemeClr w14:val="tx1"/>
              </w14:solidFill>
            </w14:textFill>
          </w:rPr>
          <w:delText>。</w:delText>
        </w:r>
      </w:del>
      <w:r>
        <w:rPr>
          <w:rFonts w:hint="eastAsia" w:ascii="宋体" w:hAnsi="宋体" w:eastAsia="宋体" w:cs="宋体"/>
          <w:bCs/>
          <w:color w:val="000000" w:themeColor="text1"/>
          <w:kern w:val="0"/>
          <w:szCs w:val="21"/>
          <w14:textFill>
            <w14:solidFill>
              <w14:schemeClr w14:val="tx1"/>
            </w14:solidFill>
          </w14:textFill>
        </w:rPr>
        <w:t>且海底数据中心的隐蔽性安全性也远高于陆地数据中心（2015年天津大爆炸，距腾讯最大的数据中心仅1.5公里，马化腾曾表示“</w:t>
      </w:r>
      <w:r>
        <w:rPr>
          <w:rFonts w:ascii="宋体" w:hAnsi="宋体" w:eastAsia="宋体" w:cs="宋体"/>
          <w:bCs/>
          <w:color w:val="000000" w:themeColor="text1"/>
          <w:kern w:val="0"/>
          <w:szCs w:val="21"/>
          <w14:textFill>
            <w14:solidFill>
              <w14:schemeClr w14:val="tx1"/>
            </w14:solidFill>
          </w14:textFill>
        </w:rPr>
        <w:t>差点丢失</w:t>
      </w:r>
      <w:r>
        <w:rPr>
          <w:rFonts w:hint="eastAsia" w:ascii="宋体" w:hAnsi="宋体" w:eastAsia="宋体" w:cs="宋体"/>
          <w:bCs/>
          <w:color w:val="000000" w:themeColor="text1"/>
          <w:kern w:val="0"/>
          <w:szCs w:val="21"/>
          <w14:textFill>
            <w14:solidFill>
              <w14:schemeClr w14:val="tx1"/>
            </w14:solidFill>
          </w14:textFill>
        </w:rPr>
        <w:t>微信</w:t>
      </w:r>
      <w:r>
        <w:rPr>
          <w:rFonts w:ascii="宋体" w:hAnsi="宋体" w:eastAsia="宋体" w:cs="宋体"/>
          <w:bCs/>
          <w:color w:val="000000" w:themeColor="text1"/>
          <w:kern w:val="0"/>
          <w:szCs w:val="21"/>
          <w14:textFill>
            <w14:solidFill>
              <w14:schemeClr w14:val="tx1"/>
            </w14:solidFill>
          </w14:textFill>
        </w:rPr>
        <w:t>朋友圈全部数据</w:t>
      </w:r>
      <w:del w:id="56" w:author="明" w:date="2023-04-25T16:34:34Z">
        <w:r>
          <w:rPr>
            <w:rFonts w:ascii="宋体" w:hAnsi="宋体" w:eastAsia="宋体" w:cs="宋体"/>
            <w:bCs/>
            <w:color w:val="000000" w:themeColor="text1"/>
            <w:kern w:val="0"/>
            <w:szCs w:val="21"/>
            <w14:textFill>
              <w14:solidFill>
                <w14:schemeClr w14:val="tx1"/>
              </w14:solidFill>
            </w14:textFill>
          </w:rPr>
          <w:delText> </w:delText>
        </w:r>
      </w:del>
      <w:r>
        <w:rPr>
          <w:rFonts w:hint="eastAsia" w:ascii="宋体" w:hAnsi="宋体" w:eastAsia="宋体" w:cs="宋体"/>
          <w:bCs/>
          <w:color w:val="000000" w:themeColor="text1"/>
          <w:kern w:val="0"/>
          <w:szCs w:val="21"/>
          <w14:textFill>
            <w14:solidFill>
              <w14:schemeClr w14:val="tx1"/>
            </w14:solidFill>
          </w14:textFill>
        </w:rPr>
        <w:t>”</w:t>
      </w:r>
      <w:r>
        <w:rPr>
          <w:rFonts w:ascii="宋体" w:hAnsi="宋体" w:eastAsia="宋体" w:cs="宋体"/>
          <w:bCs/>
          <w:color w:val="000000" w:themeColor="text1"/>
          <w:kern w:val="0"/>
          <w:szCs w:val="21"/>
          <w14:textFill>
            <w14:solidFill>
              <w14:schemeClr w14:val="tx1"/>
            </w14:solidFill>
          </w14:textFill>
        </w:rPr>
        <w:t>）</w:t>
      </w:r>
      <w:ins w:id="57" w:author="明" w:date="2023-04-25T16:34:36Z">
        <w:r>
          <w:rPr>
            <w:rFonts w:hint="eastAsia" w:ascii="宋体" w:hAnsi="宋体" w:eastAsia="宋体" w:cs="宋体"/>
            <w:bCs/>
            <w:color w:val="000000" w:themeColor="text1"/>
            <w:kern w:val="0"/>
            <w:szCs w:val="21"/>
            <w:lang w:eastAsia="zh-CN"/>
            <w14:textFill>
              <w14:solidFill>
                <w14:schemeClr w14:val="tx1"/>
              </w14:solidFill>
            </w14:textFill>
          </w:rPr>
          <w:t>。</w:t>
        </w:r>
      </w:ins>
    </w:p>
    <w:p>
      <w:pPr>
        <w:widowControl/>
        <w:spacing w:line="360" w:lineRule="auto"/>
        <w:ind w:firstLine="420"/>
        <w:jc w:val="left"/>
        <w:textAlignment w:val="baseline"/>
        <w:rPr>
          <w:rFonts w:ascii="宋体" w:hAnsi="宋体" w:eastAsia="宋体" w:cs="宋体"/>
          <w:bCs/>
          <w:color w:val="000000" w:themeColor="text1"/>
          <w:kern w:val="0"/>
          <w:szCs w:val="21"/>
          <w14:textFill>
            <w14:solidFill>
              <w14:schemeClr w14:val="tx1"/>
            </w14:solidFill>
          </w14:textFill>
        </w:rPr>
      </w:pPr>
      <w:r>
        <w:rPr>
          <w:rFonts w:hint="eastAsia" w:ascii="宋体" w:hAnsi="宋体" w:eastAsia="宋体" w:cs="宋体"/>
          <w:b/>
          <w:bCs/>
          <w:color w:val="000000" w:themeColor="text1"/>
          <w:kern w:val="0"/>
          <w:szCs w:val="21"/>
          <w14:textFill>
            <w14:solidFill>
              <w14:schemeClr w14:val="tx1"/>
            </w14:solidFill>
          </w14:textFill>
        </w:rPr>
        <w:t>低部署/运营成本：</w:t>
      </w:r>
      <w:r>
        <w:rPr>
          <w:rFonts w:hint="eastAsia" w:ascii="宋体" w:hAnsi="宋体" w:eastAsia="宋体" w:cs="宋体"/>
          <w:bCs/>
          <w:color w:val="000000" w:themeColor="text1"/>
          <w:kern w:val="0"/>
          <w:szCs w:val="21"/>
          <w14:textFill>
            <w14:solidFill>
              <w14:schemeClr w14:val="tx1"/>
            </w14:solidFill>
          </w14:textFill>
        </w:rPr>
        <w:t>沿海一线城市地价高企，海底数据中心主体建在海洋中，将大大降低占地面积和土地成本。以海南陵水项目为例，</w:t>
      </w:r>
      <w:del w:id="58" w:author="ysr72" w:date="2023-04-26T14:14:42Z">
        <w:r>
          <w:rPr>
            <w:rFonts w:hint="eastAsia" w:ascii="宋体" w:hAnsi="宋体" w:eastAsia="宋体" w:cs="宋体"/>
            <w:bCs/>
            <w:color w:val="000000" w:themeColor="text1"/>
            <w:kern w:val="0"/>
            <w:szCs w:val="21"/>
            <w14:textFill>
              <w14:solidFill>
                <w14:schemeClr w14:val="tx1"/>
              </w14:solidFill>
            </w14:textFill>
          </w:rPr>
          <w:delText>部署成本上</w:delText>
        </w:r>
      </w:del>
      <w:r>
        <w:rPr>
          <w:rFonts w:hint="eastAsia" w:ascii="宋体" w:hAnsi="宋体" w:eastAsia="宋体" w:cs="宋体"/>
          <w:bCs/>
          <w:color w:val="000000" w:themeColor="text1"/>
          <w:kern w:val="0"/>
          <w:szCs w:val="21"/>
          <w14:textFill>
            <w14:solidFill>
              <w14:schemeClr w14:val="tx1"/>
            </w14:solidFill>
          </w14:textFill>
        </w:rPr>
        <w:t>项目土地成本不到1亿（水下30亩982万，水上40亩7447万），若按当地商业用地成本至少3-4亿。</w:t>
      </w:r>
    </w:p>
    <w:p>
      <w:pPr>
        <w:widowControl/>
        <w:spacing w:line="360" w:lineRule="auto"/>
        <w:ind w:firstLine="420"/>
        <w:jc w:val="left"/>
        <w:textAlignment w:val="baseline"/>
        <w:rPr>
          <w:rFonts w:ascii="宋体" w:hAnsi="宋体" w:eastAsia="宋体" w:cs="宋体"/>
          <w:bCs/>
          <w:color w:val="000000" w:themeColor="text1"/>
          <w:kern w:val="0"/>
          <w:szCs w:val="21"/>
          <w14:textFill>
            <w14:solidFill>
              <w14:schemeClr w14:val="tx1"/>
            </w14:solidFill>
          </w14:textFill>
        </w:rPr>
      </w:pPr>
      <w:r>
        <w:rPr>
          <w:rFonts w:hint="eastAsia" w:ascii="宋体" w:hAnsi="宋体" w:eastAsia="宋体" w:cs="宋体"/>
          <w:bCs/>
          <w:color w:val="000000" w:themeColor="text1"/>
          <w:kern w:val="0"/>
          <w:szCs w:val="21"/>
          <w14:textFill>
            <w14:solidFill>
              <w14:schemeClr w14:val="tx1"/>
            </w14:solidFill>
          </w14:textFill>
        </w:rPr>
        <w:t>运营成本上，主要是数据仓管理，电费占比低。</w:t>
      </w:r>
    </w:p>
    <w:tbl>
      <w:tblPr>
        <w:tblStyle w:val="13"/>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59" w:author="ysr72" w:date="2023-04-26T14:15:45Z">
          <w:tblPr>
            <w:tblStyle w:val="13"/>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PrChange>
      </w:tblPr>
      <w:tblGrid>
        <w:gridCol w:w="1410"/>
        <w:gridCol w:w="3074"/>
        <w:gridCol w:w="3822"/>
        <w:tblGridChange w:id="60">
          <w:tblGrid>
            <w:gridCol w:w="1410"/>
            <w:gridCol w:w="3263"/>
            <w:gridCol w:w="3544"/>
          </w:tblGrid>
        </w:tblGridChange>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1" w:author="ysr72" w:date="2023-04-26T14:15:45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98" w:hRule="exact"/>
          <w:trPrChange w:id="61" w:author="ysr72" w:date="2023-04-26T14:15:45Z">
            <w:trPr>
              <w:trHeight w:val="398" w:hRule="exact"/>
            </w:trPr>
          </w:trPrChange>
        </w:trPr>
        <w:tc>
          <w:tcPr>
            <w:tcW w:w="1410" w:type="dxa"/>
            <w:tcPrChange w:id="62" w:author="ysr72" w:date="2023-04-26T14:15:45Z">
              <w:tcPr>
                <w:tcW w:w="1410" w:type="dxa"/>
              </w:tcPr>
            </w:tcPrChange>
          </w:tcPr>
          <w:p>
            <w:pPr>
              <w:pStyle w:val="31"/>
            </w:pPr>
            <w:r>
              <w:rPr>
                <w:rFonts w:hint="eastAsia"/>
              </w:rPr>
              <w:t>指标</w:t>
            </w:r>
          </w:p>
        </w:tc>
        <w:tc>
          <w:tcPr>
            <w:tcW w:w="3074" w:type="dxa"/>
            <w:tcPrChange w:id="63" w:author="ysr72" w:date="2023-04-26T14:15:45Z">
              <w:tcPr>
                <w:tcW w:w="3263" w:type="dxa"/>
              </w:tcPr>
            </w:tcPrChange>
          </w:tcPr>
          <w:p>
            <w:pPr>
              <w:pStyle w:val="31"/>
            </w:pPr>
            <w:r>
              <w:rPr>
                <w:rFonts w:hint="eastAsia"/>
              </w:rPr>
              <w:t>传统数据中心</w:t>
            </w:r>
          </w:p>
        </w:tc>
        <w:tc>
          <w:tcPr>
            <w:tcW w:w="3822" w:type="dxa"/>
            <w:tcPrChange w:id="64" w:author="ysr72" w:date="2023-04-26T14:15:45Z">
              <w:tcPr>
                <w:tcW w:w="3544" w:type="dxa"/>
              </w:tcPr>
            </w:tcPrChange>
          </w:tcPr>
          <w:p>
            <w:pPr>
              <w:pStyle w:val="31"/>
            </w:pPr>
            <w:r>
              <w:t>海底数据中心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5" w:author="ysr72" w:date="2023-04-26T14:15:45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33" w:hRule="exact"/>
          <w:trPrChange w:id="65" w:author="ysr72" w:date="2023-04-26T14:15:45Z">
            <w:trPr>
              <w:trHeight w:val="433" w:hRule="exact"/>
            </w:trPr>
          </w:trPrChange>
        </w:trPr>
        <w:tc>
          <w:tcPr>
            <w:tcW w:w="1410" w:type="dxa"/>
            <w:tcPrChange w:id="66" w:author="ysr72" w:date="2023-04-26T14:15:45Z">
              <w:tcPr>
                <w:tcW w:w="1410" w:type="dxa"/>
              </w:tcPr>
            </w:tcPrChange>
          </w:tcPr>
          <w:p>
            <w:pPr>
              <w:pStyle w:val="31"/>
            </w:pPr>
            <w:r>
              <w:t>建设周期</w:t>
            </w:r>
          </w:p>
        </w:tc>
        <w:tc>
          <w:tcPr>
            <w:tcW w:w="3074" w:type="dxa"/>
            <w:tcPrChange w:id="67" w:author="ysr72" w:date="2023-04-26T14:15:45Z">
              <w:tcPr>
                <w:tcW w:w="3263" w:type="dxa"/>
              </w:tcPr>
            </w:tcPrChange>
          </w:tcPr>
          <w:p>
            <w:pPr>
              <w:pStyle w:val="31"/>
            </w:pPr>
            <w:r>
              <w:t>1.5年平均</w:t>
            </w:r>
          </w:p>
        </w:tc>
        <w:tc>
          <w:tcPr>
            <w:tcW w:w="3822" w:type="dxa"/>
            <w:tcPrChange w:id="68" w:author="ysr72" w:date="2023-04-26T14:15:45Z">
              <w:tcPr>
                <w:tcW w:w="3544" w:type="dxa"/>
              </w:tcPr>
            </w:tcPrChange>
          </w:tcPr>
          <w:p>
            <w:pPr>
              <w:pStyle w:val="31"/>
            </w:pPr>
            <w:r>
              <w:t>90天左右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9" w:author="ysr72" w:date="2023-04-26T14:15:45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25" w:hRule="exact"/>
          <w:trPrChange w:id="69" w:author="ysr72" w:date="2023-04-26T14:15:45Z">
            <w:trPr>
              <w:trHeight w:val="425" w:hRule="exact"/>
            </w:trPr>
          </w:trPrChange>
        </w:trPr>
        <w:tc>
          <w:tcPr>
            <w:tcW w:w="1410" w:type="dxa"/>
            <w:tcPrChange w:id="70" w:author="ysr72" w:date="2023-04-26T14:15:45Z">
              <w:tcPr>
                <w:tcW w:w="1410" w:type="dxa"/>
              </w:tcPr>
            </w:tcPrChange>
          </w:tcPr>
          <w:p>
            <w:pPr>
              <w:pStyle w:val="31"/>
            </w:pPr>
            <w:r>
              <w:t>制冷设施</w:t>
            </w:r>
          </w:p>
        </w:tc>
        <w:tc>
          <w:tcPr>
            <w:tcW w:w="3074" w:type="dxa"/>
            <w:tcPrChange w:id="71" w:author="ysr72" w:date="2023-04-26T14:15:45Z">
              <w:tcPr>
                <w:tcW w:w="3263" w:type="dxa"/>
              </w:tcPr>
            </w:tcPrChange>
          </w:tcPr>
          <w:p>
            <w:pPr>
              <w:pStyle w:val="31"/>
              <w:spacing w:line="345" w:lineRule="exact"/>
            </w:pPr>
            <w:r>
              <w:t>空调、间接蒸发</w:t>
            </w:r>
            <w:del w:id="72" w:author="明" w:date="2023-04-25T16:37:25Z">
              <w:r>
                <w:rPr/>
                <w:delText>冷</w:delText>
              </w:r>
            </w:del>
            <w:del w:id="73" w:author="明" w:date="2023-04-25T16:37:24Z">
              <w:r>
                <w:rPr/>
                <w:delText>等</w:delText>
              </w:r>
            </w:del>
            <w:r>
              <w:t>冷</w:t>
            </w:r>
            <w:del w:id="74" w:author="明" w:date="2023-04-25T16:35:20Z">
              <w:r>
                <w:rPr/>
                <w:delText xml:space="preserve"> </w:delText>
              </w:r>
            </w:del>
            <w:r>
              <w:t>却设施</w:t>
            </w:r>
          </w:p>
        </w:tc>
        <w:tc>
          <w:tcPr>
            <w:tcW w:w="3822" w:type="dxa"/>
            <w:tcPrChange w:id="75" w:author="ysr72" w:date="2023-04-26T14:15:45Z">
              <w:tcPr>
                <w:tcW w:w="3544" w:type="dxa"/>
              </w:tcPr>
            </w:tcPrChange>
          </w:tcPr>
          <w:p>
            <w:pPr>
              <w:pStyle w:val="31"/>
            </w:pPr>
            <w:r>
              <w:t>借助海水天然降温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6" w:author="ysr72" w:date="2023-04-26T14:16:1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725" w:hRule="exact"/>
          <w:trPrChange w:id="76" w:author="ysr72" w:date="2023-04-26T14:16:10Z">
            <w:trPr>
              <w:trHeight w:val="416" w:hRule="exact"/>
            </w:trPr>
          </w:trPrChange>
        </w:trPr>
        <w:tc>
          <w:tcPr>
            <w:tcW w:w="1410" w:type="dxa"/>
            <w:tcPrChange w:id="77" w:author="ysr72" w:date="2023-04-26T14:16:10Z">
              <w:tcPr>
                <w:tcW w:w="1410" w:type="dxa"/>
              </w:tcPr>
            </w:tcPrChange>
          </w:tcPr>
          <w:p>
            <w:pPr>
              <w:pStyle w:val="31"/>
            </w:pPr>
            <w:r>
              <w:t>营运成本</w:t>
            </w:r>
          </w:p>
        </w:tc>
        <w:tc>
          <w:tcPr>
            <w:tcW w:w="3074" w:type="dxa"/>
            <w:tcPrChange w:id="78" w:author="ysr72" w:date="2023-04-26T14:16:10Z">
              <w:tcPr>
                <w:tcW w:w="3263" w:type="dxa"/>
              </w:tcPr>
            </w:tcPrChange>
          </w:tcPr>
          <w:p>
            <w:pPr>
              <w:pStyle w:val="31"/>
              <w:spacing w:line="353" w:lineRule="exact"/>
            </w:pPr>
            <w:r>
              <w:t>主要为电费，以当地实</w:t>
            </w:r>
            <w:del w:id="79" w:author="ysr72" w:date="2023-04-26T14:15:18Z">
              <w:r>
                <w:rPr/>
                <w:delText xml:space="preserve"> </w:delText>
              </w:r>
            </w:del>
            <w:r>
              <w:t>际电价为准</w:t>
            </w:r>
          </w:p>
        </w:tc>
        <w:tc>
          <w:tcPr>
            <w:tcW w:w="3822" w:type="dxa"/>
            <w:tcPrChange w:id="80" w:author="ysr72" w:date="2023-04-26T14:16:10Z">
              <w:tcPr>
                <w:tcW w:w="3544" w:type="dxa"/>
              </w:tcPr>
            </w:tcPrChange>
          </w:tcPr>
          <w:p>
            <w:pPr>
              <w:pStyle w:val="31"/>
              <w:spacing w:line="353" w:lineRule="exact"/>
            </w:pPr>
            <w:r>
              <w:t>电费占比较低，主要是数据仓运营管理费用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1" w:author="ysr72" w:date="2023-04-26T14:16:23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55" w:hRule="exact"/>
          <w:trPrChange w:id="81" w:author="ysr72" w:date="2023-04-26T14:16:23Z">
            <w:trPr>
              <w:trHeight w:val="354" w:hRule="exact"/>
            </w:trPr>
          </w:trPrChange>
        </w:trPr>
        <w:tc>
          <w:tcPr>
            <w:tcW w:w="1410" w:type="dxa"/>
            <w:tcPrChange w:id="82" w:author="ysr72" w:date="2023-04-26T14:16:23Z">
              <w:tcPr>
                <w:tcW w:w="1410" w:type="dxa"/>
              </w:tcPr>
            </w:tcPrChange>
          </w:tcPr>
          <w:p>
            <w:pPr>
              <w:pStyle w:val="31"/>
            </w:pPr>
            <w:r>
              <w:t>PUE水平</w:t>
            </w:r>
          </w:p>
        </w:tc>
        <w:tc>
          <w:tcPr>
            <w:tcW w:w="3074" w:type="dxa"/>
            <w:tcPrChange w:id="83" w:author="ysr72" w:date="2023-04-26T14:16:23Z">
              <w:tcPr>
                <w:tcW w:w="3263" w:type="dxa"/>
              </w:tcPr>
            </w:tcPrChange>
          </w:tcPr>
          <w:p>
            <w:pPr>
              <w:pStyle w:val="31"/>
            </w:pPr>
            <w:r>
              <w:t>平均1.4以上</w:t>
            </w:r>
          </w:p>
        </w:tc>
        <w:tc>
          <w:tcPr>
            <w:tcW w:w="3822" w:type="dxa"/>
            <w:tcPrChange w:id="84" w:author="ysr72" w:date="2023-04-26T14:16:23Z">
              <w:tcPr>
                <w:tcW w:w="3544" w:type="dxa"/>
              </w:tcPr>
            </w:tcPrChange>
          </w:tcPr>
          <w:p>
            <w:pPr>
              <w:pStyle w:val="31"/>
            </w:pPr>
            <w:r>
              <w:t>较低（如海南：经测试为1.076）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5" w:author="ysr72" w:date="2023-04-26T14:15:45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1196" w:hRule="exact"/>
          <w:trPrChange w:id="85" w:author="ysr72" w:date="2023-04-26T14:15:45Z">
            <w:trPr>
              <w:trHeight w:val="1196" w:hRule="exact"/>
            </w:trPr>
          </w:trPrChange>
        </w:trPr>
        <w:tc>
          <w:tcPr>
            <w:tcW w:w="1410" w:type="dxa"/>
            <w:tcPrChange w:id="86" w:author="ysr72" w:date="2023-04-26T14:15:45Z">
              <w:tcPr>
                <w:tcW w:w="1410" w:type="dxa"/>
              </w:tcPr>
            </w:tcPrChange>
          </w:tcPr>
          <w:p>
            <w:pPr>
              <w:pStyle w:val="31"/>
            </w:pPr>
            <w:r>
              <w:rPr>
                <w:rFonts w:hint="eastAsia"/>
              </w:rPr>
              <w:t>部署</w:t>
            </w:r>
            <w:r>
              <w:t>成本</w:t>
            </w:r>
          </w:p>
        </w:tc>
        <w:tc>
          <w:tcPr>
            <w:tcW w:w="3074" w:type="dxa"/>
            <w:tcPrChange w:id="87" w:author="ysr72" w:date="2023-04-26T14:15:45Z">
              <w:tcPr>
                <w:tcW w:w="3263" w:type="dxa"/>
              </w:tcPr>
            </w:tcPrChange>
          </w:tcPr>
          <w:p>
            <w:pPr>
              <w:pStyle w:val="31"/>
            </w:pPr>
            <w:r>
              <w:t>土建+机电设备等</w:t>
            </w:r>
          </w:p>
        </w:tc>
        <w:tc>
          <w:tcPr>
            <w:tcW w:w="3822" w:type="dxa"/>
            <w:tcPrChange w:id="88" w:author="ysr72" w:date="2023-04-26T14:15:45Z">
              <w:tcPr>
                <w:tcW w:w="3544" w:type="dxa"/>
              </w:tcPr>
            </w:tcPrChange>
          </w:tcPr>
          <w:p>
            <w:pPr>
              <w:pStyle w:val="31"/>
              <w:spacing w:line="345" w:lineRule="exact"/>
            </w:pPr>
            <w:r>
              <w:t>数据仓+机电设备等，单千瓦TC0 （建设成本+运营成本）比同等规模陆地数据中心低15%-20%左右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9" w:author="ysr72" w:date="2023-04-26T14:15:2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59" w:hRule="exact"/>
          <w:trPrChange w:id="89" w:author="ysr72" w:date="2023-04-26T14:15:28Z">
            <w:trPr>
              <w:trHeight w:val="359" w:hRule="exact"/>
            </w:trPr>
          </w:trPrChange>
        </w:trPr>
        <w:tc>
          <w:tcPr>
            <w:tcW w:w="1410" w:type="dxa"/>
            <w:tcPrChange w:id="90" w:author="ysr72" w:date="2023-04-26T14:15:28Z">
              <w:tcPr>
                <w:tcW w:w="1410" w:type="dxa"/>
              </w:tcPr>
            </w:tcPrChange>
          </w:tcPr>
          <w:p>
            <w:pPr>
              <w:pStyle w:val="31"/>
            </w:pPr>
            <w:r>
              <w:t>可靠性</w:t>
            </w:r>
          </w:p>
        </w:tc>
        <w:tc>
          <w:tcPr>
            <w:tcW w:w="6896" w:type="dxa"/>
            <w:gridSpan w:val="2"/>
            <w:tcPrChange w:id="91" w:author="ysr72" w:date="2023-04-26T14:15:28Z">
              <w:tcPr>
                <w:tcW w:w="6807" w:type="dxa"/>
                <w:gridSpan w:val="2"/>
              </w:tcPr>
            </w:tcPrChange>
          </w:tcPr>
          <w:p>
            <w:pPr>
              <w:pStyle w:val="31"/>
              <w:spacing w:after="200"/>
              <w:rPr>
                <w:sz w:val="9"/>
                <w:szCs w:val="9"/>
              </w:rPr>
            </w:pPr>
            <w:r>
              <w:t>海底数据中心服务器设备故障率仅为陆地数据中心的八分之</w:t>
            </w:r>
            <w:r>
              <w:rPr>
                <w:rFonts w:hint="eastAsia"/>
              </w:rPr>
              <w:t>一</w:t>
            </w:r>
            <w:r>
              <w:rPr>
                <w:rFonts w:ascii="Arial" w:hAnsi="Arial" w:eastAsia="Arial" w:cs="Arial"/>
                <w:b/>
                <w:bCs/>
                <w:sz w:val="9"/>
                <w:szCs w:val="9"/>
              </w:rPr>
              <w: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92" w:author="ysr72" w:date="2023-04-26T14:15:2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702" w:hRule="exact"/>
          <w:trPrChange w:id="92" w:author="ysr72" w:date="2023-04-26T14:15:28Z">
            <w:trPr>
              <w:trHeight w:val="702" w:hRule="exact"/>
            </w:trPr>
          </w:trPrChange>
        </w:trPr>
        <w:tc>
          <w:tcPr>
            <w:tcW w:w="1410" w:type="dxa"/>
            <w:tcPrChange w:id="93" w:author="ysr72" w:date="2023-04-26T14:15:28Z">
              <w:tcPr>
                <w:tcW w:w="1410" w:type="dxa"/>
              </w:tcPr>
            </w:tcPrChange>
          </w:tcPr>
          <w:p>
            <w:pPr>
              <w:pStyle w:val="31"/>
            </w:pPr>
            <w:r>
              <w:t>网络传输</w:t>
            </w:r>
          </w:p>
        </w:tc>
        <w:tc>
          <w:tcPr>
            <w:tcW w:w="6896" w:type="dxa"/>
            <w:gridSpan w:val="2"/>
            <w:tcPrChange w:id="94" w:author="ysr72" w:date="2023-04-26T14:15:28Z">
              <w:tcPr>
                <w:tcW w:w="6807" w:type="dxa"/>
                <w:gridSpan w:val="2"/>
              </w:tcPr>
            </w:tcPrChange>
          </w:tcPr>
          <w:p>
            <w:pPr>
              <w:pStyle w:val="31"/>
              <w:tabs>
                <w:tab w:val="left" w:pos="6518"/>
              </w:tabs>
              <w:spacing w:line="367" w:lineRule="exact"/>
            </w:pPr>
            <w:r>
              <w:t xml:space="preserve">在海底数据中心环境下网络实测结果可满足类别0也就是“实时、对抖动敏感、高交互”业务的QoS要求，与陆上网络传输性能一致 </w:t>
            </w:r>
          </w:p>
        </w:tc>
      </w:tr>
    </w:tbl>
    <w:p>
      <w:pPr>
        <w:pStyle w:val="3"/>
        <w:jc w:val="center"/>
        <w:rPr>
          <w:ins w:id="96" w:author="明" w:date="2023-04-24T13:41:56Z"/>
          <w:rFonts w:hint="default" w:eastAsia="宋体"/>
          <w:sz w:val="28"/>
          <w:lang w:val="en-US" w:eastAsia="zh-CN"/>
        </w:rPr>
        <w:pPrChange w:id="95" w:author="明" w:date="2023-04-24T13:42:48Z">
          <w:pPr>
            <w:pStyle w:val="3"/>
          </w:pPr>
        </w:pPrChange>
      </w:pPr>
      <w:ins w:id="97" w:author="明" w:date="2023-04-24T13:42:01Z">
        <w:r>
          <w:rPr>
            <w:rFonts w:hint="eastAsia"/>
            <w:b w:val="0"/>
            <w:color w:val="000000" w:themeColor="text1"/>
            <w:sz w:val="21"/>
            <w:szCs w:val="21"/>
            <w:lang w:val="en-US" w:eastAsia="zh-CN"/>
            <w:rPrChange w:id="98" w:author="明" w:date="2023-04-24T13:42:46Z">
              <w:rPr>
                <w:rFonts w:hint="eastAsia"/>
                <w:sz w:val="28"/>
                <w:lang w:val="en-US" w:eastAsia="zh-CN"/>
              </w:rPr>
            </w:rPrChange>
            <w14:textFill>
              <w14:solidFill>
                <w14:schemeClr w14:val="tx1"/>
              </w14:solidFill>
            </w14:textFill>
          </w:rPr>
          <w:t>表</w:t>
        </w:r>
      </w:ins>
      <w:ins w:id="99" w:author="明" w:date="2023-04-24T13:42:04Z">
        <w:r>
          <w:rPr>
            <w:rFonts w:hint="eastAsia"/>
            <w:b w:val="0"/>
            <w:color w:val="000000" w:themeColor="text1"/>
            <w:sz w:val="21"/>
            <w:szCs w:val="21"/>
            <w:lang w:val="en-US" w:eastAsia="zh-CN"/>
            <w:rPrChange w:id="100" w:author="明" w:date="2023-04-24T13:42:46Z">
              <w:rPr>
                <w:rFonts w:hint="eastAsia"/>
                <w:sz w:val="28"/>
                <w:lang w:val="en-US" w:eastAsia="zh-CN"/>
              </w:rPr>
            </w:rPrChange>
            <w14:textFill>
              <w14:solidFill>
                <w14:schemeClr w14:val="tx1"/>
              </w14:solidFill>
            </w14:textFill>
          </w:rPr>
          <w:t>1</w:t>
        </w:r>
      </w:ins>
      <w:ins w:id="101" w:author="明" w:date="2023-04-24T13:42:05Z">
        <w:r>
          <w:rPr>
            <w:rFonts w:hint="eastAsia"/>
            <w:b w:val="0"/>
            <w:color w:val="000000" w:themeColor="text1"/>
            <w:sz w:val="21"/>
            <w:szCs w:val="21"/>
            <w:lang w:val="en-US" w:eastAsia="zh-CN"/>
            <w:rPrChange w:id="102" w:author="明" w:date="2023-04-24T13:42:46Z">
              <w:rPr>
                <w:rFonts w:hint="eastAsia"/>
                <w:sz w:val="28"/>
                <w:lang w:val="en-US" w:eastAsia="zh-CN"/>
              </w:rPr>
            </w:rPrChange>
            <w14:textFill>
              <w14:solidFill>
                <w14:schemeClr w14:val="tx1"/>
              </w14:solidFill>
            </w14:textFill>
          </w:rPr>
          <w:t>：</w:t>
        </w:r>
      </w:ins>
      <w:ins w:id="103" w:author="明" w:date="2023-04-24T13:42:15Z">
        <w:r>
          <w:rPr>
            <w:rFonts w:hint="eastAsia"/>
            <w:b w:val="0"/>
            <w:color w:val="000000" w:themeColor="text1"/>
            <w:sz w:val="21"/>
            <w:szCs w:val="21"/>
            <w:lang w:val="en-US" w:eastAsia="zh-CN"/>
            <w:rPrChange w:id="104" w:author="明" w:date="2023-04-24T13:42:46Z">
              <w:rPr>
                <w:rFonts w:hint="eastAsia"/>
                <w:sz w:val="28"/>
                <w:lang w:val="en-US" w:eastAsia="zh-CN"/>
              </w:rPr>
            </w:rPrChange>
            <w14:textFill>
              <w14:solidFill>
                <w14:schemeClr w14:val="tx1"/>
              </w14:solidFill>
            </w14:textFill>
          </w:rPr>
          <w:t>海底</w:t>
        </w:r>
      </w:ins>
      <w:ins w:id="105" w:author="明" w:date="2023-04-24T13:42:20Z">
        <w:r>
          <w:rPr>
            <w:rFonts w:hint="eastAsia"/>
            <w:b w:val="0"/>
            <w:color w:val="000000" w:themeColor="text1"/>
            <w:sz w:val="21"/>
            <w:szCs w:val="21"/>
            <w:lang w:val="en-US" w:eastAsia="zh-CN"/>
            <w:rPrChange w:id="106" w:author="明" w:date="2023-04-24T13:42:46Z">
              <w:rPr>
                <w:rFonts w:hint="eastAsia"/>
                <w:sz w:val="28"/>
                <w:lang w:val="en-US" w:eastAsia="zh-CN"/>
              </w:rPr>
            </w:rPrChange>
            <w14:textFill>
              <w14:solidFill>
                <w14:schemeClr w14:val="tx1"/>
              </w14:solidFill>
            </w14:textFill>
          </w:rPr>
          <w:t>数据中心</w:t>
        </w:r>
      </w:ins>
      <w:ins w:id="107" w:author="明" w:date="2023-04-24T13:42:22Z">
        <w:r>
          <w:rPr>
            <w:rFonts w:hint="eastAsia"/>
            <w:b w:val="0"/>
            <w:color w:val="000000" w:themeColor="text1"/>
            <w:sz w:val="21"/>
            <w:szCs w:val="21"/>
            <w:lang w:val="en-US" w:eastAsia="zh-CN"/>
            <w:rPrChange w:id="108" w:author="明" w:date="2023-04-24T13:42:46Z">
              <w:rPr>
                <w:rFonts w:hint="eastAsia"/>
                <w:sz w:val="28"/>
                <w:lang w:val="en-US" w:eastAsia="zh-CN"/>
              </w:rPr>
            </w:rPrChange>
            <w14:textFill>
              <w14:solidFill>
                <w14:schemeClr w14:val="tx1"/>
              </w14:solidFill>
            </w14:textFill>
          </w:rPr>
          <w:t>与</w:t>
        </w:r>
      </w:ins>
      <w:ins w:id="109" w:author="明" w:date="2023-04-24T13:42:26Z">
        <w:r>
          <w:rPr>
            <w:rFonts w:hint="eastAsia"/>
            <w:b w:val="0"/>
            <w:color w:val="000000" w:themeColor="text1"/>
            <w:sz w:val="21"/>
            <w:szCs w:val="21"/>
            <w:lang w:val="en-US" w:eastAsia="zh-CN"/>
            <w:rPrChange w:id="110" w:author="明" w:date="2023-04-24T13:42:46Z">
              <w:rPr>
                <w:rFonts w:hint="eastAsia"/>
                <w:sz w:val="28"/>
                <w:lang w:val="en-US" w:eastAsia="zh-CN"/>
              </w:rPr>
            </w:rPrChange>
            <w14:textFill>
              <w14:solidFill>
                <w14:schemeClr w14:val="tx1"/>
              </w14:solidFill>
            </w14:textFill>
          </w:rPr>
          <w:t>传统</w:t>
        </w:r>
      </w:ins>
      <w:ins w:id="111" w:author="明" w:date="2023-04-24T13:42:28Z">
        <w:r>
          <w:rPr>
            <w:rFonts w:hint="eastAsia"/>
            <w:b w:val="0"/>
            <w:color w:val="000000" w:themeColor="text1"/>
            <w:sz w:val="21"/>
            <w:szCs w:val="21"/>
            <w:lang w:val="en-US" w:eastAsia="zh-CN"/>
            <w:rPrChange w:id="112" w:author="明" w:date="2023-04-24T13:42:46Z">
              <w:rPr>
                <w:rFonts w:hint="eastAsia"/>
                <w:sz w:val="28"/>
                <w:lang w:val="en-US" w:eastAsia="zh-CN"/>
              </w:rPr>
            </w:rPrChange>
            <w14:textFill>
              <w14:solidFill>
                <w14:schemeClr w14:val="tx1"/>
              </w14:solidFill>
            </w14:textFill>
          </w:rPr>
          <w:t>数据</w:t>
        </w:r>
      </w:ins>
      <w:ins w:id="113" w:author="明" w:date="2023-04-24T13:42:30Z">
        <w:r>
          <w:rPr>
            <w:rFonts w:hint="eastAsia"/>
            <w:b w:val="0"/>
            <w:color w:val="000000" w:themeColor="text1"/>
            <w:sz w:val="21"/>
            <w:szCs w:val="21"/>
            <w:lang w:val="en-US" w:eastAsia="zh-CN"/>
            <w:rPrChange w:id="114" w:author="明" w:date="2023-04-24T13:42:46Z">
              <w:rPr>
                <w:rFonts w:hint="eastAsia"/>
                <w:sz w:val="28"/>
                <w:lang w:val="en-US" w:eastAsia="zh-CN"/>
              </w:rPr>
            </w:rPrChange>
            <w14:textFill>
              <w14:solidFill>
                <w14:schemeClr w14:val="tx1"/>
              </w14:solidFill>
            </w14:textFill>
          </w:rPr>
          <w:t>中心</w:t>
        </w:r>
      </w:ins>
      <w:ins w:id="115" w:author="明" w:date="2023-04-24T13:42:32Z">
        <w:r>
          <w:rPr>
            <w:rFonts w:hint="eastAsia"/>
            <w:b w:val="0"/>
            <w:color w:val="000000" w:themeColor="text1"/>
            <w:sz w:val="21"/>
            <w:szCs w:val="21"/>
            <w:lang w:val="en-US" w:eastAsia="zh-CN"/>
            <w:rPrChange w:id="116" w:author="明" w:date="2023-04-24T13:42:46Z">
              <w:rPr>
                <w:rFonts w:hint="eastAsia"/>
                <w:sz w:val="28"/>
                <w:lang w:val="en-US" w:eastAsia="zh-CN"/>
              </w:rPr>
            </w:rPrChange>
            <w14:textFill>
              <w14:solidFill>
                <w14:schemeClr w14:val="tx1"/>
              </w14:solidFill>
            </w14:textFill>
          </w:rPr>
          <w:t>关键</w:t>
        </w:r>
      </w:ins>
      <w:ins w:id="117" w:author="明" w:date="2023-04-24T13:42:36Z">
        <w:r>
          <w:rPr>
            <w:rFonts w:hint="eastAsia"/>
            <w:b w:val="0"/>
            <w:color w:val="000000" w:themeColor="text1"/>
            <w:sz w:val="21"/>
            <w:szCs w:val="21"/>
            <w:lang w:val="en-US" w:eastAsia="zh-CN"/>
            <w:rPrChange w:id="118" w:author="明" w:date="2023-04-24T13:42:46Z">
              <w:rPr>
                <w:rFonts w:hint="eastAsia"/>
                <w:sz w:val="28"/>
                <w:lang w:val="en-US" w:eastAsia="zh-CN"/>
              </w:rPr>
            </w:rPrChange>
            <w14:textFill>
              <w14:solidFill>
                <w14:schemeClr w14:val="tx1"/>
              </w14:solidFill>
            </w14:textFill>
          </w:rPr>
          <w:t>指标</w:t>
        </w:r>
      </w:ins>
      <w:ins w:id="119" w:author="明" w:date="2023-04-24T13:42:38Z">
        <w:r>
          <w:rPr>
            <w:rFonts w:hint="eastAsia"/>
            <w:b w:val="0"/>
            <w:color w:val="000000" w:themeColor="text1"/>
            <w:sz w:val="21"/>
            <w:szCs w:val="21"/>
            <w:lang w:val="en-US" w:eastAsia="zh-CN"/>
            <w:rPrChange w:id="120" w:author="明" w:date="2023-04-24T13:42:46Z">
              <w:rPr>
                <w:rFonts w:hint="eastAsia"/>
                <w:sz w:val="28"/>
                <w:lang w:val="en-US" w:eastAsia="zh-CN"/>
              </w:rPr>
            </w:rPrChange>
            <w14:textFill>
              <w14:solidFill>
                <w14:schemeClr w14:val="tx1"/>
              </w14:solidFill>
            </w14:textFill>
          </w:rPr>
          <w:t>对比</w:t>
        </w:r>
      </w:ins>
    </w:p>
    <w:p>
      <w:pPr>
        <w:pStyle w:val="3"/>
        <w:rPr>
          <w:sz w:val="28"/>
        </w:rPr>
      </w:pPr>
      <w:r>
        <w:rPr>
          <w:rFonts w:hint="eastAsia"/>
          <w:sz w:val="28"/>
        </w:rPr>
        <w:t>2、海底数据中心效益估算</w:t>
      </w:r>
    </w:p>
    <w:p>
      <w:pPr>
        <w:widowControl/>
        <w:spacing w:before="283" w:after="283" w:line="360" w:lineRule="auto"/>
        <w:ind w:firstLine="420"/>
        <w:jc w:val="left"/>
        <w:textAlignment w:val="baseline"/>
        <w:rPr>
          <w:del w:id="121" w:author="ysr72" w:date="2023-04-26T14:16:47Z"/>
          <w:rFonts w:ascii="宋体" w:hAnsi="宋体" w:eastAsia="宋体" w:cs="宋体"/>
          <w:color w:val="000000" w:themeColor="text1"/>
          <w:kern w:val="0"/>
          <w:szCs w:val="21"/>
          <w14:textFill>
            <w14:solidFill>
              <w14:schemeClr w14:val="tx1"/>
            </w14:solidFill>
          </w14:textFill>
        </w:rPr>
      </w:pPr>
      <w:del w:id="122" w:author="魏玥" w:date="2023-04-24T09:47:00Z">
        <w:r>
          <w:rPr>
            <w:rFonts w:ascii="宋体" w:hAnsi="宋体" w:eastAsia="宋体" w:cs="宋体"/>
            <w:color w:val="000000" w:themeColor="text1"/>
            <w:kern w:val="0"/>
            <w:szCs w:val="21"/>
            <w14:textFill>
              <w14:solidFill>
                <w14:schemeClr w14:val="tx1"/>
              </w14:solidFill>
            </w14:textFill>
          </w:rPr>
          <w:delText>《新型数据中心发展三年行动计划（2021-2023年）》</w:delText>
        </w:r>
      </w:del>
      <w:del w:id="123" w:author="魏玥" w:date="2023-04-24T09:47:00Z">
        <w:r>
          <w:rPr>
            <w:rFonts w:hint="eastAsia" w:ascii="宋体" w:hAnsi="宋体" w:eastAsia="宋体" w:cs="宋体"/>
            <w:color w:val="000000" w:themeColor="text1"/>
            <w:kern w:val="0"/>
            <w:szCs w:val="21"/>
            <w14:textFill>
              <w14:solidFill>
                <w14:schemeClr w14:val="tx1"/>
              </w14:solidFill>
            </w14:textFill>
          </w:rPr>
          <w:delText>要求</w:delText>
        </w:r>
      </w:del>
      <w:del w:id="124" w:author="魏玥" w:date="2023-04-24T09:47:00Z">
        <w:r>
          <w:rPr>
            <w:rFonts w:ascii="宋体" w:hAnsi="宋体" w:eastAsia="宋体" w:cs="宋体"/>
            <w:color w:val="000000" w:themeColor="text1"/>
            <w:kern w:val="0"/>
            <w:szCs w:val="21"/>
            <w14:textFill>
              <w14:solidFill>
                <w14:schemeClr w14:val="tx1"/>
              </w14:solidFill>
            </w14:textFill>
          </w:rPr>
          <w:delText>，新建数据中心的PUE</w:delText>
        </w:r>
      </w:del>
      <w:del w:id="125" w:author="魏玥" w:date="2023-04-24T09:47:00Z">
        <w:r>
          <w:rPr>
            <w:rFonts w:hint="eastAsia" w:ascii="宋体" w:hAnsi="宋体" w:eastAsia="宋体" w:cs="宋体"/>
            <w:color w:val="000000" w:themeColor="text1"/>
            <w:kern w:val="0"/>
            <w:szCs w:val="21"/>
            <w14:textFill>
              <w14:solidFill>
                <w14:schemeClr w14:val="tx1"/>
              </w14:solidFill>
            </w14:textFill>
          </w:rPr>
          <w:delText>（</w:delText>
        </w:r>
      </w:del>
      <w:del w:id="126" w:author="魏玥" w:date="2023-04-24T09:47:00Z">
        <w:r>
          <w:rPr>
            <w:rFonts w:ascii="宋体" w:hAnsi="宋体" w:eastAsia="宋体" w:cs="宋体"/>
            <w:color w:val="000000" w:themeColor="text1"/>
            <w:kern w:val="0"/>
            <w:szCs w:val="21"/>
            <w14:textFill>
              <w14:solidFill>
                <w14:schemeClr w14:val="tx1"/>
              </w14:solidFill>
            </w14:textFill>
          </w:rPr>
          <w:delText>PUE = 数据中心总设备能耗/IT设备能耗</w:delText>
        </w:r>
      </w:del>
      <w:del w:id="127" w:author="魏玥" w:date="2023-04-24T09:47:00Z">
        <w:r>
          <w:rPr>
            <w:rFonts w:hint="eastAsia" w:ascii="宋体" w:hAnsi="宋体" w:eastAsia="宋体" w:cs="宋体"/>
            <w:color w:val="000000" w:themeColor="text1"/>
            <w:kern w:val="0"/>
            <w:szCs w:val="21"/>
            <w14:textFill>
              <w14:solidFill>
                <w14:schemeClr w14:val="tx1"/>
              </w14:solidFill>
            </w14:textFill>
          </w:rPr>
          <w:delText>）</w:delText>
        </w:r>
      </w:del>
      <w:del w:id="128" w:author="魏玥" w:date="2023-04-24T09:47:00Z">
        <w:r>
          <w:rPr>
            <w:rFonts w:ascii="宋体" w:hAnsi="宋体" w:eastAsia="宋体" w:cs="宋体"/>
            <w:color w:val="000000" w:themeColor="text1"/>
            <w:kern w:val="0"/>
            <w:szCs w:val="21"/>
            <w14:textFill>
              <w14:solidFill>
                <w14:schemeClr w14:val="tx1"/>
              </w14:solidFill>
            </w14:textFill>
          </w:rPr>
          <w:delText>不得高于1.3。目前我国大型数据中心平均PUE为1.5</w:delText>
        </w:r>
      </w:del>
      <w:del w:id="129" w:author="魏玥" w:date="2023-04-24T09:47:00Z">
        <w:r>
          <w:rPr>
            <w:rFonts w:hint="eastAsia" w:ascii="宋体" w:hAnsi="宋体" w:eastAsia="宋体" w:cs="宋体"/>
            <w:color w:val="000000" w:themeColor="text1"/>
            <w:kern w:val="0"/>
            <w:szCs w:val="21"/>
            <w14:textFill>
              <w14:solidFill>
                <w14:schemeClr w14:val="tx1"/>
              </w14:solidFill>
            </w14:textFill>
          </w:rPr>
          <w:delText>左右</w:delText>
        </w:r>
      </w:del>
      <w:del w:id="130" w:author="魏玥" w:date="2023-04-24T09:47:00Z">
        <w:r>
          <w:rPr>
            <w:rFonts w:ascii="宋体" w:hAnsi="宋体" w:eastAsia="宋体" w:cs="宋体"/>
            <w:color w:val="000000" w:themeColor="text1"/>
            <w:kern w:val="0"/>
            <w:szCs w:val="21"/>
            <w14:textFill>
              <w14:solidFill>
                <w14:schemeClr w14:val="tx1"/>
              </w14:solidFill>
            </w14:textFill>
          </w:rPr>
          <w:delText>，</w:delText>
        </w:r>
      </w:del>
      <w:del w:id="131" w:author="魏玥" w:date="2023-04-24T09:47:00Z">
        <w:r>
          <w:rPr>
            <w:rFonts w:hint="eastAsia" w:ascii="宋体" w:hAnsi="宋体" w:eastAsia="宋体" w:cs="宋体"/>
            <w:color w:val="000000" w:themeColor="text1"/>
            <w:kern w:val="0"/>
            <w:szCs w:val="21"/>
            <w14:textFill>
              <w14:solidFill>
                <w14:schemeClr w14:val="tx1"/>
              </w14:solidFill>
            </w14:textFill>
          </w:rPr>
          <w:delText>大大</w:delText>
        </w:r>
      </w:del>
      <w:del w:id="132" w:author="魏玥" w:date="2023-04-24T09:47:00Z">
        <w:r>
          <w:rPr>
            <w:rFonts w:ascii="宋体" w:hAnsi="宋体" w:eastAsia="宋体" w:cs="宋体"/>
            <w:color w:val="000000" w:themeColor="text1"/>
            <w:kern w:val="0"/>
            <w:szCs w:val="21"/>
            <w14:textFill>
              <w14:solidFill>
                <w14:schemeClr w14:val="tx1"/>
              </w14:solidFill>
            </w14:textFill>
          </w:rPr>
          <w:delText>高</w:delText>
        </w:r>
      </w:del>
      <w:del w:id="133" w:author="魏玥" w:date="2023-04-24T09:47:00Z">
        <w:r>
          <w:rPr>
            <w:rFonts w:hint="eastAsia" w:ascii="宋体" w:hAnsi="宋体" w:eastAsia="宋体" w:cs="宋体"/>
            <w:color w:val="000000" w:themeColor="text1"/>
            <w:kern w:val="0"/>
            <w:szCs w:val="21"/>
            <w14:textFill>
              <w14:solidFill>
                <w14:schemeClr w14:val="tx1"/>
              </w14:solidFill>
            </w14:textFill>
          </w:rPr>
          <w:delText>于这一</w:delText>
        </w:r>
      </w:del>
      <w:del w:id="134" w:author="魏玥" w:date="2023-04-24T09:47:00Z">
        <w:r>
          <w:rPr>
            <w:rFonts w:ascii="宋体" w:hAnsi="宋体" w:eastAsia="宋体" w:cs="宋体"/>
            <w:color w:val="000000" w:themeColor="text1"/>
            <w:kern w:val="0"/>
            <w:szCs w:val="21"/>
            <w14:textFill>
              <w14:solidFill>
                <w14:schemeClr w14:val="tx1"/>
              </w14:solidFill>
            </w14:textFill>
          </w:rPr>
          <w:delText>标准</w:delText>
        </w:r>
      </w:del>
      <w:del w:id="135" w:author="魏玥" w:date="2023-04-24T09:47:00Z">
        <w:r>
          <w:rPr>
            <w:rFonts w:hint="eastAsia" w:ascii="宋体" w:hAnsi="宋体" w:eastAsia="宋体" w:cs="宋体"/>
            <w:color w:val="000000" w:themeColor="text1"/>
            <w:kern w:val="0"/>
            <w:szCs w:val="21"/>
            <w14:textFill>
              <w14:solidFill>
                <w14:schemeClr w14:val="tx1"/>
              </w14:solidFill>
            </w14:textFill>
          </w:rPr>
          <w:delText>，而海底数据中心P</w:delText>
        </w:r>
      </w:del>
      <w:del w:id="136" w:author="魏玥" w:date="2023-04-24T09:47:00Z">
        <w:r>
          <w:rPr>
            <w:rFonts w:ascii="宋体" w:hAnsi="宋体" w:eastAsia="宋体" w:cs="宋体"/>
            <w:color w:val="000000" w:themeColor="text1"/>
            <w:kern w:val="0"/>
            <w:szCs w:val="21"/>
            <w14:textFill>
              <w14:solidFill>
                <w14:schemeClr w14:val="tx1"/>
              </w14:solidFill>
            </w14:textFill>
          </w:rPr>
          <w:delText>UE</w:delText>
        </w:r>
      </w:del>
      <w:del w:id="137" w:author="魏玥" w:date="2023-04-24T09:47:00Z">
        <w:r>
          <w:rPr>
            <w:rFonts w:hint="eastAsia" w:ascii="宋体" w:hAnsi="宋体" w:eastAsia="宋体" w:cs="宋体"/>
            <w:color w:val="000000" w:themeColor="text1"/>
            <w:kern w:val="0"/>
            <w:szCs w:val="21"/>
            <w14:textFill>
              <w14:solidFill>
                <w14:schemeClr w14:val="tx1"/>
              </w14:solidFill>
            </w14:textFill>
          </w:rPr>
          <w:delText>仅1.076。节能优势显著。</w:delText>
        </w:r>
      </w:del>
    </w:p>
    <w:p>
      <w:pPr>
        <w:widowControl/>
        <w:spacing w:before="283" w:after="283" w:line="360" w:lineRule="auto"/>
        <w:ind w:firstLine="420"/>
        <w:jc w:val="left"/>
        <w:textAlignment w:val="baseline"/>
        <w:rPr>
          <w:rFonts w:ascii="宋体" w:hAnsi="宋体" w:eastAsia="宋体" w:cs="宋体"/>
          <w:color w:val="000000" w:themeColor="text1"/>
          <w:kern w:val="0"/>
          <w:szCs w:val="21"/>
          <w14:textFill>
            <w14:solidFill>
              <w14:schemeClr w14:val="tx1"/>
            </w14:solidFill>
          </w14:textFill>
        </w:rPr>
      </w:pPr>
      <w:r>
        <w:rPr>
          <w:rFonts w:ascii="宋体" w:hAnsi="宋体" w:eastAsia="宋体" w:cs="宋体"/>
          <w:color w:val="000000" w:themeColor="text1"/>
          <w:kern w:val="0"/>
          <w:szCs w:val="21"/>
          <w14:textFill>
            <w14:solidFill>
              <w14:schemeClr w14:val="tx1"/>
            </w14:solidFill>
          </w14:textFill>
        </w:rPr>
        <w:t>传统</w:t>
      </w:r>
      <w:r>
        <w:rPr>
          <w:rFonts w:hint="eastAsia" w:ascii="宋体" w:hAnsi="宋体" w:eastAsia="宋体" w:cs="宋体"/>
          <w:color w:val="000000" w:themeColor="text1"/>
          <w:kern w:val="0"/>
          <w:szCs w:val="21"/>
          <w14:textFill>
            <w14:solidFill>
              <w14:schemeClr w14:val="tx1"/>
            </w14:solidFill>
          </w14:textFill>
        </w:rPr>
        <w:t>数据中心约有</w:t>
      </w:r>
      <w:r>
        <w:rPr>
          <w:rFonts w:ascii="宋体" w:hAnsi="宋体" w:eastAsia="宋体" w:cs="宋体"/>
          <w:color w:val="000000" w:themeColor="text1"/>
          <w:kern w:val="0"/>
          <w:szCs w:val="21"/>
          <w14:textFill>
            <w14:solidFill>
              <w14:schemeClr w14:val="tx1"/>
            </w14:solidFill>
          </w14:textFill>
        </w:rPr>
        <w:t>1/3的电能消耗在</w:t>
      </w:r>
      <w:r>
        <w:rPr>
          <w:rFonts w:hint="eastAsia" w:ascii="宋体" w:hAnsi="宋体" w:eastAsia="宋体" w:cs="宋体"/>
          <w:color w:val="000000" w:themeColor="text1"/>
          <w:kern w:val="0"/>
          <w:szCs w:val="21"/>
          <w14:textFill>
            <w14:solidFill>
              <w14:schemeClr w14:val="tx1"/>
            </w14:solidFill>
          </w14:textFill>
        </w:rPr>
        <w:t>环境</w:t>
      </w:r>
      <w:r>
        <w:rPr>
          <w:rFonts w:ascii="宋体" w:hAnsi="宋体" w:eastAsia="宋体" w:cs="宋体"/>
          <w:color w:val="000000" w:themeColor="text1"/>
          <w:kern w:val="0"/>
          <w:szCs w:val="21"/>
          <w14:textFill>
            <w14:solidFill>
              <w14:schemeClr w14:val="tx1"/>
            </w14:solidFill>
          </w14:textFill>
        </w:rPr>
        <w:t>制冷上。</w:t>
      </w:r>
      <w:r>
        <w:rPr>
          <w:rFonts w:hint="eastAsia" w:ascii="宋体" w:hAnsi="宋体" w:eastAsia="宋体" w:cs="宋体"/>
          <w:color w:val="000000" w:themeColor="text1"/>
          <w:kern w:val="0"/>
          <w:szCs w:val="21"/>
          <w14:textFill>
            <w14:solidFill>
              <w14:schemeClr w14:val="tx1"/>
            </w14:solidFill>
          </w14:textFill>
        </w:rPr>
        <w:t>全国2022年估算</w:t>
      </w:r>
      <w:r>
        <w:rPr>
          <w:rFonts w:ascii="宋体" w:hAnsi="宋体" w:eastAsia="宋体" w:cs="宋体"/>
          <w:color w:val="000000" w:themeColor="text1"/>
          <w:kern w:val="0"/>
          <w:szCs w:val="21"/>
          <w14:textFill>
            <w14:solidFill>
              <w14:schemeClr w14:val="tx1"/>
            </w14:solidFill>
          </w14:textFill>
        </w:rPr>
        <w:t>IDC</w:t>
      </w:r>
      <w:r>
        <w:rPr>
          <w:rFonts w:hint="eastAsia" w:ascii="宋体" w:hAnsi="宋体" w:eastAsia="宋体" w:cs="宋体"/>
          <w:color w:val="000000" w:themeColor="text1"/>
          <w:kern w:val="0"/>
          <w:szCs w:val="21"/>
          <w14:textFill>
            <w14:solidFill>
              <w14:schemeClr w14:val="tx1"/>
            </w14:solidFill>
          </w14:textFill>
        </w:rPr>
        <w:t xml:space="preserve"> 2400亿度用电量，约有800亿度电是用于制冷。海底数据中心通过海水制冷，耗电量是传统数据中心</w:t>
      </w:r>
      <w:r>
        <w:rPr>
          <w:rFonts w:ascii="宋体" w:hAnsi="宋体" w:eastAsia="宋体" w:cs="宋体"/>
          <w:color w:val="000000" w:themeColor="text1"/>
          <w:kern w:val="0"/>
          <w:szCs w:val="21"/>
          <w14:textFill>
            <w14:solidFill>
              <w14:schemeClr w14:val="tx1"/>
            </w14:solidFill>
          </w14:textFill>
        </w:rPr>
        <w:t>的1/10左右。</w:t>
      </w:r>
      <w:r>
        <w:rPr>
          <w:rFonts w:hint="eastAsia" w:ascii="宋体" w:hAnsi="宋体" w:eastAsia="宋体" w:cs="宋体"/>
          <w:color w:val="000000" w:themeColor="text1"/>
          <w:kern w:val="0"/>
          <w:szCs w:val="21"/>
          <w14:textFill>
            <w14:solidFill>
              <w14:schemeClr w14:val="tx1"/>
            </w14:solidFill>
          </w14:textFill>
        </w:rPr>
        <w:t>如果同等体量的数据中心放在海底，一年能节省560亿度电，相当于能减少燃烧1792万吨标煤，减排效果显著。</w:t>
      </w:r>
    </w:p>
    <w:p>
      <w:pPr>
        <w:widowControl/>
        <w:spacing w:before="283" w:after="283" w:line="360" w:lineRule="auto"/>
        <w:ind w:firstLine="420"/>
        <w:jc w:val="left"/>
        <w:textAlignment w:val="baseline"/>
        <w:rPr>
          <w:rFonts w:ascii="宋体" w:hAnsi="宋体" w:eastAsia="宋体" w:cs="宋体"/>
          <w:bCs/>
          <w:color w:val="000000" w:themeColor="text1"/>
          <w:kern w:val="0"/>
          <w:szCs w:val="21"/>
          <w14:textFill>
            <w14:solidFill>
              <w14:schemeClr w14:val="tx1"/>
            </w14:solidFill>
          </w14:textFill>
        </w:rPr>
      </w:pPr>
      <w:r>
        <w:rPr>
          <w:rFonts w:hint="eastAsia" w:ascii="宋体" w:hAnsi="宋体" w:eastAsia="宋体"/>
          <w:color w:val="111111"/>
          <w:shd w:val="clear" w:color="auto" w:fill="FFFFFF"/>
        </w:rPr>
        <w:t>2022年底我国</w:t>
      </w:r>
      <w:r>
        <w:rPr>
          <w:rFonts w:ascii="宋体" w:hAnsi="宋体" w:eastAsia="宋体"/>
          <w:color w:val="111111"/>
          <w:shd w:val="clear" w:color="auto" w:fill="FFFFFF"/>
        </w:rPr>
        <w:t>IDC</w:t>
      </w:r>
      <w:r>
        <w:rPr>
          <w:rFonts w:hint="eastAsia" w:ascii="宋体" w:hAnsi="宋体" w:eastAsia="宋体"/>
          <w:color w:val="111111"/>
          <w:shd w:val="clear" w:color="auto" w:fill="FFFFFF"/>
        </w:rPr>
        <w:t>总机架数量近600万架，其中</w:t>
      </w:r>
      <w:r>
        <w:rPr>
          <w:rFonts w:hint="eastAsia" w:ascii="宋体" w:hAnsi="宋体" w:eastAsia="宋体" w:cs="宋体"/>
          <w:bCs/>
          <w:color w:val="000000" w:themeColor="text1"/>
          <w:kern w:val="0"/>
          <w:szCs w:val="21"/>
          <w14:textFill>
            <w14:solidFill>
              <w14:schemeClr w14:val="tx1"/>
            </w14:solidFill>
          </w14:textFill>
        </w:rPr>
        <w:t>运营商I</w:t>
      </w:r>
      <w:r>
        <w:rPr>
          <w:rFonts w:ascii="宋体" w:hAnsi="宋体" w:eastAsia="宋体" w:cs="宋体"/>
          <w:bCs/>
          <w:color w:val="000000" w:themeColor="text1"/>
          <w:kern w:val="0"/>
          <w:szCs w:val="21"/>
          <w14:textFill>
            <w14:solidFill>
              <w14:schemeClr w14:val="tx1"/>
            </w14:solidFill>
          </w14:textFill>
        </w:rPr>
        <w:t>DC</w:t>
      </w:r>
      <w:r>
        <w:rPr>
          <w:rFonts w:hint="eastAsia" w:ascii="宋体" w:hAnsi="宋体" w:eastAsia="宋体" w:cs="宋体"/>
          <w:bCs/>
          <w:color w:val="000000" w:themeColor="text1"/>
          <w:kern w:val="0"/>
          <w:szCs w:val="21"/>
          <w14:textFill>
            <w14:solidFill>
              <w14:schemeClr w14:val="tx1"/>
            </w14:solidFill>
          </w14:textFill>
        </w:rPr>
        <w:t>机架134.3万（电信51.3，移动46.7，联通36.3）。</w:t>
      </w:r>
      <w:r>
        <w:rPr>
          <w:rFonts w:ascii="宋体" w:hAnsi="宋体" w:eastAsia="宋体"/>
          <w:color w:val="111111"/>
          <w:shd w:val="clear" w:color="auto" w:fill="FFFFFF"/>
        </w:rPr>
        <w:t>北上广及周边等东部数据中心机架数合计</w:t>
      </w:r>
      <w:r>
        <w:rPr>
          <w:rFonts w:hint="eastAsia" w:ascii="宋体" w:hAnsi="宋体" w:eastAsia="宋体"/>
          <w:color w:val="111111"/>
          <w:shd w:val="clear" w:color="auto" w:fill="FFFFFF"/>
        </w:rPr>
        <w:t>占比</w:t>
      </w:r>
      <w:r>
        <w:rPr>
          <w:rFonts w:ascii="宋体" w:hAnsi="宋体" w:eastAsia="宋体"/>
          <w:color w:val="111111"/>
          <w:shd w:val="clear" w:color="auto" w:fill="FFFFFF"/>
        </w:rPr>
        <w:t>65</w:t>
      </w:r>
      <w:r>
        <w:rPr>
          <w:rFonts w:hint="eastAsia" w:ascii="宋体" w:hAnsi="宋体" w:eastAsia="宋体"/>
          <w:color w:val="111111"/>
          <w:shd w:val="clear" w:color="auto" w:fill="FFFFFF"/>
        </w:rPr>
        <w:t>%以上，</w:t>
      </w:r>
      <w:r>
        <w:rPr>
          <w:rFonts w:hint="eastAsia" w:ascii="宋体" w:hAnsi="宋体" w:eastAsia="宋体" w:cs="宋体"/>
          <w:bCs/>
          <w:color w:val="000000" w:themeColor="text1"/>
          <w:kern w:val="0"/>
          <w:szCs w:val="21"/>
          <w14:textFill>
            <w14:solidFill>
              <w14:schemeClr w14:val="tx1"/>
            </w14:solidFill>
          </w14:textFill>
        </w:rPr>
        <w:t>若有30%的沿海数据中心用海底数据中心改造，涉及的数据中心占比约</w:t>
      </w:r>
      <w:del w:id="138" w:author="ysr72" w:date="2023-04-26T14:17:39Z">
        <w:r>
          <w:rPr>
            <w:rFonts w:hint="eastAsia" w:ascii="宋体" w:hAnsi="宋体" w:eastAsia="宋体" w:cs="宋体"/>
            <w:bCs/>
            <w:color w:val="000000" w:themeColor="text1"/>
            <w:kern w:val="0"/>
            <w:szCs w:val="21"/>
            <w14:textFill>
              <w14:solidFill>
                <w14:schemeClr w14:val="tx1"/>
              </w14:solidFill>
            </w14:textFill>
          </w:rPr>
          <w:delText>65%*30%=</w:delText>
        </w:r>
      </w:del>
      <w:r>
        <w:rPr>
          <w:rFonts w:hint="eastAsia" w:ascii="宋体" w:hAnsi="宋体" w:eastAsia="宋体" w:cs="宋体"/>
          <w:bCs/>
          <w:color w:val="000000" w:themeColor="text1"/>
          <w:kern w:val="0"/>
          <w:szCs w:val="21"/>
          <w14:textFill>
            <w14:solidFill>
              <w14:schemeClr w14:val="tx1"/>
            </w14:solidFill>
          </w14:textFill>
        </w:rPr>
        <w:t>19.5%，将带来我国数据中心整体P</w:t>
      </w:r>
      <w:r>
        <w:rPr>
          <w:rFonts w:ascii="宋体" w:hAnsi="宋体" w:eastAsia="宋体" w:cs="宋体"/>
          <w:bCs/>
          <w:color w:val="000000" w:themeColor="text1"/>
          <w:kern w:val="0"/>
          <w:szCs w:val="21"/>
          <w14:textFill>
            <w14:solidFill>
              <w14:schemeClr w14:val="tx1"/>
            </w14:solidFill>
          </w14:textFill>
        </w:rPr>
        <w:t>UE</w:t>
      </w:r>
      <w:r>
        <w:rPr>
          <w:rFonts w:hint="eastAsia" w:ascii="宋体" w:hAnsi="宋体" w:eastAsia="宋体" w:cs="宋体"/>
          <w:bCs/>
          <w:color w:val="000000" w:themeColor="text1"/>
          <w:kern w:val="0"/>
          <w:szCs w:val="21"/>
          <w14:textFill>
            <w14:solidFill>
              <w14:schemeClr w14:val="tx1"/>
            </w14:solidFill>
          </w14:textFill>
        </w:rPr>
        <w:t>下降约0.0</w:t>
      </w:r>
      <w:r>
        <w:rPr>
          <w:rFonts w:ascii="宋体" w:hAnsi="宋体" w:eastAsia="宋体" w:cs="宋体"/>
          <w:bCs/>
          <w:color w:val="000000" w:themeColor="text1"/>
          <w:kern w:val="0"/>
          <w:szCs w:val="21"/>
          <w14:textFill>
            <w14:solidFill>
              <w14:schemeClr w14:val="tx1"/>
            </w14:solidFill>
          </w14:textFill>
        </w:rPr>
        <w:t>83</w:t>
      </w:r>
      <w:r>
        <w:rPr>
          <w:rFonts w:hint="eastAsia" w:ascii="宋体" w:hAnsi="宋体" w:eastAsia="宋体" w:cs="宋体"/>
          <w:bCs/>
          <w:color w:val="000000" w:themeColor="text1"/>
          <w:kern w:val="0"/>
          <w:szCs w:val="21"/>
          <w14:textFill>
            <w14:solidFill>
              <w14:schemeClr w14:val="tx1"/>
            </w14:solidFill>
          </w14:textFill>
        </w:rPr>
        <w:t>（P</w:t>
      </w:r>
      <w:r>
        <w:rPr>
          <w:rFonts w:ascii="宋体" w:hAnsi="宋体" w:eastAsia="宋体" w:cs="宋体"/>
          <w:bCs/>
          <w:color w:val="000000" w:themeColor="text1"/>
          <w:kern w:val="0"/>
          <w:szCs w:val="21"/>
          <w14:textFill>
            <w14:solidFill>
              <w14:schemeClr w14:val="tx1"/>
            </w14:solidFill>
          </w14:textFill>
        </w:rPr>
        <w:t>UE=1.5*80.5</w:t>
      </w:r>
      <w:r>
        <w:rPr>
          <w:rFonts w:hint="eastAsia" w:ascii="宋体" w:hAnsi="宋体" w:eastAsia="宋体" w:cs="宋体"/>
          <w:bCs/>
          <w:color w:val="000000" w:themeColor="text1"/>
          <w:kern w:val="0"/>
          <w:szCs w:val="21"/>
          <w14:textFill>
            <w14:solidFill>
              <w14:schemeClr w14:val="tx1"/>
            </w14:solidFill>
          </w14:textFill>
        </w:rPr>
        <w:t>%</w:t>
      </w:r>
      <w:r>
        <w:rPr>
          <w:rFonts w:ascii="宋体" w:hAnsi="宋体" w:eastAsia="宋体" w:cs="宋体"/>
          <w:bCs/>
          <w:color w:val="000000" w:themeColor="text1"/>
          <w:kern w:val="0"/>
          <w:szCs w:val="21"/>
          <w14:textFill>
            <w14:solidFill>
              <w14:schemeClr w14:val="tx1"/>
            </w14:solidFill>
          </w14:textFill>
        </w:rPr>
        <w:t>+1.076*19.5</w:t>
      </w:r>
      <w:r>
        <w:rPr>
          <w:rFonts w:hint="eastAsia" w:ascii="宋体" w:hAnsi="宋体" w:eastAsia="宋体" w:cs="宋体"/>
          <w:bCs/>
          <w:color w:val="000000" w:themeColor="text1"/>
          <w:kern w:val="0"/>
          <w:szCs w:val="21"/>
          <w14:textFill>
            <w14:solidFill>
              <w14:schemeClr w14:val="tx1"/>
            </w14:solidFill>
          </w14:textFill>
        </w:rPr>
        <w:t>%=1.417</w:t>
      </w:r>
      <w:r>
        <w:rPr>
          <w:rFonts w:ascii="宋体" w:hAnsi="宋体" w:eastAsia="宋体" w:cs="宋体"/>
          <w:bCs/>
          <w:color w:val="000000" w:themeColor="text1"/>
          <w:kern w:val="0"/>
          <w:szCs w:val="21"/>
          <w14:textFill>
            <w14:solidFill>
              <w14:schemeClr w14:val="tx1"/>
            </w14:solidFill>
          </w14:textFill>
        </w:rPr>
        <w:t>）</w:t>
      </w:r>
      <w:r>
        <w:rPr>
          <w:rFonts w:hint="eastAsia" w:ascii="宋体" w:hAnsi="宋体" w:eastAsia="宋体" w:cs="宋体"/>
          <w:bCs/>
          <w:color w:val="000000" w:themeColor="text1"/>
          <w:kern w:val="0"/>
          <w:szCs w:val="21"/>
          <w14:textFill>
            <w14:solidFill>
              <w14:schemeClr w14:val="tx1"/>
            </w14:solidFill>
          </w14:textFill>
        </w:rPr>
        <w:t>。为运营商每年节电</w:t>
      </w:r>
      <w:r>
        <w:rPr>
          <w:rFonts w:ascii="宋体" w:hAnsi="宋体" w:eastAsia="宋体" w:cs="宋体"/>
          <w:bCs/>
          <w:color w:val="000000" w:themeColor="text1"/>
          <w:kern w:val="0"/>
          <w:szCs w:val="21"/>
          <w14:textFill>
            <w14:solidFill>
              <w14:schemeClr w14:val="tx1"/>
            </w14:solidFill>
          </w14:textFill>
        </w:rPr>
        <w:t>2</w:t>
      </w:r>
      <w:r>
        <w:rPr>
          <w:rFonts w:hint="eastAsia" w:ascii="宋体" w:hAnsi="宋体" w:eastAsia="宋体" w:cs="宋体"/>
          <w:bCs/>
          <w:color w:val="000000" w:themeColor="text1"/>
          <w:kern w:val="0"/>
          <w:szCs w:val="21"/>
          <w14:textFill>
            <w14:solidFill>
              <w14:schemeClr w14:val="tx1"/>
            </w14:solidFill>
          </w14:textFill>
        </w:rPr>
        <w:t>4.4亿度（按年总节能560*运营商机架134.3/总机架600*1</w:t>
      </w:r>
      <w:r>
        <w:rPr>
          <w:rFonts w:ascii="宋体" w:hAnsi="宋体" w:eastAsia="宋体" w:cs="宋体"/>
          <w:bCs/>
          <w:color w:val="000000" w:themeColor="text1"/>
          <w:kern w:val="0"/>
          <w:szCs w:val="21"/>
          <w14:textFill>
            <w14:solidFill>
              <w14:schemeClr w14:val="tx1"/>
            </w14:solidFill>
          </w14:textFill>
        </w:rPr>
        <w:t>9.5</w:t>
      </w:r>
      <w:r>
        <w:rPr>
          <w:rFonts w:hint="eastAsia" w:ascii="宋体" w:hAnsi="宋体" w:eastAsia="宋体" w:cs="宋体"/>
          <w:bCs/>
          <w:color w:val="000000" w:themeColor="text1"/>
          <w:kern w:val="0"/>
          <w:szCs w:val="21"/>
          <w14:textFill>
            <w14:solidFill>
              <w14:schemeClr w14:val="tx1"/>
            </w14:solidFill>
          </w14:textFill>
        </w:rPr>
        <w:t>%）,按0.70元/度电计算将节省</w:t>
      </w:r>
      <w:r>
        <w:rPr>
          <w:rFonts w:ascii="宋体" w:hAnsi="宋体" w:eastAsia="宋体" w:cs="宋体"/>
          <w:bCs/>
          <w:color w:val="000000" w:themeColor="text1"/>
          <w:kern w:val="0"/>
          <w:szCs w:val="21"/>
          <w14:textFill>
            <w14:solidFill>
              <w14:schemeClr w14:val="tx1"/>
            </w14:solidFill>
          </w14:textFill>
        </w:rPr>
        <w:t>1</w:t>
      </w:r>
      <w:r>
        <w:rPr>
          <w:rFonts w:hint="eastAsia" w:ascii="宋体" w:hAnsi="宋体" w:eastAsia="宋体" w:cs="宋体"/>
          <w:bCs/>
          <w:color w:val="000000" w:themeColor="text1"/>
          <w:kern w:val="0"/>
          <w:szCs w:val="21"/>
          <w14:textFill>
            <w14:solidFill>
              <w14:schemeClr w14:val="tx1"/>
            </w14:solidFill>
          </w14:textFill>
        </w:rPr>
        <w:t>7.1亿元/年。</w:t>
      </w:r>
    </w:p>
    <w:p>
      <w:pPr>
        <w:pStyle w:val="2"/>
        <w:rPr>
          <w:color w:val="000000" w:themeColor="text1"/>
          <w:sz w:val="32"/>
          <w14:textFill>
            <w14:solidFill>
              <w14:schemeClr w14:val="tx1"/>
            </w14:solidFill>
          </w14:textFill>
        </w:rPr>
      </w:pPr>
      <w:r>
        <w:rPr>
          <w:rFonts w:hint="eastAsia"/>
          <w:color w:val="000000" w:themeColor="text1"/>
          <w:sz w:val="32"/>
          <w14:textFill>
            <w14:solidFill>
              <w14:schemeClr w14:val="tx1"/>
            </w14:solidFill>
          </w14:textFill>
        </w:rPr>
        <w:t>四、</w:t>
      </w:r>
      <w:del w:id="139" w:author="明" w:date="2023-04-26T08:40:44Z">
        <w:r>
          <w:rPr>
            <w:rFonts w:hint="eastAsia"/>
            <w:color w:val="000000" w:themeColor="text1"/>
            <w:sz w:val="32"/>
            <w14:textFill>
              <w14:solidFill>
                <w14:schemeClr w14:val="tx1"/>
              </w14:solidFill>
            </w14:textFill>
          </w:rPr>
          <w:delText>启</w:delText>
        </w:r>
      </w:del>
      <w:del w:id="140" w:author="明" w:date="2023-04-26T08:40:43Z">
        <w:r>
          <w:rPr>
            <w:rFonts w:hint="eastAsia"/>
            <w:color w:val="000000" w:themeColor="text1"/>
            <w:sz w:val="32"/>
            <w14:textFill>
              <w14:solidFill>
                <w14:schemeClr w14:val="tx1"/>
              </w14:solidFill>
            </w14:textFill>
          </w:rPr>
          <w:delText>示与</w:delText>
        </w:r>
      </w:del>
      <w:r>
        <w:rPr>
          <w:rFonts w:hint="eastAsia"/>
          <w:color w:val="000000" w:themeColor="text1"/>
          <w:sz w:val="32"/>
          <w14:textFill>
            <w14:solidFill>
              <w14:schemeClr w14:val="tx1"/>
            </w14:solidFill>
          </w14:textFill>
        </w:rPr>
        <w:t>展望</w:t>
      </w:r>
    </w:p>
    <w:p>
      <w:pPr>
        <w:spacing w:line="360" w:lineRule="auto"/>
        <w:ind w:firstLine="420"/>
        <w:rPr>
          <w:del w:id="141" w:author="魏玥" w:date="2023-04-24T09:49:00Z"/>
          <w:rFonts w:ascii="宋体" w:hAnsi="宋体" w:eastAsia="宋体" w:cs="宋体"/>
          <w:bCs/>
          <w:color w:val="000000" w:themeColor="text1"/>
          <w:kern w:val="0"/>
          <w:szCs w:val="21"/>
          <w14:textFill>
            <w14:solidFill>
              <w14:schemeClr w14:val="tx1"/>
            </w14:solidFill>
          </w14:textFill>
        </w:rPr>
      </w:pPr>
      <w:del w:id="142" w:author="魏玥" w:date="2023-04-24T09:49:00Z">
        <w:r>
          <w:rPr>
            <w:rFonts w:hint="eastAsia" w:ascii="宋体" w:hAnsi="宋体" w:eastAsia="宋体" w:cs="宋体"/>
            <w:bCs/>
            <w:color w:val="000000" w:themeColor="text1"/>
            <w:kern w:val="0"/>
            <w:szCs w:val="21"/>
            <w14:textFill>
              <w14:solidFill>
                <w14:schemeClr w14:val="tx1"/>
              </w14:solidFill>
            </w14:textFill>
          </w:rPr>
          <w:delText>数据中心是数字经济的底座，随着《数字中国建设整体布局规划》开展，未来数据中心将面临空前的发展机遇，国家政策层面为数据中心的发展提供了强大的动力。作为数据中心的中坚力量，运营商在数据中心的投入将持续加大。</w:delText>
        </w:r>
      </w:del>
    </w:p>
    <w:p>
      <w:pPr>
        <w:spacing w:line="360" w:lineRule="auto"/>
        <w:ind w:firstLine="420"/>
        <w:rPr>
          <w:del w:id="143" w:author="ysr72" w:date="2023-04-26T14:17:54Z"/>
          <w:rFonts w:ascii="微软雅黑" w:hAnsi="微软雅黑" w:eastAsia="微软雅黑"/>
          <w:color w:val="000000" w:themeColor="text1"/>
          <w:szCs w:val="21"/>
          <w14:textFill>
            <w14:solidFill>
              <w14:schemeClr w14:val="tx1"/>
            </w14:solidFill>
          </w14:textFill>
        </w:rPr>
      </w:pPr>
      <w:del w:id="144" w:author="魏玥" w:date="2023-04-24T09:49:00Z">
        <w:r>
          <w:rPr>
            <w:rFonts w:hint="eastAsia" w:ascii="宋体" w:hAnsi="宋体" w:eastAsia="宋体" w:cs="宋体"/>
            <w:bCs/>
            <w:color w:val="000000" w:themeColor="text1"/>
            <w:kern w:val="0"/>
            <w:szCs w:val="21"/>
            <w14:textFill>
              <w14:solidFill>
                <w14:schemeClr w14:val="tx1"/>
              </w14:solidFill>
            </w14:textFill>
          </w:rPr>
          <w:delText>在数据中心发展中，一些问题（如能耗）会更加凸显。运营商应积极关注、引入、推广新型数据中心，充分发挥其优势，为企业实现降本增效。海底数据中心作为一种新型数据中心，具有节能节水、低时延、高可靠性、低部署/运营成本等优势。运营商可以因地制宜，在沿海城市开展规划部署和建设运营。</w:delText>
        </w:r>
      </w:del>
    </w:p>
    <w:p>
      <w:pPr>
        <w:spacing w:line="360" w:lineRule="auto"/>
        <w:ind w:firstLine="420"/>
        <w:rPr>
          <w:ins w:id="145" w:author="明" w:date="2023-04-26T08:47:45Z"/>
          <w:rFonts w:hint="eastAsia" w:ascii="宋体" w:hAnsi="宋体" w:eastAsia="宋体" w:cs="宋体"/>
          <w:bCs/>
          <w:color w:val="000000" w:themeColor="text1"/>
          <w:kern w:val="0"/>
          <w:szCs w:val="21"/>
          <w14:textFill>
            <w14:solidFill>
              <w14:schemeClr w14:val="tx1"/>
            </w14:solidFill>
          </w14:textFill>
        </w:rPr>
      </w:pPr>
      <w:ins w:id="146" w:author="明" w:date="2023-04-26T08:43:44Z">
        <w:r>
          <w:rPr>
            <w:rFonts w:hint="eastAsia" w:ascii="宋体" w:hAnsi="宋体" w:eastAsia="宋体" w:cs="宋体"/>
            <w:bCs/>
            <w:color w:val="000000" w:themeColor="text1"/>
            <w:kern w:val="0"/>
            <w:szCs w:val="21"/>
            <w14:textFill>
              <w14:solidFill>
                <w14:schemeClr w14:val="tx1"/>
              </w14:solidFill>
            </w14:textFill>
          </w:rPr>
          <w:t>随着《数字中国建设整体布局规划》开展，未来数据中心将面临空前的发展机遇</w:t>
        </w:r>
      </w:ins>
      <w:ins w:id="147" w:author="明" w:date="2023-04-26T08:44:34Z">
        <w:r>
          <w:rPr>
            <w:rFonts w:hint="eastAsia" w:ascii="宋体" w:hAnsi="宋体" w:eastAsia="宋体" w:cs="宋体"/>
            <w:bCs/>
            <w:color w:val="000000" w:themeColor="text1"/>
            <w:kern w:val="0"/>
            <w:szCs w:val="21"/>
            <w:lang w:eastAsia="zh-CN"/>
            <w14:textFill>
              <w14:solidFill>
                <w14:schemeClr w14:val="tx1"/>
              </w14:solidFill>
            </w14:textFill>
          </w:rPr>
          <w:t>。</w:t>
        </w:r>
      </w:ins>
      <w:r>
        <w:rPr>
          <w:rFonts w:ascii="宋体" w:hAnsi="宋体" w:eastAsia="宋体" w:cs="宋体"/>
          <w:bCs/>
          <w:color w:val="000000" w:themeColor="text1"/>
          <w:kern w:val="0"/>
          <w:szCs w:val="21"/>
          <w14:textFill>
            <w14:solidFill>
              <w14:schemeClr w14:val="tx1"/>
            </w14:solidFill>
          </w14:textFill>
        </w:rPr>
        <w:t>我国</w:t>
      </w:r>
      <w:r>
        <w:rPr>
          <w:rFonts w:hint="eastAsia" w:ascii="宋体" w:hAnsi="宋体" w:eastAsia="宋体" w:cs="宋体"/>
          <w:bCs/>
          <w:color w:val="000000" w:themeColor="text1"/>
          <w:kern w:val="0"/>
          <w:szCs w:val="21"/>
          <w14:textFill>
            <w14:solidFill>
              <w14:schemeClr w14:val="tx1"/>
            </w14:solidFill>
          </w14:textFill>
        </w:rPr>
        <w:t>东部</w:t>
      </w:r>
      <w:r>
        <w:rPr>
          <w:rFonts w:ascii="宋体" w:hAnsi="宋体" w:eastAsia="宋体" w:cs="宋体"/>
          <w:bCs/>
          <w:color w:val="000000" w:themeColor="text1"/>
          <w:kern w:val="0"/>
          <w:szCs w:val="21"/>
          <w14:textFill>
            <w14:solidFill>
              <w14:schemeClr w14:val="tx1"/>
            </w14:solidFill>
          </w14:textFill>
        </w:rPr>
        <w:t>海岸带约占全国陆地总面积的13%,集中了全国70%以上的大城市、50%左右的人口和60%的地区生产总值</w:t>
      </w:r>
      <w:ins w:id="148" w:author="明" w:date="2023-04-26T08:46:07Z">
        <w:r>
          <w:rPr>
            <w:rFonts w:hint="eastAsia" w:ascii="宋体" w:hAnsi="宋体" w:eastAsia="宋体" w:cs="宋体"/>
            <w:bCs/>
            <w:color w:val="000000" w:themeColor="text1"/>
            <w:kern w:val="0"/>
            <w:szCs w:val="21"/>
            <w:lang w:eastAsia="zh-CN"/>
            <w14:textFill>
              <w14:solidFill>
                <w14:schemeClr w14:val="tx1"/>
              </w14:solidFill>
            </w14:textFill>
          </w:rPr>
          <w:t>，</w:t>
        </w:r>
      </w:ins>
      <w:del w:id="149" w:author="明" w:date="2023-04-26T08:46:06Z">
        <w:r>
          <w:rPr>
            <w:rFonts w:ascii="宋体" w:hAnsi="宋体" w:eastAsia="宋体" w:cs="宋体"/>
            <w:bCs/>
            <w:color w:val="000000" w:themeColor="text1"/>
            <w:kern w:val="0"/>
            <w:szCs w:val="21"/>
            <w14:textFill>
              <w14:solidFill>
                <w14:schemeClr w14:val="tx1"/>
              </w14:solidFill>
            </w14:textFill>
          </w:rPr>
          <w:delText>。</w:delText>
        </w:r>
      </w:del>
      <w:r>
        <w:rPr>
          <w:rFonts w:hint="eastAsia" w:ascii="宋体" w:hAnsi="宋体" w:eastAsia="宋体" w:cs="宋体"/>
          <w:bCs/>
          <w:color w:val="000000" w:themeColor="text1"/>
          <w:kern w:val="0"/>
          <w:szCs w:val="21"/>
          <w14:textFill>
            <w14:solidFill>
              <w14:schemeClr w14:val="tx1"/>
            </w14:solidFill>
          </w14:textFill>
        </w:rPr>
        <w:t>汇聚了对数据中心的主要需求</w:t>
      </w:r>
      <w:ins w:id="150" w:author="明" w:date="2023-04-26T08:44:53Z">
        <w:r>
          <w:rPr>
            <w:rFonts w:hint="eastAsia" w:ascii="宋体" w:hAnsi="宋体" w:eastAsia="宋体" w:cs="宋体"/>
            <w:bCs/>
            <w:color w:val="000000" w:themeColor="text1"/>
            <w:kern w:val="0"/>
            <w:szCs w:val="21"/>
            <w:lang w:eastAsia="zh-CN"/>
            <w14:textFill>
              <w14:solidFill>
                <w14:schemeClr w14:val="tx1"/>
              </w14:solidFill>
            </w14:textFill>
          </w:rPr>
          <w:t>，</w:t>
        </w:r>
      </w:ins>
      <w:del w:id="151" w:author="明" w:date="2023-04-26T08:44:53Z">
        <w:r>
          <w:rPr>
            <w:rFonts w:hint="eastAsia" w:ascii="宋体" w:hAnsi="宋体" w:eastAsia="宋体" w:cs="宋体"/>
            <w:bCs/>
            <w:color w:val="000000" w:themeColor="text1"/>
            <w:kern w:val="0"/>
            <w:szCs w:val="21"/>
            <w14:textFill>
              <w14:solidFill>
                <w14:schemeClr w14:val="tx1"/>
              </w14:solidFill>
            </w14:textFill>
          </w:rPr>
          <w:delText>。</w:delText>
        </w:r>
      </w:del>
      <w:r>
        <w:rPr>
          <w:rFonts w:hint="eastAsia" w:ascii="宋体" w:hAnsi="宋体" w:eastAsia="宋体" w:cs="宋体"/>
          <w:bCs/>
          <w:color w:val="000000" w:themeColor="text1"/>
          <w:kern w:val="0"/>
          <w:szCs w:val="21"/>
          <w14:textFill>
            <w14:solidFill>
              <w14:schemeClr w14:val="tx1"/>
            </w14:solidFill>
          </w14:textFill>
        </w:rPr>
        <w:t>大量</w:t>
      </w:r>
      <w:del w:id="152" w:author="明" w:date="2023-04-26T08:51:13Z">
        <w:r>
          <w:rPr>
            <w:rFonts w:hint="eastAsia" w:ascii="宋体" w:hAnsi="宋体" w:eastAsia="宋体" w:cs="宋体"/>
            <w:bCs/>
            <w:color w:val="000000" w:themeColor="text1"/>
            <w:kern w:val="0"/>
            <w:szCs w:val="21"/>
            <w14:textFill>
              <w14:solidFill>
                <w14:schemeClr w14:val="tx1"/>
              </w14:solidFill>
            </w14:textFill>
          </w:rPr>
          <w:delText>业</w:delText>
        </w:r>
      </w:del>
      <w:del w:id="153" w:author="明" w:date="2023-04-26T08:51:12Z">
        <w:r>
          <w:rPr>
            <w:rFonts w:hint="eastAsia" w:ascii="宋体" w:hAnsi="宋体" w:eastAsia="宋体" w:cs="宋体"/>
            <w:bCs/>
            <w:color w:val="000000" w:themeColor="text1"/>
            <w:kern w:val="0"/>
            <w:szCs w:val="21"/>
            <w14:textFill>
              <w14:solidFill>
                <w14:schemeClr w14:val="tx1"/>
              </w14:solidFill>
            </w14:textFill>
          </w:rPr>
          <w:delText>务需要</w:delText>
        </w:r>
      </w:del>
      <w:r>
        <w:rPr>
          <w:rFonts w:hint="eastAsia" w:ascii="宋体" w:hAnsi="宋体" w:eastAsia="宋体" w:cs="宋体"/>
          <w:bCs/>
          <w:color w:val="000000" w:themeColor="text1"/>
          <w:kern w:val="0"/>
          <w:szCs w:val="21"/>
          <w14:textFill>
            <w14:solidFill>
              <w14:schemeClr w14:val="tx1"/>
            </w14:solidFill>
          </w14:textFill>
        </w:rPr>
        <w:t>低时延本地化</w:t>
      </w:r>
      <w:del w:id="154" w:author="明" w:date="2023-04-26T08:51:20Z">
        <w:r>
          <w:rPr>
            <w:rFonts w:hint="eastAsia" w:ascii="宋体" w:hAnsi="宋体" w:eastAsia="宋体" w:cs="宋体"/>
            <w:bCs/>
            <w:color w:val="000000" w:themeColor="text1"/>
            <w:kern w:val="0"/>
            <w:szCs w:val="21"/>
            <w14:textFill>
              <w14:solidFill>
                <w14:schemeClr w14:val="tx1"/>
              </w14:solidFill>
            </w14:textFill>
          </w:rPr>
          <w:delText>的数据中心支持，随着经济</w:delText>
        </w:r>
      </w:del>
      <w:r>
        <w:rPr>
          <w:rFonts w:hint="eastAsia" w:ascii="宋体" w:hAnsi="宋体" w:eastAsia="宋体" w:cs="宋体"/>
          <w:bCs/>
          <w:color w:val="000000" w:themeColor="text1"/>
          <w:kern w:val="0"/>
          <w:szCs w:val="21"/>
          <w14:textFill>
            <w14:solidFill>
              <w14:schemeClr w14:val="tx1"/>
            </w14:solidFill>
          </w14:textFill>
        </w:rPr>
        <w:t>的</w:t>
      </w:r>
      <w:del w:id="155" w:author="明" w:date="2023-04-26T08:51:24Z">
        <w:r>
          <w:rPr>
            <w:rFonts w:hint="eastAsia" w:ascii="宋体" w:hAnsi="宋体" w:eastAsia="宋体" w:cs="宋体"/>
            <w:bCs/>
            <w:color w:val="000000" w:themeColor="text1"/>
            <w:kern w:val="0"/>
            <w:szCs w:val="21"/>
            <w14:textFill>
              <w14:solidFill>
                <w14:schemeClr w14:val="tx1"/>
              </w14:solidFill>
            </w14:textFill>
          </w:rPr>
          <w:delText>成长</w:delText>
        </w:r>
      </w:del>
      <w:r>
        <w:rPr>
          <w:rFonts w:hint="eastAsia" w:ascii="宋体" w:hAnsi="宋体" w:eastAsia="宋体" w:cs="宋体"/>
          <w:bCs/>
          <w:color w:val="000000" w:themeColor="text1"/>
          <w:kern w:val="0"/>
          <w:szCs w:val="21"/>
          <w14:textFill>
            <w14:solidFill>
              <w14:schemeClr w14:val="tx1"/>
            </w14:solidFill>
          </w14:textFill>
        </w:rPr>
        <w:t>业务量还</w:t>
      </w:r>
      <w:ins w:id="156" w:author="明" w:date="2023-04-26T08:41:20Z">
        <w:r>
          <w:rPr>
            <w:rFonts w:hint="eastAsia" w:ascii="宋体" w:hAnsi="宋体" w:eastAsia="宋体" w:cs="宋体"/>
            <w:bCs/>
            <w:color w:val="000000" w:themeColor="text1"/>
            <w:kern w:val="0"/>
            <w:szCs w:val="21"/>
            <w:lang w:val="en-US" w:eastAsia="zh-CN"/>
            <w14:textFill>
              <w14:solidFill>
                <w14:schemeClr w14:val="tx1"/>
              </w14:solidFill>
            </w14:textFill>
          </w:rPr>
          <w:t>将</w:t>
        </w:r>
      </w:ins>
      <w:ins w:id="157" w:author="明" w:date="2023-04-26T08:51:44Z">
        <w:r>
          <w:rPr>
            <w:rFonts w:hint="eastAsia" w:ascii="宋体" w:hAnsi="宋体" w:eastAsia="宋体" w:cs="宋体"/>
            <w:bCs/>
            <w:color w:val="000000" w:themeColor="text1"/>
            <w:kern w:val="0"/>
            <w:szCs w:val="21"/>
            <w:lang w:val="en-US" w:eastAsia="zh-CN"/>
            <w14:textFill>
              <w14:solidFill>
                <w14:schemeClr w14:val="tx1"/>
              </w14:solidFill>
            </w14:textFill>
          </w:rPr>
          <w:t>随着</w:t>
        </w:r>
      </w:ins>
      <w:ins w:id="158" w:author="明" w:date="2023-04-26T08:51:46Z">
        <w:r>
          <w:rPr>
            <w:rFonts w:hint="eastAsia" w:ascii="宋体" w:hAnsi="宋体" w:eastAsia="宋体" w:cs="宋体"/>
            <w:bCs/>
            <w:color w:val="000000" w:themeColor="text1"/>
            <w:kern w:val="0"/>
            <w:szCs w:val="21"/>
            <w:lang w:val="en-US" w:eastAsia="zh-CN"/>
            <w14:textFill>
              <w14:solidFill>
                <w14:schemeClr w14:val="tx1"/>
              </w14:solidFill>
            </w14:textFill>
          </w:rPr>
          <w:t>经济</w:t>
        </w:r>
      </w:ins>
      <w:ins w:id="159" w:author="明" w:date="2023-04-26T08:51:48Z">
        <w:r>
          <w:rPr>
            <w:rFonts w:hint="eastAsia" w:ascii="宋体" w:hAnsi="宋体" w:eastAsia="宋体" w:cs="宋体"/>
            <w:bCs/>
            <w:color w:val="000000" w:themeColor="text1"/>
            <w:kern w:val="0"/>
            <w:szCs w:val="21"/>
            <w:lang w:val="en-US" w:eastAsia="zh-CN"/>
            <w14:textFill>
              <w14:solidFill>
                <w14:schemeClr w14:val="tx1"/>
              </w14:solidFill>
            </w14:textFill>
          </w:rPr>
          <w:t>增长</w:t>
        </w:r>
      </w:ins>
      <w:del w:id="160" w:author="明" w:date="2023-04-26T08:41:15Z">
        <w:r>
          <w:rPr>
            <w:rFonts w:hint="eastAsia" w:ascii="宋体" w:hAnsi="宋体" w:eastAsia="宋体" w:cs="宋体"/>
            <w:bCs/>
            <w:color w:val="000000" w:themeColor="text1"/>
            <w:kern w:val="0"/>
            <w:szCs w:val="21"/>
            <w14:textFill>
              <w14:solidFill>
                <w14:schemeClr w14:val="tx1"/>
              </w14:solidFill>
            </w14:textFill>
          </w:rPr>
          <w:delText>会</w:delText>
        </w:r>
      </w:del>
      <w:r>
        <w:rPr>
          <w:rFonts w:hint="eastAsia" w:ascii="宋体" w:hAnsi="宋体" w:eastAsia="宋体" w:cs="宋体"/>
          <w:bCs/>
          <w:color w:val="000000" w:themeColor="text1"/>
          <w:kern w:val="0"/>
          <w:szCs w:val="21"/>
          <w14:textFill>
            <w14:solidFill>
              <w14:schemeClr w14:val="tx1"/>
            </w14:solidFill>
          </w14:textFill>
        </w:rPr>
        <w:t>持续</w:t>
      </w:r>
      <w:ins w:id="161" w:author="明" w:date="2023-04-26T08:52:11Z">
        <w:r>
          <w:rPr>
            <w:rFonts w:hint="eastAsia" w:ascii="宋体" w:hAnsi="宋体" w:eastAsia="宋体" w:cs="宋体"/>
            <w:bCs/>
            <w:color w:val="000000" w:themeColor="text1"/>
            <w:kern w:val="0"/>
            <w:szCs w:val="21"/>
            <w:lang w:val="en-US" w:eastAsia="zh-CN"/>
            <w14:textFill>
              <w14:solidFill>
                <w14:schemeClr w14:val="tx1"/>
              </w14:solidFill>
            </w14:textFill>
          </w:rPr>
          <w:t>上升</w:t>
        </w:r>
      </w:ins>
      <w:del w:id="162" w:author="明" w:date="2023-04-26T08:52:08Z">
        <w:r>
          <w:rPr>
            <w:rFonts w:hint="eastAsia" w:ascii="宋体" w:hAnsi="宋体" w:eastAsia="宋体" w:cs="宋体"/>
            <w:bCs/>
            <w:color w:val="000000" w:themeColor="text1"/>
            <w:kern w:val="0"/>
            <w:szCs w:val="21"/>
            <w14:textFill>
              <w14:solidFill>
                <w14:schemeClr w14:val="tx1"/>
              </w14:solidFill>
            </w14:textFill>
          </w:rPr>
          <w:delText>增长</w:delText>
        </w:r>
      </w:del>
      <w:r>
        <w:rPr>
          <w:rFonts w:hint="eastAsia" w:ascii="宋体" w:hAnsi="宋体" w:eastAsia="宋体" w:cs="宋体"/>
          <w:bCs/>
          <w:color w:val="000000" w:themeColor="text1"/>
          <w:kern w:val="0"/>
          <w:szCs w:val="21"/>
          <w14:textFill>
            <w14:solidFill>
              <w14:schemeClr w14:val="tx1"/>
            </w14:solidFill>
          </w14:textFill>
        </w:rPr>
        <w:t>，海底数据中心低时延的优势明显，有望成为我国东数西算战略的重要补充。</w:t>
      </w:r>
    </w:p>
    <w:p>
      <w:pPr>
        <w:spacing w:line="360" w:lineRule="auto"/>
        <w:ind w:firstLine="420"/>
        <w:rPr>
          <w:ins w:id="163" w:author="明" w:date="2023-04-26T09:16:17Z"/>
          <w:rFonts w:hint="eastAsia" w:ascii="宋体" w:hAnsi="宋体" w:eastAsia="宋体" w:cs="宋体"/>
          <w:bCs/>
          <w:color w:val="000000" w:themeColor="text1"/>
          <w:kern w:val="0"/>
          <w:szCs w:val="21"/>
          <w14:textFill>
            <w14:solidFill>
              <w14:schemeClr w14:val="tx1"/>
            </w14:solidFill>
          </w14:textFill>
        </w:rPr>
      </w:pPr>
      <w:ins w:id="164" w:author="魏玥" w:date="2023-04-24T09:49:00Z">
        <w:r>
          <w:rPr>
            <w:rFonts w:hint="eastAsia" w:ascii="宋体" w:hAnsi="宋体" w:eastAsia="宋体" w:cs="宋体"/>
            <w:bCs/>
            <w:color w:val="000000" w:themeColor="text1"/>
            <w:kern w:val="0"/>
            <w:szCs w:val="21"/>
            <w14:textFill>
              <w14:solidFill>
                <w14:schemeClr w14:val="tx1"/>
              </w14:solidFill>
            </w14:textFill>
          </w:rPr>
          <w:t>运营商</w:t>
        </w:r>
      </w:ins>
      <w:ins w:id="165" w:author="明" w:date="2023-04-26T08:46:24Z">
        <w:r>
          <w:rPr>
            <w:rFonts w:hint="eastAsia" w:ascii="宋体" w:hAnsi="宋体" w:eastAsia="宋体" w:cs="宋体"/>
            <w:bCs/>
            <w:color w:val="000000" w:themeColor="text1"/>
            <w:kern w:val="0"/>
            <w:szCs w:val="21"/>
            <w14:textFill>
              <w14:solidFill>
                <w14:schemeClr w14:val="tx1"/>
              </w14:solidFill>
            </w14:textFill>
          </w:rPr>
          <w:t>作为数据中心</w:t>
        </w:r>
      </w:ins>
      <w:ins w:id="166" w:author="明" w:date="2023-04-26T08:46:46Z">
        <w:r>
          <w:rPr>
            <w:rFonts w:hint="eastAsia" w:ascii="宋体" w:hAnsi="宋体" w:eastAsia="宋体" w:cs="宋体"/>
            <w:bCs/>
            <w:color w:val="000000" w:themeColor="text1"/>
            <w:kern w:val="0"/>
            <w:szCs w:val="21"/>
            <w:lang w:val="en-US" w:eastAsia="zh-CN"/>
            <w14:textFill>
              <w14:solidFill>
                <w14:schemeClr w14:val="tx1"/>
              </w14:solidFill>
            </w14:textFill>
          </w:rPr>
          <w:t>发展</w:t>
        </w:r>
      </w:ins>
      <w:ins w:id="167" w:author="明" w:date="2023-04-26T08:46:24Z">
        <w:r>
          <w:rPr>
            <w:rFonts w:hint="eastAsia" w:ascii="宋体" w:hAnsi="宋体" w:eastAsia="宋体" w:cs="宋体"/>
            <w:bCs/>
            <w:color w:val="000000" w:themeColor="text1"/>
            <w:kern w:val="0"/>
            <w:szCs w:val="21"/>
            <w14:textFill>
              <w14:solidFill>
                <w14:schemeClr w14:val="tx1"/>
              </w14:solidFill>
            </w14:textFill>
          </w:rPr>
          <w:t>的中坚力量，投入将持续加大</w:t>
        </w:r>
      </w:ins>
      <w:ins w:id="168" w:author="明" w:date="2023-04-26T08:46:38Z">
        <w:r>
          <w:rPr>
            <w:rFonts w:hint="eastAsia" w:ascii="宋体" w:hAnsi="宋体" w:eastAsia="宋体" w:cs="宋体"/>
            <w:bCs/>
            <w:color w:val="000000" w:themeColor="text1"/>
            <w:kern w:val="0"/>
            <w:szCs w:val="21"/>
            <w:lang w:eastAsia="zh-CN"/>
            <w14:textFill>
              <w14:solidFill>
                <w14:schemeClr w14:val="tx1"/>
              </w14:solidFill>
            </w14:textFill>
          </w:rPr>
          <w:t>，</w:t>
        </w:r>
      </w:ins>
      <w:ins w:id="169" w:author="魏玥" w:date="2023-04-24T09:49:00Z">
        <w:r>
          <w:rPr>
            <w:rFonts w:hint="eastAsia" w:ascii="宋体" w:hAnsi="宋体" w:eastAsia="宋体" w:cs="宋体"/>
            <w:bCs/>
            <w:color w:val="000000" w:themeColor="text1"/>
            <w:kern w:val="0"/>
            <w:szCs w:val="21"/>
            <w14:textFill>
              <w14:solidFill>
                <w14:schemeClr w14:val="tx1"/>
              </w14:solidFill>
            </w14:textFill>
          </w:rPr>
          <w:t>可以因地制宜，</w:t>
        </w:r>
      </w:ins>
      <w:ins w:id="170" w:author="明" w:date="2023-04-26T08:48:37Z">
        <w:r>
          <w:rPr>
            <w:rFonts w:hint="eastAsia" w:ascii="宋体" w:hAnsi="宋体" w:eastAsia="宋体" w:cs="宋体"/>
            <w:bCs/>
            <w:color w:val="000000" w:themeColor="text1"/>
            <w:kern w:val="0"/>
            <w:szCs w:val="21"/>
            <w14:textFill>
              <w14:solidFill>
                <w14:schemeClr w14:val="tx1"/>
              </w14:solidFill>
            </w14:textFill>
          </w:rPr>
          <w:t>积极关注、引入、推广新型</w:t>
        </w:r>
      </w:ins>
      <w:ins w:id="171" w:author="明" w:date="2023-04-26T08:53:40Z">
        <w:r>
          <w:rPr>
            <w:rFonts w:hint="eastAsia" w:ascii="宋体" w:hAnsi="宋体" w:eastAsia="宋体" w:cs="宋体"/>
            <w:bCs/>
            <w:color w:val="000000" w:themeColor="text1"/>
            <w:kern w:val="0"/>
            <w:szCs w:val="21"/>
            <w:lang w:val="en-US" w:eastAsia="zh-CN"/>
            <w14:textFill>
              <w14:solidFill>
                <w14:schemeClr w14:val="tx1"/>
              </w14:solidFill>
            </w14:textFill>
          </w:rPr>
          <w:t>海底</w:t>
        </w:r>
      </w:ins>
      <w:ins w:id="172" w:author="明" w:date="2023-04-26T08:48:37Z">
        <w:r>
          <w:rPr>
            <w:rFonts w:hint="eastAsia" w:ascii="宋体" w:hAnsi="宋体" w:eastAsia="宋体" w:cs="宋体"/>
            <w:bCs/>
            <w:color w:val="000000" w:themeColor="text1"/>
            <w:kern w:val="0"/>
            <w:szCs w:val="21"/>
            <w14:textFill>
              <w14:solidFill>
                <w14:schemeClr w14:val="tx1"/>
              </w14:solidFill>
            </w14:textFill>
          </w:rPr>
          <w:t>数据中心，</w:t>
        </w:r>
      </w:ins>
      <w:ins w:id="173" w:author="魏玥" w:date="2023-04-24T09:49:00Z">
        <w:r>
          <w:rPr>
            <w:rFonts w:hint="eastAsia" w:ascii="宋体" w:hAnsi="宋体" w:eastAsia="宋体" w:cs="宋体"/>
            <w:bCs/>
            <w:color w:val="000000" w:themeColor="text1"/>
            <w:kern w:val="0"/>
            <w:szCs w:val="21"/>
            <w14:textFill>
              <w14:solidFill>
                <w14:schemeClr w14:val="tx1"/>
              </w14:solidFill>
            </w14:textFill>
          </w:rPr>
          <w:t>在沿海城市</w:t>
        </w:r>
      </w:ins>
      <w:ins w:id="174" w:author="魏玥" w:date="2023-04-24T09:49:00Z">
        <w:del w:id="175" w:author="魏玥" w:date="2023-04-24T09:50:00Z">
          <w:r>
            <w:rPr>
              <w:rFonts w:hint="eastAsia" w:ascii="宋体" w:hAnsi="宋体" w:eastAsia="宋体" w:cs="宋体"/>
              <w:bCs/>
              <w:color w:val="000000" w:themeColor="text1"/>
              <w:kern w:val="0"/>
              <w:szCs w:val="21"/>
              <w14:textFill>
                <w14:solidFill>
                  <w14:schemeClr w14:val="tx1"/>
                </w14:solidFill>
              </w14:textFill>
            </w:rPr>
            <w:delText>开展</w:delText>
          </w:r>
        </w:del>
      </w:ins>
      <w:ins w:id="176" w:author="魏玥" w:date="2023-04-24T09:50:00Z">
        <w:r>
          <w:rPr>
            <w:rFonts w:hint="eastAsia" w:ascii="宋体" w:hAnsi="宋体" w:eastAsia="宋体" w:cs="宋体"/>
            <w:bCs/>
            <w:color w:val="000000" w:themeColor="text1"/>
            <w:kern w:val="0"/>
            <w:szCs w:val="21"/>
            <w14:textFill>
              <w14:solidFill>
                <w14:schemeClr w14:val="tx1"/>
              </w14:solidFill>
            </w14:textFill>
          </w:rPr>
          <w:t>提前</w:t>
        </w:r>
      </w:ins>
      <w:ins w:id="177" w:author="魏玥" w:date="2023-04-24T09:49:00Z">
        <w:r>
          <w:rPr>
            <w:rFonts w:hint="eastAsia" w:ascii="宋体" w:hAnsi="宋体" w:eastAsia="宋体" w:cs="宋体"/>
            <w:bCs/>
            <w:color w:val="000000" w:themeColor="text1"/>
            <w:kern w:val="0"/>
            <w:szCs w:val="21"/>
            <w14:textFill>
              <w14:solidFill>
                <w14:schemeClr w14:val="tx1"/>
              </w14:solidFill>
            </w14:textFill>
          </w:rPr>
          <w:t>规划部署</w:t>
        </w:r>
      </w:ins>
      <w:ins w:id="178" w:author="魏玥" w:date="2023-04-24T09:50:00Z">
        <w:r>
          <w:rPr>
            <w:rFonts w:hint="eastAsia" w:ascii="宋体" w:hAnsi="宋体" w:eastAsia="宋体" w:cs="宋体"/>
            <w:bCs/>
            <w:color w:val="000000" w:themeColor="text1"/>
            <w:kern w:val="0"/>
            <w:szCs w:val="21"/>
            <w14:textFill>
              <w14:solidFill>
                <w14:schemeClr w14:val="tx1"/>
              </w14:solidFill>
            </w14:textFill>
          </w:rPr>
          <w:t>，</w:t>
        </w:r>
      </w:ins>
      <w:ins w:id="179" w:author="明" w:date="2023-04-26T08:49:27Z">
        <w:r>
          <w:rPr>
            <w:rFonts w:hint="eastAsia" w:ascii="宋体" w:hAnsi="宋体" w:eastAsia="宋体" w:cs="宋体"/>
            <w:bCs/>
            <w:color w:val="000000" w:themeColor="text1"/>
            <w:kern w:val="0"/>
            <w:szCs w:val="21"/>
            <w14:textFill>
              <w14:solidFill>
                <w14:schemeClr w14:val="tx1"/>
              </w14:solidFill>
            </w14:textFill>
          </w:rPr>
          <w:t>发挥其优势</w:t>
        </w:r>
      </w:ins>
      <w:ins w:id="180" w:author="魏玥" w:date="2023-04-24T09:50:00Z">
        <w:r>
          <w:rPr>
            <w:rFonts w:hint="eastAsia" w:ascii="宋体" w:hAnsi="宋体" w:eastAsia="宋体" w:cs="宋体"/>
            <w:bCs/>
            <w:color w:val="000000" w:themeColor="text1"/>
            <w:kern w:val="0"/>
            <w:szCs w:val="21"/>
            <w14:textFill>
              <w14:solidFill>
                <w14:schemeClr w14:val="tx1"/>
              </w14:solidFill>
            </w14:textFill>
          </w:rPr>
          <w:t>开展</w:t>
        </w:r>
      </w:ins>
      <w:ins w:id="181" w:author="魏玥" w:date="2023-04-24T09:49:00Z">
        <w:del w:id="182" w:author="魏玥" w:date="2023-04-24T09:50:00Z">
          <w:r>
            <w:rPr>
              <w:rFonts w:hint="eastAsia" w:ascii="宋体" w:hAnsi="宋体" w:eastAsia="宋体" w:cs="宋体"/>
              <w:bCs/>
              <w:color w:val="000000" w:themeColor="text1"/>
              <w:kern w:val="0"/>
              <w:szCs w:val="21"/>
              <w14:textFill>
                <w14:solidFill>
                  <w14:schemeClr w14:val="tx1"/>
                </w14:solidFill>
              </w14:textFill>
            </w:rPr>
            <w:delText>和</w:delText>
          </w:r>
        </w:del>
      </w:ins>
      <w:ins w:id="183" w:author="魏玥" w:date="2023-04-24T09:49:00Z">
        <w:r>
          <w:rPr>
            <w:rFonts w:hint="eastAsia" w:ascii="宋体" w:hAnsi="宋体" w:eastAsia="宋体" w:cs="宋体"/>
            <w:bCs/>
            <w:color w:val="000000" w:themeColor="text1"/>
            <w:kern w:val="0"/>
            <w:szCs w:val="21"/>
            <w14:textFill>
              <w14:solidFill>
                <w14:schemeClr w14:val="tx1"/>
              </w14:solidFill>
            </w14:textFill>
          </w:rPr>
          <w:t>建设运营</w:t>
        </w:r>
      </w:ins>
      <w:ins w:id="184" w:author="明" w:date="2023-04-26T08:48:17Z">
        <w:r>
          <w:rPr>
            <w:rFonts w:hint="eastAsia" w:ascii="宋体" w:hAnsi="宋体" w:eastAsia="宋体" w:cs="宋体"/>
            <w:bCs/>
            <w:color w:val="000000" w:themeColor="text1"/>
            <w:kern w:val="0"/>
            <w:szCs w:val="21"/>
            <w:lang w:eastAsia="zh-CN"/>
            <w14:textFill>
              <w14:solidFill>
                <w14:schemeClr w14:val="tx1"/>
              </w14:solidFill>
            </w14:textFill>
          </w:rPr>
          <w:t>，</w:t>
        </w:r>
      </w:ins>
      <w:ins w:id="185" w:author="明" w:date="2023-04-26T08:48:18Z">
        <w:r>
          <w:rPr>
            <w:rFonts w:hint="eastAsia" w:ascii="宋体" w:hAnsi="宋体" w:eastAsia="宋体" w:cs="宋体"/>
            <w:bCs/>
            <w:color w:val="000000" w:themeColor="text1"/>
            <w:kern w:val="0"/>
            <w:szCs w:val="21"/>
            <w14:textFill>
              <w14:solidFill>
                <w14:schemeClr w14:val="tx1"/>
              </w14:solidFill>
            </w14:textFill>
          </w:rPr>
          <w:t>实现</w:t>
        </w:r>
      </w:ins>
      <w:ins w:id="186" w:author="明" w:date="2023-04-26T08:49:48Z">
        <w:r>
          <w:rPr>
            <w:rFonts w:hint="eastAsia" w:ascii="宋体" w:hAnsi="宋体" w:eastAsia="宋体" w:cs="宋体"/>
            <w:bCs/>
            <w:color w:val="000000" w:themeColor="text1"/>
            <w:kern w:val="0"/>
            <w:szCs w:val="21"/>
            <w14:textFill>
              <w14:solidFill>
                <w14:schemeClr w14:val="tx1"/>
              </w14:solidFill>
            </w14:textFill>
          </w:rPr>
          <w:t>企业</w:t>
        </w:r>
      </w:ins>
      <w:ins w:id="187" w:author="明" w:date="2023-04-26T08:48:18Z">
        <w:r>
          <w:rPr>
            <w:rFonts w:hint="eastAsia" w:ascii="宋体" w:hAnsi="宋体" w:eastAsia="宋体" w:cs="宋体"/>
            <w:bCs/>
            <w:color w:val="000000" w:themeColor="text1"/>
            <w:kern w:val="0"/>
            <w:szCs w:val="21"/>
            <w14:textFill>
              <w14:solidFill>
                <w14:schemeClr w14:val="tx1"/>
              </w14:solidFill>
            </w14:textFill>
          </w:rPr>
          <w:t>降本增效</w:t>
        </w:r>
      </w:ins>
      <w:ins w:id="188" w:author="魏玥" w:date="2023-04-24T09:49:00Z">
        <w:r>
          <w:rPr>
            <w:rFonts w:hint="eastAsia" w:ascii="宋体" w:hAnsi="宋体" w:eastAsia="宋体" w:cs="宋体"/>
            <w:bCs/>
            <w:color w:val="000000" w:themeColor="text1"/>
            <w:kern w:val="0"/>
            <w:szCs w:val="21"/>
            <w14:textFill>
              <w14:solidFill>
                <w14:schemeClr w14:val="tx1"/>
              </w14:solidFill>
            </w14:textFill>
          </w:rPr>
          <w:t>。</w:t>
        </w:r>
      </w:ins>
    </w:p>
    <w:p>
      <w:pPr>
        <w:spacing w:line="360" w:lineRule="auto"/>
        <w:ind w:firstLine="420"/>
        <w:rPr>
          <w:ins w:id="189" w:author="明" w:date="2023-04-26T09:16:17Z"/>
          <w:rFonts w:hint="eastAsia" w:ascii="宋体" w:hAnsi="宋体" w:eastAsia="宋体" w:cs="宋体"/>
          <w:bCs/>
          <w:color w:val="000000" w:themeColor="text1"/>
          <w:kern w:val="0"/>
          <w:szCs w:val="21"/>
          <w14:textFill>
            <w14:solidFill>
              <w14:schemeClr w14:val="tx1"/>
            </w14:solidFill>
          </w14:textFill>
        </w:rPr>
      </w:pPr>
    </w:p>
    <w:p>
      <w:pPr>
        <w:spacing w:line="360" w:lineRule="auto"/>
        <w:ind w:firstLine="420"/>
        <w:rPr>
          <w:ins w:id="190" w:author="明" w:date="2023-04-26T09:16:23Z"/>
          <w:rFonts w:hint="eastAsia" w:ascii="宋体" w:hAnsi="宋体" w:eastAsia="宋体" w:cs="宋体"/>
          <w:bCs/>
          <w:color w:val="000000" w:themeColor="text1"/>
          <w:kern w:val="0"/>
          <w:szCs w:val="21"/>
          <w14:textFill>
            <w14:solidFill>
              <w14:schemeClr w14:val="tx1"/>
            </w14:solidFill>
          </w14:textFill>
        </w:rPr>
      </w:pPr>
      <w:ins w:id="191" w:author="明" w:date="2023-04-26T09:16:23Z">
        <w:r>
          <w:rPr>
            <w:rFonts w:hint="eastAsia" w:ascii="宋体" w:hAnsi="宋体" w:eastAsia="宋体" w:cs="宋体"/>
            <w:bCs/>
            <w:color w:val="000000" w:themeColor="text1"/>
            <w:kern w:val="0"/>
            <w:szCs w:val="21"/>
            <w:lang w:val="en-US" w:eastAsia="zh-CN"/>
            <w14:textFill>
              <w14:solidFill>
                <w14:schemeClr w14:val="tx1"/>
              </w14:solidFill>
            </w14:textFill>
          </w:rPr>
          <w:drawing>
            <wp:inline distT="0" distB="0" distL="114300" distR="114300">
              <wp:extent cx="1416685" cy="1889125"/>
              <wp:effectExtent l="0" t="0" r="5715" b="317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6"/>
                      <a:stretch>
                        <a:fillRect/>
                      </a:stretch>
                    </pic:blipFill>
                    <pic:spPr>
                      <a:xfrm>
                        <a:off x="0" y="0"/>
                        <a:ext cx="1416685" cy="1889125"/>
                      </a:xfrm>
                      <a:prstGeom prst="rect">
                        <a:avLst/>
                      </a:prstGeom>
                      <a:noFill/>
                      <a:ln w="9525">
                        <a:noFill/>
                      </a:ln>
                    </pic:spPr>
                  </pic:pic>
                </a:graphicData>
              </a:graphic>
            </wp:inline>
          </w:drawing>
        </w:r>
      </w:ins>
    </w:p>
    <w:p>
      <w:pPr>
        <w:spacing w:line="360" w:lineRule="auto"/>
        <w:ind w:firstLine="420"/>
        <w:rPr>
          <w:ins w:id="193" w:author="ysr72" w:date="2023-04-26T14:18:58Z"/>
          <w:rFonts w:hint="eastAsia" w:ascii="宋体" w:hAnsi="宋体" w:eastAsia="宋体" w:cs="宋体"/>
          <w:bCs/>
          <w:color w:val="000000" w:themeColor="text1"/>
          <w:kern w:val="0"/>
          <w:szCs w:val="21"/>
          <w:lang w:val="en-US" w:eastAsia="zh-CN"/>
          <w14:textFill>
            <w14:solidFill>
              <w14:schemeClr w14:val="tx1"/>
            </w14:solidFill>
          </w14:textFill>
        </w:rPr>
      </w:pPr>
      <w:ins w:id="194" w:author="明" w:date="2023-04-26T09:16:23Z">
        <w:r>
          <w:rPr>
            <w:rFonts w:hint="eastAsia" w:ascii="宋体" w:hAnsi="宋体" w:eastAsia="宋体" w:cs="宋体"/>
            <w:bCs/>
            <w:color w:val="000000" w:themeColor="text1"/>
            <w:kern w:val="0"/>
            <w:szCs w:val="21"/>
            <w:lang w:val="en-US" w:eastAsia="zh-CN"/>
            <w14:textFill>
              <w14:solidFill>
                <w14:schemeClr w14:val="tx1"/>
              </w14:solidFill>
            </w14:textFill>
          </w:rPr>
          <w:t>刘敬东，</w:t>
        </w:r>
      </w:ins>
      <w:ins w:id="195" w:author="ysr72" w:date="2023-04-26T14:18:48Z">
        <w:r>
          <w:rPr>
            <w:rFonts w:hint="eastAsia" w:ascii="宋体" w:hAnsi="宋体" w:eastAsia="宋体" w:cs="宋体"/>
            <w:bCs/>
            <w:color w:val="000000" w:themeColor="text1"/>
            <w:kern w:val="0"/>
            <w:szCs w:val="21"/>
            <w:lang w:val="en-US" w:eastAsia="zh-CN"/>
            <w14:textFill>
              <w14:solidFill>
                <w14:schemeClr w14:val="tx1"/>
              </w14:solidFill>
            </w14:textFill>
          </w:rPr>
          <w:t>二</w:t>
        </w:r>
      </w:ins>
      <w:ins w:id="196" w:author="ysr72" w:date="2023-04-26T14:18:06Z">
        <w:r>
          <w:rPr>
            <w:rFonts w:hint="eastAsia" w:ascii="宋体" w:hAnsi="宋体" w:eastAsia="宋体" w:cs="宋体"/>
            <w:bCs/>
            <w:color w:val="000000" w:themeColor="text1"/>
            <w:kern w:val="0"/>
            <w:szCs w:val="21"/>
            <w:lang w:val="en-US" w:eastAsia="zh-CN"/>
            <w14:textFill>
              <w14:solidFill>
                <w14:schemeClr w14:val="tx1"/>
              </w14:solidFill>
            </w14:textFill>
          </w:rPr>
          <w:t>级</w:t>
        </w:r>
      </w:ins>
      <w:ins w:id="197" w:author="明" w:date="2023-04-26T09:16:23Z">
        <w:r>
          <w:rPr>
            <w:rFonts w:hint="eastAsia" w:ascii="宋体" w:hAnsi="宋体" w:eastAsia="宋体" w:cs="宋体"/>
            <w:bCs/>
            <w:color w:val="000000" w:themeColor="text1"/>
            <w:kern w:val="0"/>
            <w:szCs w:val="21"/>
            <w:lang w:val="en-US" w:eastAsia="zh-CN"/>
            <w14:textFill>
              <w14:solidFill>
                <w14:schemeClr w14:val="tx1"/>
              </w14:solidFill>
            </w14:textFill>
          </w:rPr>
          <w:t>分析师</w:t>
        </w:r>
      </w:ins>
      <w:ins w:id="198" w:author="明" w:date="2023-04-26T09:16:23Z">
        <w:del w:id="199" w:author="ysr72" w:date="2023-04-26T14:18:58Z">
          <w:r>
            <w:rPr>
              <w:rFonts w:hint="eastAsia" w:ascii="宋体" w:hAnsi="宋体" w:eastAsia="宋体" w:cs="宋体"/>
              <w:bCs/>
              <w:color w:val="000000" w:themeColor="text1"/>
              <w:kern w:val="0"/>
              <w:szCs w:val="21"/>
              <w:lang w:val="en-US" w:eastAsia="zh-CN"/>
              <w14:textFill>
                <w14:solidFill>
                  <w14:schemeClr w14:val="tx1"/>
                </w14:solidFill>
              </w14:textFill>
            </w:rPr>
            <w:delText>，</w:delText>
          </w:r>
        </w:del>
      </w:ins>
    </w:p>
    <w:p>
      <w:pPr>
        <w:spacing w:line="360" w:lineRule="auto"/>
        <w:ind w:firstLine="420"/>
        <w:rPr>
          <w:ins w:id="200" w:author="明" w:date="2023-04-26T09:16:23Z"/>
          <w:rFonts w:hint="eastAsia" w:ascii="宋体" w:hAnsi="宋体" w:eastAsia="宋体" w:cs="宋体"/>
          <w:bCs/>
          <w:color w:val="000000" w:themeColor="text1"/>
          <w:kern w:val="0"/>
          <w:szCs w:val="21"/>
          <w14:textFill>
            <w14:solidFill>
              <w14:schemeClr w14:val="tx1"/>
            </w14:solidFill>
          </w14:textFill>
        </w:rPr>
      </w:pPr>
      <w:ins w:id="201" w:author="明" w:date="2023-04-26T09:16:23Z">
        <w:bookmarkStart w:id="0" w:name="_GoBack"/>
        <w:bookmarkEnd w:id="0"/>
        <w:r>
          <w:rPr>
            <w:rFonts w:hint="eastAsia" w:ascii="宋体" w:hAnsi="宋体" w:eastAsia="宋体" w:cs="宋体"/>
            <w:bCs/>
            <w:color w:val="000000" w:themeColor="text1"/>
            <w:kern w:val="0"/>
            <w:szCs w:val="21"/>
            <w:lang w:val="en-US" w:eastAsia="zh-CN"/>
            <w14:textFill>
              <w14:solidFill>
                <w14:schemeClr w14:val="tx1"/>
              </w14:solidFill>
            </w14:textFill>
          </w:rPr>
          <w:t>硕士，就职于中国电信研究院，长期从事电信新产品、客服服务、数字化转型等领域的研究</w:t>
        </w:r>
      </w:ins>
      <w:ins w:id="202" w:author="ysr72" w:date="2023-04-26T14:18:56Z">
        <w:r>
          <w:rPr>
            <w:rFonts w:hint="eastAsia" w:ascii="宋体" w:hAnsi="宋体" w:eastAsia="宋体" w:cs="宋体"/>
            <w:bCs/>
            <w:color w:val="000000" w:themeColor="text1"/>
            <w:kern w:val="0"/>
            <w:szCs w:val="21"/>
            <w:lang w:val="en-US" w:eastAsia="zh-CN"/>
            <w14:textFill>
              <w14:solidFill>
                <w14:schemeClr w14:val="tx1"/>
              </w14:solidFill>
            </w14:textFill>
          </w:rPr>
          <w:t>。</w:t>
        </w:r>
      </w:ins>
    </w:p>
    <w:p>
      <w:pPr>
        <w:spacing w:line="360" w:lineRule="auto"/>
        <w:ind w:firstLine="420"/>
        <w:rPr>
          <w:rFonts w:hint="eastAsia" w:ascii="宋体" w:hAnsi="宋体" w:eastAsia="宋体" w:cs="宋体"/>
          <w:bCs/>
          <w:color w:val="000000" w:themeColor="text1"/>
          <w:kern w:val="0"/>
          <w:szCs w:val="21"/>
          <w14:textFill>
            <w14:solidFill>
              <w14:schemeClr w14:val="tx1"/>
            </w14:solidFill>
          </w14:textFill>
        </w:rPr>
      </w:pPr>
    </w:p>
    <w:p>
      <w:pPr>
        <w:spacing w:line="360" w:lineRule="auto"/>
        <w:ind w:firstLine="420"/>
        <w:rPr>
          <w:rFonts w:ascii="微软雅黑" w:hAnsi="微软雅黑" w:eastAsia="微软雅黑"/>
          <w:color w:val="000000" w:themeColor="text1"/>
          <w:szCs w:val="21"/>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魏玥">
    <w15:presenceInfo w15:providerId="None" w15:userId="魏玥"/>
  </w15:person>
  <w15:person w15:author="明">
    <w15:presenceInfo w15:providerId="WPS Office" w15:userId="416897441"/>
  </w15:person>
  <w15:person w15:author="ysr72">
    <w15:presenceInfo w15:providerId="None" w15:userId="ysr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9"/>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Q4ODQwNThiYTg4YTBlNDhkZDRmNGNiNWM5NWE1YzAifQ=="/>
  </w:docVars>
  <w:rsids>
    <w:rsidRoot w:val="008B62CB"/>
    <w:rsid w:val="0000402F"/>
    <w:rsid w:val="000125B9"/>
    <w:rsid w:val="00013A5B"/>
    <w:rsid w:val="0004368C"/>
    <w:rsid w:val="00045010"/>
    <w:rsid w:val="00052F6B"/>
    <w:rsid w:val="00074E9A"/>
    <w:rsid w:val="00083264"/>
    <w:rsid w:val="00083AC8"/>
    <w:rsid w:val="000858C6"/>
    <w:rsid w:val="000866C7"/>
    <w:rsid w:val="000B1B70"/>
    <w:rsid w:val="000C32DF"/>
    <w:rsid w:val="000C69CA"/>
    <w:rsid w:val="000D7ABE"/>
    <w:rsid w:val="000F0914"/>
    <w:rsid w:val="000F1D7D"/>
    <w:rsid w:val="00124FAD"/>
    <w:rsid w:val="00131D81"/>
    <w:rsid w:val="0013571A"/>
    <w:rsid w:val="001435F9"/>
    <w:rsid w:val="00144F76"/>
    <w:rsid w:val="001579E9"/>
    <w:rsid w:val="00157C01"/>
    <w:rsid w:val="00160118"/>
    <w:rsid w:val="00166247"/>
    <w:rsid w:val="00182F77"/>
    <w:rsid w:val="00185FFD"/>
    <w:rsid w:val="00191BD4"/>
    <w:rsid w:val="00192B67"/>
    <w:rsid w:val="001B1C03"/>
    <w:rsid w:val="001C0D24"/>
    <w:rsid w:val="001C6D98"/>
    <w:rsid w:val="001E0A1D"/>
    <w:rsid w:val="001E32CE"/>
    <w:rsid w:val="001E517F"/>
    <w:rsid w:val="001E55AC"/>
    <w:rsid w:val="001F20A0"/>
    <w:rsid w:val="001F4212"/>
    <w:rsid w:val="001F6BB0"/>
    <w:rsid w:val="002043D5"/>
    <w:rsid w:val="0020764C"/>
    <w:rsid w:val="002147CD"/>
    <w:rsid w:val="002213A2"/>
    <w:rsid w:val="00225F75"/>
    <w:rsid w:val="0023156C"/>
    <w:rsid w:val="00233919"/>
    <w:rsid w:val="0024136F"/>
    <w:rsid w:val="00250F00"/>
    <w:rsid w:val="00251A4D"/>
    <w:rsid w:val="002716A0"/>
    <w:rsid w:val="0027205C"/>
    <w:rsid w:val="00272963"/>
    <w:rsid w:val="00274B02"/>
    <w:rsid w:val="002876E5"/>
    <w:rsid w:val="00292D26"/>
    <w:rsid w:val="00293745"/>
    <w:rsid w:val="00294788"/>
    <w:rsid w:val="00295FE0"/>
    <w:rsid w:val="002A0328"/>
    <w:rsid w:val="002A1121"/>
    <w:rsid w:val="002A1401"/>
    <w:rsid w:val="002A1771"/>
    <w:rsid w:val="002A1A11"/>
    <w:rsid w:val="002A4CDF"/>
    <w:rsid w:val="002B51AF"/>
    <w:rsid w:val="002C66CA"/>
    <w:rsid w:val="002D2FF6"/>
    <w:rsid w:val="002D51D9"/>
    <w:rsid w:val="002E61F9"/>
    <w:rsid w:val="00301B32"/>
    <w:rsid w:val="00303288"/>
    <w:rsid w:val="0032107D"/>
    <w:rsid w:val="003329D4"/>
    <w:rsid w:val="00355BF7"/>
    <w:rsid w:val="00363B79"/>
    <w:rsid w:val="0036789E"/>
    <w:rsid w:val="00370EBB"/>
    <w:rsid w:val="003746A9"/>
    <w:rsid w:val="003858E8"/>
    <w:rsid w:val="0038748F"/>
    <w:rsid w:val="00391952"/>
    <w:rsid w:val="00392FCF"/>
    <w:rsid w:val="0039485E"/>
    <w:rsid w:val="00397213"/>
    <w:rsid w:val="003A1E02"/>
    <w:rsid w:val="003A636E"/>
    <w:rsid w:val="003B5BB6"/>
    <w:rsid w:val="003C2EB9"/>
    <w:rsid w:val="003C6C2A"/>
    <w:rsid w:val="003D2F05"/>
    <w:rsid w:val="003D3020"/>
    <w:rsid w:val="003E0E2B"/>
    <w:rsid w:val="003E7AE4"/>
    <w:rsid w:val="003E7FCF"/>
    <w:rsid w:val="003F1944"/>
    <w:rsid w:val="0041582E"/>
    <w:rsid w:val="00434D9D"/>
    <w:rsid w:val="0043735E"/>
    <w:rsid w:val="00442600"/>
    <w:rsid w:val="00447C2B"/>
    <w:rsid w:val="00453761"/>
    <w:rsid w:val="00456298"/>
    <w:rsid w:val="00462601"/>
    <w:rsid w:val="00475FF4"/>
    <w:rsid w:val="00477C92"/>
    <w:rsid w:val="00477EE7"/>
    <w:rsid w:val="00487D2C"/>
    <w:rsid w:val="004A4AB4"/>
    <w:rsid w:val="004A6472"/>
    <w:rsid w:val="004C27DA"/>
    <w:rsid w:val="004D3B79"/>
    <w:rsid w:val="004D6B23"/>
    <w:rsid w:val="004E447D"/>
    <w:rsid w:val="004E6BF2"/>
    <w:rsid w:val="004E6CB2"/>
    <w:rsid w:val="004F3C28"/>
    <w:rsid w:val="004F59C3"/>
    <w:rsid w:val="004F74E7"/>
    <w:rsid w:val="005028F8"/>
    <w:rsid w:val="00505317"/>
    <w:rsid w:val="0053799C"/>
    <w:rsid w:val="00543E8C"/>
    <w:rsid w:val="00555453"/>
    <w:rsid w:val="00561D6C"/>
    <w:rsid w:val="0056312F"/>
    <w:rsid w:val="0056377E"/>
    <w:rsid w:val="005776DB"/>
    <w:rsid w:val="0058190F"/>
    <w:rsid w:val="005841FD"/>
    <w:rsid w:val="00585CFA"/>
    <w:rsid w:val="005B6A8B"/>
    <w:rsid w:val="005B725F"/>
    <w:rsid w:val="005B72D2"/>
    <w:rsid w:val="005C317C"/>
    <w:rsid w:val="005C4BC8"/>
    <w:rsid w:val="005D09B4"/>
    <w:rsid w:val="005D46D7"/>
    <w:rsid w:val="005E4576"/>
    <w:rsid w:val="005F1D94"/>
    <w:rsid w:val="00607ACB"/>
    <w:rsid w:val="006113B8"/>
    <w:rsid w:val="0062252E"/>
    <w:rsid w:val="00624025"/>
    <w:rsid w:val="00631B70"/>
    <w:rsid w:val="00652562"/>
    <w:rsid w:val="0065281B"/>
    <w:rsid w:val="006537A5"/>
    <w:rsid w:val="00657F68"/>
    <w:rsid w:val="00660707"/>
    <w:rsid w:val="006711BC"/>
    <w:rsid w:val="00675842"/>
    <w:rsid w:val="00682030"/>
    <w:rsid w:val="00684EDC"/>
    <w:rsid w:val="006857AD"/>
    <w:rsid w:val="0068646E"/>
    <w:rsid w:val="0069710B"/>
    <w:rsid w:val="006A53F5"/>
    <w:rsid w:val="006A665E"/>
    <w:rsid w:val="006A7D73"/>
    <w:rsid w:val="006C5CA0"/>
    <w:rsid w:val="006C797C"/>
    <w:rsid w:val="006E16B1"/>
    <w:rsid w:val="006E47BC"/>
    <w:rsid w:val="00710854"/>
    <w:rsid w:val="00711B03"/>
    <w:rsid w:val="00723816"/>
    <w:rsid w:val="00724FEE"/>
    <w:rsid w:val="007264A3"/>
    <w:rsid w:val="0073604A"/>
    <w:rsid w:val="00737625"/>
    <w:rsid w:val="00737D13"/>
    <w:rsid w:val="007403DB"/>
    <w:rsid w:val="007403FD"/>
    <w:rsid w:val="0074478F"/>
    <w:rsid w:val="0076532C"/>
    <w:rsid w:val="00782CAA"/>
    <w:rsid w:val="00787E39"/>
    <w:rsid w:val="0079470D"/>
    <w:rsid w:val="00796120"/>
    <w:rsid w:val="007A1DAA"/>
    <w:rsid w:val="007B64F9"/>
    <w:rsid w:val="007B7DD4"/>
    <w:rsid w:val="007C38D9"/>
    <w:rsid w:val="007C6F57"/>
    <w:rsid w:val="007E507F"/>
    <w:rsid w:val="007E64BE"/>
    <w:rsid w:val="007F4BDD"/>
    <w:rsid w:val="007F4C28"/>
    <w:rsid w:val="00801042"/>
    <w:rsid w:val="00811E0F"/>
    <w:rsid w:val="00824F5B"/>
    <w:rsid w:val="00835F5D"/>
    <w:rsid w:val="00842434"/>
    <w:rsid w:val="0085333E"/>
    <w:rsid w:val="00853CBD"/>
    <w:rsid w:val="0085796B"/>
    <w:rsid w:val="00857A85"/>
    <w:rsid w:val="00861A65"/>
    <w:rsid w:val="00863594"/>
    <w:rsid w:val="00866F65"/>
    <w:rsid w:val="00885A65"/>
    <w:rsid w:val="008876F6"/>
    <w:rsid w:val="00893280"/>
    <w:rsid w:val="00896214"/>
    <w:rsid w:val="00897C14"/>
    <w:rsid w:val="008A5837"/>
    <w:rsid w:val="008B62CB"/>
    <w:rsid w:val="008C746A"/>
    <w:rsid w:val="008D4FB2"/>
    <w:rsid w:val="008E6AE1"/>
    <w:rsid w:val="008F0D57"/>
    <w:rsid w:val="008F3D32"/>
    <w:rsid w:val="008F7B10"/>
    <w:rsid w:val="009018AF"/>
    <w:rsid w:val="00906523"/>
    <w:rsid w:val="009072C9"/>
    <w:rsid w:val="00910521"/>
    <w:rsid w:val="009138E0"/>
    <w:rsid w:val="00914EE4"/>
    <w:rsid w:val="00920FF1"/>
    <w:rsid w:val="00922B8C"/>
    <w:rsid w:val="009316C7"/>
    <w:rsid w:val="0094057B"/>
    <w:rsid w:val="0095367E"/>
    <w:rsid w:val="00975885"/>
    <w:rsid w:val="00984BAF"/>
    <w:rsid w:val="009A5BB8"/>
    <w:rsid w:val="009A668B"/>
    <w:rsid w:val="009B136C"/>
    <w:rsid w:val="009B551F"/>
    <w:rsid w:val="009B77DC"/>
    <w:rsid w:val="009C0BDF"/>
    <w:rsid w:val="009C628D"/>
    <w:rsid w:val="009D7816"/>
    <w:rsid w:val="009F01CB"/>
    <w:rsid w:val="009F410C"/>
    <w:rsid w:val="009F7DA8"/>
    <w:rsid w:val="00A0096F"/>
    <w:rsid w:val="00A02087"/>
    <w:rsid w:val="00A023CF"/>
    <w:rsid w:val="00A106F5"/>
    <w:rsid w:val="00A14C8D"/>
    <w:rsid w:val="00A15285"/>
    <w:rsid w:val="00A20C75"/>
    <w:rsid w:val="00A2643F"/>
    <w:rsid w:val="00A2741D"/>
    <w:rsid w:val="00A43EA5"/>
    <w:rsid w:val="00A52471"/>
    <w:rsid w:val="00A6339A"/>
    <w:rsid w:val="00A671CD"/>
    <w:rsid w:val="00A67979"/>
    <w:rsid w:val="00A703C5"/>
    <w:rsid w:val="00A72FE7"/>
    <w:rsid w:val="00AC129E"/>
    <w:rsid w:val="00AC3269"/>
    <w:rsid w:val="00AC3B8E"/>
    <w:rsid w:val="00AC5DA2"/>
    <w:rsid w:val="00AD24E5"/>
    <w:rsid w:val="00AD32EB"/>
    <w:rsid w:val="00AD582C"/>
    <w:rsid w:val="00AE388E"/>
    <w:rsid w:val="00AE3FB3"/>
    <w:rsid w:val="00AE638D"/>
    <w:rsid w:val="00AE7223"/>
    <w:rsid w:val="00AF2ED4"/>
    <w:rsid w:val="00AF3766"/>
    <w:rsid w:val="00AF43B0"/>
    <w:rsid w:val="00AF6DDA"/>
    <w:rsid w:val="00AF7002"/>
    <w:rsid w:val="00AF7710"/>
    <w:rsid w:val="00B017B5"/>
    <w:rsid w:val="00B1141F"/>
    <w:rsid w:val="00B125D1"/>
    <w:rsid w:val="00B27E83"/>
    <w:rsid w:val="00B36777"/>
    <w:rsid w:val="00B42DB5"/>
    <w:rsid w:val="00B51F32"/>
    <w:rsid w:val="00B57DFF"/>
    <w:rsid w:val="00B62AAB"/>
    <w:rsid w:val="00B71184"/>
    <w:rsid w:val="00B733FE"/>
    <w:rsid w:val="00B76538"/>
    <w:rsid w:val="00B828E9"/>
    <w:rsid w:val="00B849E4"/>
    <w:rsid w:val="00B903B4"/>
    <w:rsid w:val="00B939F1"/>
    <w:rsid w:val="00BA4CF7"/>
    <w:rsid w:val="00BA5E4E"/>
    <w:rsid w:val="00BB5F33"/>
    <w:rsid w:val="00BC550D"/>
    <w:rsid w:val="00BD1DB8"/>
    <w:rsid w:val="00BD3C04"/>
    <w:rsid w:val="00BD6ECD"/>
    <w:rsid w:val="00BE02AC"/>
    <w:rsid w:val="00BE772A"/>
    <w:rsid w:val="00BF5143"/>
    <w:rsid w:val="00C01444"/>
    <w:rsid w:val="00C113DA"/>
    <w:rsid w:val="00C21B02"/>
    <w:rsid w:val="00C26AEB"/>
    <w:rsid w:val="00C32070"/>
    <w:rsid w:val="00C34107"/>
    <w:rsid w:val="00C420B0"/>
    <w:rsid w:val="00C51E83"/>
    <w:rsid w:val="00C53226"/>
    <w:rsid w:val="00C552BA"/>
    <w:rsid w:val="00C57C9D"/>
    <w:rsid w:val="00C61AE7"/>
    <w:rsid w:val="00C62F7C"/>
    <w:rsid w:val="00C6481A"/>
    <w:rsid w:val="00C73940"/>
    <w:rsid w:val="00C86323"/>
    <w:rsid w:val="00C953A9"/>
    <w:rsid w:val="00CA2B30"/>
    <w:rsid w:val="00CB58B5"/>
    <w:rsid w:val="00CC2A5C"/>
    <w:rsid w:val="00CD7DA8"/>
    <w:rsid w:val="00CF00AA"/>
    <w:rsid w:val="00CF052A"/>
    <w:rsid w:val="00CF0C3B"/>
    <w:rsid w:val="00D018F1"/>
    <w:rsid w:val="00D21473"/>
    <w:rsid w:val="00D24241"/>
    <w:rsid w:val="00D25E3A"/>
    <w:rsid w:val="00D26805"/>
    <w:rsid w:val="00D27EFE"/>
    <w:rsid w:val="00D34FC4"/>
    <w:rsid w:val="00D3636B"/>
    <w:rsid w:val="00D402D5"/>
    <w:rsid w:val="00D415FA"/>
    <w:rsid w:val="00D521FE"/>
    <w:rsid w:val="00D541DC"/>
    <w:rsid w:val="00D67CE4"/>
    <w:rsid w:val="00D83335"/>
    <w:rsid w:val="00D83590"/>
    <w:rsid w:val="00D929D6"/>
    <w:rsid w:val="00D9514F"/>
    <w:rsid w:val="00DA10EB"/>
    <w:rsid w:val="00DC0121"/>
    <w:rsid w:val="00DC3198"/>
    <w:rsid w:val="00DD35B5"/>
    <w:rsid w:val="00DD68BB"/>
    <w:rsid w:val="00DF1661"/>
    <w:rsid w:val="00DF7D0B"/>
    <w:rsid w:val="00E05C3E"/>
    <w:rsid w:val="00E06204"/>
    <w:rsid w:val="00E126F4"/>
    <w:rsid w:val="00E15073"/>
    <w:rsid w:val="00E164BF"/>
    <w:rsid w:val="00E26759"/>
    <w:rsid w:val="00E27E2A"/>
    <w:rsid w:val="00E3170D"/>
    <w:rsid w:val="00E31C37"/>
    <w:rsid w:val="00E359B2"/>
    <w:rsid w:val="00E362ED"/>
    <w:rsid w:val="00E57ADD"/>
    <w:rsid w:val="00E662F9"/>
    <w:rsid w:val="00E82A9A"/>
    <w:rsid w:val="00E838D6"/>
    <w:rsid w:val="00E946D2"/>
    <w:rsid w:val="00E95F77"/>
    <w:rsid w:val="00EA2627"/>
    <w:rsid w:val="00EA6FFB"/>
    <w:rsid w:val="00EB20F1"/>
    <w:rsid w:val="00EB5185"/>
    <w:rsid w:val="00EC32CF"/>
    <w:rsid w:val="00EC556D"/>
    <w:rsid w:val="00EC69E1"/>
    <w:rsid w:val="00EC7994"/>
    <w:rsid w:val="00ED0836"/>
    <w:rsid w:val="00ED6AB9"/>
    <w:rsid w:val="00EE2122"/>
    <w:rsid w:val="00EF2A7F"/>
    <w:rsid w:val="00EF2C5E"/>
    <w:rsid w:val="00F05381"/>
    <w:rsid w:val="00F12784"/>
    <w:rsid w:val="00F15EA2"/>
    <w:rsid w:val="00F20F25"/>
    <w:rsid w:val="00F21DF8"/>
    <w:rsid w:val="00F24226"/>
    <w:rsid w:val="00F33AD0"/>
    <w:rsid w:val="00F43D38"/>
    <w:rsid w:val="00F45F9F"/>
    <w:rsid w:val="00F47C3F"/>
    <w:rsid w:val="00F55571"/>
    <w:rsid w:val="00F64FDC"/>
    <w:rsid w:val="00F66695"/>
    <w:rsid w:val="00F82A4A"/>
    <w:rsid w:val="00F86261"/>
    <w:rsid w:val="00FA3467"/>
    <w:rsid w:val="00FA3F95"/>
    <w:rsid w:val="00FD224F"/>
    <w:rsid w:val="00FD6FFD"/>
    <w:rsid w:val="00FF5E13"/>
    <w:rsid w:val="0D8C7472"/>
    <w:rsid w:val="24AC4DB6"/>
    <w:rsid w:val="2FD56AC2"/>
    <w:rsid w:val="32F83596"/>
    <w:rsid w:val="3342092D"/>
    <w:rsid w:val="3A903BE6"/>
    <w:rsid w:val="47A442F1"/>
    <w:rsid w:val="4B500625"/>
    <w:rsid w:val="4CC7257B"/>
    <w:rsid w:val="511365F6"/>
    <w:rsid w:val="65110961"/>
    <w:rsid w:val="69A2427D"/>
    <w:rsid w:val="6BD1685E"/>
    <w:rsid w:val="714B5E37"/>
    <w:rsid w:val="736507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1"/>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4">
    <w:name w:val="heading 3"/>
    <w:basedOn w:val="1"/>
    <w:next w:val="1"/>
    <w:link w:val="22"/>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8"/>
    <w:semiHidden/>
    <w:unhideWhenUsed/>
    <w:qFormat/>
    <w:uiPriority w:val="99"/>
    <w:pPr>
      <w:jc w:val="left"/>
    </w:pPr>
  </w:style>
  <w:style w:type="paragraph" w:styleId="6">
    <w:name w:val="Body Text"/>
    <w:basedOn w:val="1"/>
    <w:link w:val="33"/>
    <w:qFormat/>
    <w:uiPriority w:val="0"/>
    <w:pPr>
      <w:spacing w:line="394" w:lineRule="auto"/>
      <w:ind w:firstLine="400"/>
      <w:jc w:val="left"/>
    </w:pPr>
    <w:rPr>
      <w:rFonts w:ascii="黑体" w:hAnsi="黑体" w:eastAsia="黑体" w:cs="黑体"/>
      <w:sz w:val="28"/>
      <w:szCs w:val="28"/>
    </w:rPr>
  </w:style>
  <w:style w:type="paragraph" w:styleId="7">
    <w:name w:val="Balloon Text"/>
    <w:basedOn w:val="1"/>
    <w:link w:val="37"/>
    <w:semiHidden/>
    <w:unhideWhenUsed/>
    <w:qFormat/>
    <w:uiPriority w:val="99"/>
    <w:rPr>
      <w:sz w:val="18"/>
      <w:szCs w:val="18"/>
    </w:rPr>
  </w:style>
  <w:style w:type="paragraph" w:styleId="8">
    <w:name w:val="footer"/>
    <w:basedOn w:val="1"/>
    <w:link w:val="36"/>
    <w:unhideWhenUsed/>
    <w:qFormat/>
    <w:uiPriority w:val="99"/>
    <w:pPr>
      <w:tabs>
        <w:tab w:val="center" w:pos="4153"/>
        <w:tab w:val="right" w:pos="8306"/>
      </w:tabs>
      <w:snapToGrid w:val="0"/>
      <w:jc w:val="left"/>
    </w:pPr>
    <w:rPr>
      <w:sz w:val="18"/>
      <w:szCs w:val="18"/>
    </w:rPr>
  </w:style>
  <w:style w:type="paragraph" w:styleId="9">
    <w:name w:val="header"/>
    <w:basedOn w:val="1"/>
    <w:link w:val="35"/>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1">
    <w:name w:val="annotation subject"/>
    <w:basedOn w:val="5"/>
    <w:next w:val="5"/>
    <w:link w:val="39"/>
    <w:semiHidden/>
    <w:unhideWhenUsed/>
    <w:qFormat/>
    <w:uiPriority w:val="99"/>
    <w:rPr>
      <w:b/>
      <w:bCs/>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bCs/>
    </w:rPr>
  </w:style>
  <w:style w:type="character" w:styleId="16">
    <w:name w:val="FollowedHyperlink"/>
    <w:basedOn w:val="14"/>
    <w:semiHidden/>
    <w:unhideWhenUsed/>
    <w:qFormat/>
    <w:uiPriority w:val="99"/>
    <w:rPr>
      <w:color w:val="4A90E2"/>
      <w:u w:val="none"/>
    </w:rPr>
  </w:style>
  <w:style w:type="character" w:styleId="17">
    <w:name w:val="Emphasis"/>
    <w:basedOn w:val="14"/>
    <w:qFormat/>
    <w:uiPriority w:val="20"/>
    <w:rPr>
      <w:i/>
      <w:iCs/>
    </w:rPr>
  </w:style>
  <w:style w:type="character" w:styleId="18">
    <w:name w:val="Hyperlink"/>
    <w:basedOn w:val="14"/>
    <w:semiHidden/>
    <w:unhideWhenUsed/>
    <w:qFormat/>
    <w:uiPriority w:val="99"/>
    <w:rPr>
      <w:color w:val="0000FF"/>
      <w:u w:val="single"/>
    </w:rPr>
  </w:style>
  <w:style w:type="character" w:styleId="19">
    <w:name w:val="annotation reference"/>
    <w:basedOn w:val="14"/>
    <w:semiHidden/>
    <w:unhideWhenUsed/>
    <w:qFormat/>
    <w:uiPriority w:val="99"/>
    <w:rPr>
      <w:sz w:val="21"/>
      <w:szCs w:val="21"/>
    </w:rPr>
  </w:style>
  <w:style w:type="character" w:customStyle="1" w:styleId="20">
    <w:name w:val="autoopen-title"/>
    <w:basedOn w:val="14"/>
    <w:qFormat/>
    <w:uiPriority w:val="0"/>
  </w:style>
  <w:style w:type="character" w:customStyle="1" w:styleId="21">
    <w:name w:val="标题 2 字符"/>
    <w:basedOn w:val="14"/>
    <w:link w:val="3"/>
    <w:qFormat/>
    <w:uiPriority w:val="9"/>
    <w:rPr>
      <w:rFonts w:ascii="宋体" w:hAnsi="宋体" w:eastAsia="宋体" w:cs="宋体"/>
      <w:b/>
      <w:bCs/>
      <w:kern w:val="0"/>
      <w:sz w:val="36"/>
      <w:szCs w:val="36"/>
    </w:rPr>
  </w:style>
  <w:style w:type="character" w:customStyle="1" w:styleId="22">
    <w:name w:val="标题 3 字符"/>
    <w:basedOn w:val="14"/>
    <w:link w:val="4"/>
    <w:qFormat/>
    <w:uiPriority w:val="9"/>
    <w:rPr>
      <w:rFonts w:ascii="宋体" w:hAnsi="宋体" w:eastAsia="宋体" w:cs="宋体"/>
      <w:b/>
      <w:bCs/>
      <w:kern w:val="0"/>
      <w:sz w:val="27"/>
      <w:szCs w:val="27"/>
    </w:rPr>
  </w:style>
  <w:style w:type="character" w:customStyle="1" w:styleId="23">
    <w:name w:val="largefont"/>
    <w:basedOn w:val="14"/>
    <w:qFormat/>
    <w:uiPriority w:val="0"/>
  </w:style>
  <w:style w:type="character" w:customStyle="1" w:styleId="24">
    <w:name w:val="medfont"/>
    <w:basedOn w:val="14"/>
    <w:qFormat/>
    <w:uiPriority w:val="0"/>
  </w:style>
  <w:style w:type="character" w:customStyle="1" w:styleId="25">
    <w:name w:val="smallfont"/>
    <w:basedOn w:val="14"/>
    <w:qFormat/>
    <w:uiPriority w:val="0"/>
  </w:style>
  <w:style w:type="character" w:customStyle="1" w:styleId="26">
    <w:name w:val="ml30"/>
    <w:basedOn w:val="14"/>
    <w:qFormat/>
    <w:uiPriority w:val="0"/>
  </w:style>
  <w:style w:type="character" w:customStyle="1" w:styleId="27">
    <w:name w:val="标题 1 字符"/>
    <w:basedOn w:val="14"/>
    <w:link w:val="2"/>
    <w:qFormat/>
    <w:uiPriority w:val="9"/>
    <w:rPr>
      <w:b/>
      <w:bCs/>
      <w:kern w:val="44"/>
      <w:sz w:val="44"/>
      <w:szCs w:val="44"/>
    </w:rPr>
  </w:style>
  <w:style w:type="character" w:customStyle="1" w:styleId="28">
    <w:name w:val="bjh-p"/>
    <w:basedOn w:val="14"/>
    <w:qFormat/>
    <w:uiPriority w:val="0"/>
  </w:style>
  <w:style w:type="character" w:customStyle="1" w:styleId="29">
    <w:name w:val="bjh-strong"/>
    <w:basedOn w:val="14"/>
    <w:qFormat/>
    <w:uiPriority w:val="0"/>
  </w:style>
  <w:style w:type="character" w:customStyle="1" w:styleId="30">
    <w:name w:val="Other_"/>
    <w:basedOn w:val="14"/>
    <w:link w:val="31"/>
    <w:qFormat/>
    <w:uiPriority w:val="0"/>
    <w:rPr>
      <w:rFonts w:ascii="宋体" w:hAnsi="宋体" w:eastAsia="宋体" w:cs="宋体"/>
    </w:rPr>
  </w:style>
  <w:style w:type="paragraph" w:customStyle="1" w:styleId="31">
    <w:name w:val="Other"/>
    <w:basedOn w:val="1"/>
    <w:link w:val="30"/>
    <w:qFormat/>
    <w:uiPriority w:val="0"/>
    <w:pPr>
      <w:spacing w:line="305" w:lineRule="exact"/>
      <w:jc w:val="left"/>
    </w:pPr>
    <w:rPr>
      <w:rFonts w:ascii="宋体" w:hAnsi="宋体" w:eastAsia="宋体" w:cs="宋体"/>
    </w:rPr>
  </w:style>
  <w:style w:type="paragraph" w:styleId="32">
    <w:name w:val="List Paragraph"/>
    <w:basedOn w:val="1"/>
    <w:qFormat/>
    <w:uiPriority w:val="34"/>
    <w:pPr>
      <w:ind w:firstLine="420" w:firstLineChars="200"/>
    </w:pPr>
  </w:style>
  <w:style w:type="character" w:customStyle="1" w:styleId="33">
    <w:name w:val="正文文本 字符"/>
    <w:basedOn w:val="14"/>
    <w:link w:val="6"/>
    <w:qFormat/>
    <w:uiPriority w:val="0"/>
    <w:rPr>
      <w:rFonts w:ascii="黑体" w:hAnsi="黑体" w:eastAsia="黑体" w:cs="黑体"/>
      <w:sz w:val="28"/>
      <w:szCs w:val="28"/>
    </w:rPr>
  </w:style>
  <w:style w:type="character" w:customStyle="1" w:styleId="34">
    <w:name w:val="正文文本 字符1"/>
    <w:basedOn w:val="14"/>
    <w:semiHidden/>
    <w:qFormat/>
    <w:uiPriority w:val="99"/>
  </w:style>
  <w:style w:type="character" w:customStyle="1" w:styleId="35">
    <w:name w:val="页眉 字符"/>
    <w:basedOn w:val="14"/>
    <w:link w:val="9"/>
    <w:qFormat/>
    <w:uiPriority w:val="99"/>
    <w:rPr>
      <w:sz w:val="18"/>
      <w:szCs w:val="18"/>
    </w:rPr>
  </w:style>
  <w:style w:type="character" w:customStyle="1" w:styleId="36">
    <w:name w:val="页脚 字符"/>
    <w:basedOn w:val="14"/>
    <w:link w:val="8"/>
    <w:qFormat/>
    <w:uiPriority w:val="99"/>
    <w:rPr>
      <w:sz w:val="18"/>
      <w:szCs w:val="18"/>
    </w:rPr>
  </w:style>
  <w:style w:type="character" w:customStyle="1" w:styleId="37">
    <w:name w:val="批注框文本 字符"/>
    <w:basedOn w:val="14"/>
    <w:link w:val="7"/>
    <w:semiHidden/>
    <w:qFormat/>
    <w:uiPriority w:val="99"/>
    <w:rPr>
      <w:kern w:val="2"/>
      <w:sz w:val="18"/>
      <w:szCs w:val="18"/>
    </w:rPr>
  </w:style>
  <w:style w:type="character" w:customStyle="1" w:styleId="38">
    <w:name w:val="批注文字 字符"/>
    <w:basedOn w:val="14"/>
    <w:link w:val="5"/>
    <w:semiHidden/>
    <w:qFormat/>
    <w:uiPriority w:val="99"/>
    <w:rPr>
      <w:kern w:val="2"/>
      <w:sz w:val="21"/>
      <w:szCs w:val="22"/>
    </w:rPr>
  </w:style>
  <w:style w:type="character" w:customStyle="1" w:styleId="39">
    <w:name w:val="批注主题 字符"/>
    <w:basedOn w:val="38"/>
    <w:link w:val="11"/>
    <w:semiHidden/>
    <w:qFormat/>
    <w:uiPriority w:val="99"/>
    <w:rPr>
      <w:b/>
      <w:bCs/>
      <w:kern w:val="2"/>
      <w:sz w:val="21"/>
      <w:szCs w:val="22"/>
    </w:rPr>
  </w:style>
  <w:style w:type="character" w:customStyle="1" w:styleId="40">
    <w:name w:val="hover14"/>
    <w:basedOn w:val="14"/>
    <w:qFormat/>
    <w:uiPriority w:val="0"/>
    <w:rPr>
      <w:b/>
      <w:bCs/>
      <w:color w:val="EA5404"/>
      <w:shd w:val="clear" w:fill="FFEDE3"/>
    </w:rPr>
  </w:style>
  <w:style w:type="character" w:customStyle="1" w:styleId="41">
    <w:name w:val="hover15"/>
    <w:basedOn w:val="14"/>
    <w:qFormat/>
    <w:uiPriority w:val="0"/>
    <w:rPr>
      <w:shd w:val="clear" w:fill="FFEDE3"/>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 Inc.</Company>
  <Pages>4</Pages>
  <Words>2940</Words>
  <Characters>3214</Characters>
  <Lines>21</Lines>
  <Paragraphs>6</Paragraphs>
  <TotalTime>22</TotalTime>
  <ScaleCrop>false</ScaleCrop>
  <LinksUpToDate>false</LinksUpToDate>
  <CharactersWithSpaces>3225</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2023-04-24T01:51:00Z</dcterms:created>
  <dc:creator>liujd</dc:creator>
  <cp:lastModifiedBy>ysr72</cp:lastModifiedBy>
  <dcterms:modified xsi:type="dcterms:W3CDTF">2023-04-26T06:21:04Z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6E9E01872B32427A9E60DBCA04B7C147</vt:lpwstr>
  </property>
</Properties>
</file>