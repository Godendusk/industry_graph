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FD5155" w14:textId="485A7E8A" w:rsidR="004930A6" w:rsidRDefault="00F802B4" w:rsidP="0040385A">
      <w:pPr>
        <w:pStyle w:val="ab"/>
        <w:adjustRightInd w:val="0"/>
        <w:spacing w:line="360" w:lineRule="auto"/>
        <w:outlineLvl w:val="9"/>
        <w:rPr>
          <w:rFonts w:ascii="仿宋" w:eastAsia="仿宋" w:hAnsi="仿宋"/>
          <w:color w:val="auto"/>
          <w:sz w:val="28"/>
          <w:szCs w:val="24"/>
        </w:rPr>
      </w:pPr>
      <w:commentRangeStart w:id="0"/>
      <w:commentRangeStart w:id="1"/>
      <w:commentRangeStart w:id="2"/>
      <w:commentRangeStart w:id="3"/>
      <w:r>
        <w:rPr>
          <w:rFonts w:ascii="仿宋" w:eastAsia="仿宋" w:hAnsi="仿宋" w:hint="eastAsia"/>
          <w:color w:val="auto"/>
          <w:sz w:val="28"/>
          <w:szCs w:val="24"/>
        </w:rPr>
        <w:t>德国电信</w:t>
      </w:r>
      <w:commentRangeEnd w:id="0"/>
      <w:r w:rsidR="002214ED">
        <w:rPr>
          <w:rStyle w:val="ae"/>
          <w:b w:val="0"/>
          <w:bCs w:val="0"/>
          <w:color w:val="333333"/>
        </w:rPr>
        <w:commentReference w:id="0"/>
      </w:r>
      <w:commentRangeEnd w:id="1"/>
      <w:commentRangeEnd w:id="2"/>
      <w:commentRangeEnd w:id="3"/>
      <w:r w:rsidR="00B443D3">
        <w:rPr>
          <w:rStyle w:val="ae"/>
          <w:b w:val="0"/>
          <w:bCs w:val="0"/>
          <w:color w:val="333333"/>
        </w:rPr>
        <w:commentReference w:id="1"/>
      </w:r>
      <w:r w:rsidR="00B443D3">
        <w:rPr>
          <w:rStyle w:val="ae"/>
          <w:b w:val="0"/>
          <w:bCs w:val="0"/>
          <w:color w:val="333333"/>
        </w:rPr>
        <w:commentReference w:id="2"/>
      </w:r>
      <w:r w:rsidR="00B443D3">
        <w:rPr>
          <w:rStyle w:val="ae"/>
          <w:b w:val="0"/>
          <w:bCs w:val="0"/>
          <w:color w:val="333333"/>
        </w:rPr>
        <w:commentReference w:id="3"/>
      </w:r>
      <w:r w:rsidR="0040385A">
        <w:rPr>
          <w:rFonts w:ascii="仿宋" w:eastAsia="仿宋" w:hAnsi="仿宋" w:hint="eastAsia"/>
          <w:color w:val="auto"/>
          <w:sz w:val="28"/>
          <w:szCs w:val="24"/>
        </w:rPr>
        <w:t>面向全球数字服务商</w:t>
      </w:r>
      <w:r>
        <w:rPr>
          <w:rFonts w:ascii="仿宋" w:eastAsia="仿宋" w:hAnsi="仿宋" w:hint="eastAsia"/>
          <w:color w:val="auto"/>
          <w:sz w:val="28"/>
          <w:szCs w:val="24"/>
        </w:rPr>
        <w:t>的</w:t>
      </w:r>
      <w:r w:rsidR="0040385A">
        <w:rPr>
          <w:rFonts w:ascii="仿宋" w:eastAsia="仿宋" w:hAnsi="仿宋" w:hint="eastAsia"/>
          <w:color w:val="auto"/>
          <w:sz w:val="28"/>
          <w:szCs w:val="24"/>
        </w:rPr>
        <w:t>业务转型</w:t>
      </w:r>
      <w:del w:id="4" w:author="roger" w:date="2025-03-17T11:00:00Z">
        <w:r w:rsidDel="00723865">
          <w:rPr>
            <w:rFonts w:ascii="仿宋" w:eastAsia="仿宋" w:hAnsi="仿宋" w:hint="eastAsia"/>
            <w:color w:val="auto"/>
            <w:sz w:val="28"/>
            <w:szCs w:val="24"/>
          </w:rPr>
          <w:delText>之路</w:delText>
        </w:r>
      </w:del>
      <w:ins w:id="5" w:author="roger" w:date="2025-03-17T11:00:00Z">
        <w:r w:rsidR="00723865">
          <w:rPr>
            <w:rFonts w:ascii="仿宋" w:eastAsia="仿宋" w:hAnsi="仿宋" w:hint="eastAsia"/>
            <w:color w:val="auto"/>
            <w:sz w:val="28"/>
            <w:szCs w:val="24"/>
          </w:rPr>
          <w:t>经验</w:t>
        </w:r>
      </w:ins>
      <w:r w:rsidR="0040385A">
        <w:rPr>
          <w:rFonts w:ascii="仿宋" w:eastAsia="仿宋" w:hAnsi="仿宋" w:hint="eastAsia"/>
          <w:color w:val="auto"/>
          <w:sz w:val="28"/>
          <w:szCs w:val="24"/>
        </w:rPr>
        <w:t>及启示</w:t>
      </w:r>
    </w:p>
    <w:p w14:paraId="0325E800" w14:textId="6A21A74F" w:rsidR="004930A6" w:rsidRDefault="00F802B4" w:rsidP="00E67D72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color w:val="333333"/>
          <w:sz w:val="28"/>
        </w:rPr>
      </w:pPr>
      <w:r>
        <w:rPr>
          <w:rFonts w:ascii="仿宋" w:eastAsia="仿宋" w:hAnsi="仿宋" w:hint="eastAsia"/>
          <w:color w:val="333333"/>
          <w:sz w:val="28"/>
        </w:rPr>
        <w:t>面向传统语音消息业务饱和</w:t>
      </w:r>
      <w:ins w:id="6" w:author="roger" w:date="2025-03-17T09:52:00Z">
        <w:r w:rsidR="002214ED">
          <w:rPr>
            <w:rFonts w:ascii="仿宋" w:eastAsia="仿宋" w:hAnsi="仿宋" w:hint="eastAsia"/>
            <w:color w:val="333333"/>
            <w:sz w:val="28"/>
          </w:rPr>
          <w:t>及</w:t>
        </w:r>
      </w:ins>
      <w:del w:id="7" w:author="roger" w:date="2025-03-17T09:52:00Z">
        <w:r w:rsidDel="002214ED">
          <w:rPr>
            <w:rFonts w:ascii="仿宋" w:eastAsia="仿宋" w:hAnsi="仿宋" w:hint="eastAsia"/>
            <w:color w:val="333333"/>
            <w:sz w:val="28"/>
          </w:rPr>
          <w:delText>或</w:delText>
        </w:r>
      </w:del>
      <w:r>
        <w:rPr>
          <w:rFonts w:ascii="仿宋" w:eastAsia="仿宋" w:hAnsi="仿宋" w:hint="eastAsia"/>
          <w:color w:val="333333"/>
          <w:sz w:val="28"/>
        </w:rPr>
        <w:t>营收下滑，业务转型</w:t>
      </w:r>
      <w:r w:rsidR="00882116">
        <w:rPr>
          <w:rFonts w:ascii="仿宋" w:eastAsia="仿宋" w:hAnsi="仿宋" w:hint="eastAsia"/>
          <w:color w:val="333333"/>
          <w:sz w:val="28"/>
        </w:rPr>
        <w:t>升级</w:t>
      </w:r>
      <w:r>
        <w:rPr>
          <w:rFonts w:ascii="仿宋" w:eastAsia="仿宋" w:hAnsi="仿宋" w:hint="eastAsia"/>
          <w:color w:val="333333"/>
          <w:sz w:val="28"/>
        </w:rPr>
        <w:t>成为电信运营商突破增长瓶颈、培育第二曲线的核心路径。</w:t>
      </w:r>
      <w:del w:id="8" w:author="roger" w:date="2025-03-17T10:05:00Z">
        <w:r w:rsidDel="002214ED">
          <w:rPr>
            <w:rFonts w:ascii="仿宋" w:eastAsia="仿宋" w:hAnsi="仿宋" w:hint="eastAsia"/>
            <w:color w:val="333333"/>
            <w:sz w:val="28"/>
          </w:rPr>
          <w:delText>作为欧洲最大电信运营商，</w:delText>
        </w:r>
      </w:del>
      <w:r>
        <w:rPr>
          <w:rFonts w:ascii="仿宋" w:eastAsia="仿宋" w:hAnsi="仿宋" w:hint="eastAsia"/>
          <w:color w:val="333333"/>
          <w:sz w:val="28"/>
        </w:rPr>
        <w:t>德国电信（Deutsche Telekom）2009年以来长期探索基础业务升级，</w:t>
      </w:r>
      <w:ins w:id="9" w:author="roger" w:date="2025-03-17T09:50:00Z">
        <w:r w:rsidR="002214ED">
          <w:rPr>
            <w:rFonts w:ascii="仿宋" w:eastAsia="仿宋" w:hAnsi="仿宋" w:hint="eastAsia"/>
            <w:color w:val="333333"/>
            <w:sz w:val="28"/>
          </w:rPr>
          <w:t>2</w:t>
        </w:r>
        <w:r w:rsidR="002214ED">
          <w:rPr>
            <w:rFonts w:ascii="仿宋" w:eastAsia="仿宋" w:hAnsi="仿宋"/>
            <w:color w:val="333333"/>
            <w:sz w:val="28"/>
          </w:rPr>
          <w:t>020</w:t>
        </w:r>
        <w:r w:rsidR="002214ED">
          <w:rPr>
            <w:rFonts w:ascii="仿宋" w:eastAsia="仿宋" w:hAnsi="仿宋" w:hint="eastAsia"/>
            <w:color w:val="333333"/>
            <w:sz w:val="28"/>
          </w:rPr>
          <w:t>年</w:t>
        </w:r>
      </w:ins>
      <w:ins w:id="10" w:author="roger" w:date="2025-03-17T09:52:00Z">
        <w:r w:rsidR="002214ED">
          <w:rPr>
            <w:rFonts w:ascii="仿宋" w:eastAsia="仿宋" w:hAnsi="仿宋" w:hint="eastAsia"/>
            <w:color w:val="333333"/>
            <w:sz w:val="28"/>
          </w:rPr>
          <w:t>起</w:t>
        </w:r>
      </w:ins>
      <w:ins w:id="11" w:author="roger" w:date="2025-03-17T09:50:00Z">
        <w:r w:rsidR="002214ED" w:rsidRPr="002214ED">
          <w:rPr>
            <w:rFonts w:ascii="仿宋" w:eastAsia="仿宋" w:hAnsi="仿宋" w:hint="eastAsia"/>
            <w:color w:val="333333"/>
            <w:sz w:val="28"/>
          </w:rPr>
          <w:t>连续</w:t>
        </w:r>
        <w:r w:rsidR="002214ED">
          <w:rPr>
            <w:rFonts w:ascii="仿宋" w:eastAsia="仿宋" w:hAnsi="仿宋" w:hint="eastAsia"/>
            <w:color w:val="333333"/>
            <w:sz w:val="28"/>
          </w:rPr>
          <w:t>4年</w:t>
        </w:r>
      </w:ins>
      <w:ins w:id="12" w:author="roger" w:date="2025-03-17T09:52:00Z">
        <w:r w:rsidR="002214ED">
          <w:rPr>
            <w:rFonts w:ascii="仿宋" w:eastAsia="仿宋" w:hAnsi="仿宋" w:hint="eastAsia"/>
            <w:color w:val="333333"/>
            <w:sz w:val="28"/>
          </w:rPr>
          <w:t>营收</w:t>
        </w:r>
      </w:ins>
      <w:ins w:id="13" w:author="roger" w:date="2025-03-17T09:50:00Z">
        <w:r w:rsidR="002214ED" w:rsidRPr="002214ED">
          <w:rPr>
            <w:rFonts w:ascii="仿宋" w:eastAsia="仿宋" w:hAnsi="仿宋" w:hint="eastAsia"/>
            <w:color w:val="333333"/>
            <w:sz w:val="28"/>
          </w:rPr>
          <w:t>突破1000亿欧元</w:t>
        </w:r>
      </w:ins>
      <w:ins w:id="14" w:author="roger" w:date="2025-03-17T10:06:00Z">
        <w:r w:rsidR="00E67D72">
          <w:rPr>
            <w:rFonts w:ascii="仿宋" w:eastAsia="仿宋" w:hAnsi="仿宋" w:hint="eastAsia"/>
            <w:color w:val="333333"/>
            <w:sz w:val="28"/>
          </w:rPr>
          <w:t>，成为</w:t>
        </w:r>
      </w:ins>
      <w:ins w:id="15" w:author="roger" w:date="2025-03-17T10:05:00Z">
        <w:r w:rsidR="002214ED">
          <w:rPr>
            <w:rFonts w:ascii="仿宋" w:eastAsia="仿宋" w:hAnsi="仿宋" w:hint="eastAsia"/>
            <w:color w:val="333333"/>
            <w:sz w:val="28"/>
          </w:rPr>
          <w:t>欧洲最大电信运营商，</w:t>
        </w:r>
      </w:ins>
      <w:ins w:id="16" w:author="roger" w:date="2025-03-17T10:13:00Z">
        <w:r w:rsidR="00E67D72">
          <w:rPr>
            <w:rFonts w:ascii="仿宋" w:eastAsia="仿宋" w:hAnsi="仿宋" w:hint="eastAsia"/>
            <w:color w:val="333333"/>
            <w:sz w:val="28"/>
          </w:rPr>
          <w:t>其</w:t>
        </w:r>
      </w:ins>
      <w:r>
        <w:rPr>
          <w:rFonts w:ascii="仿宋" w:eastAsia="仿宋" w:hAnsi="仿宋" w:hint="eastAsia"/>
          <w:color w:val="333333"/>
          <w:sz w:val="28"/>
        </w:rPr>
        <w:t>在</w:t>
      </w:r>
      <w:r>
        <w:rPr>
          <w:rFonts w:ascii="仿宋" w:eastAsia="仿宋" w:hAnsi="仿宋" w:hint="eastAsia"/>
          <w:sz w:val="28"/>
        </w:rPr>
        <w:t>数智化、国际化</w:t>
      </w:r>
      <w:del w:id="17" w:author="roger" w:date="2025-03-17T10:14:00Z">
        <w:r w:rsidDel="00E67D72">
          <w:rPr>
            <w:rFonts w:ascii="仿宋" w:eastAsia="仿宋" w:hAnsi="仿宋" w:hint="eastAsia"/>
            <w:sz w:val="28"/>
          </w:rPr>
          <w:delText>等</w:delText>
        </w:r>
      </w:del>
      <w:r>
        <w:rPr>
          <w:rFonts w:ascii="仿宋" w:eastAsia="仿宋" w:hAnsi="仿宋" w:hint="eastAsia"/>
          <w:sz w:val="28"/>
        </w:rPr>
        <w:t>方面的实践</w:t>
      </w:r>
      <w:del w:id="18" w:author="roger" w:date="2025-03-17T10:14:00Z">
        <w:r w:rsidDel="00E67D72">
          <w:rPr>
            <w:rFonts w:ascii="仿宋" w:eastAsia="仿宋" w:hAnsi="仿宋" w:hint="eastAsia"/>
            <w:sz w:val="28"/>
          </w:rPr>
          <w:delText>经验</w:delText>
        </w:r>
      </w:del>
      <w:r>
        <w:rPr>
          <w:rFonts w:ascii="仿宋" w:eastAsia="仿宋" w:hAnsi="仿宋" w:hint="eastAsia"/>
          <w:sz w:val="28"/>
        </w:rPr>
        <w:t>对我国运营商具有</w:t>
      </w:r>
      <w:r>
        <w:rPr>
          <w:rFonts w:ascii="仿宋" w:eastAsia="仿宋" w:hAnsi="仿宋" w:hint="eastAsia"/>
          <w:color w:val="333333"/>
          <w:sz w:val="28"/>
        </w:rPr>
        <w:t>参考意义。</w:t>
      </w:r>
    </w:p>
    <w:p w14:paraId="6041EB5D" w14:textId="77777777" w:rsidR="004930A6" w:rsidRDefault="004930A6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color w:val="333333"/>
          <w:sz w:val="28"/>
        </w:rPr>
      </w:pPr>
    </w:p>
    <w:p w14:paraId="5BEF44CC" w14:textId="5F68E299" w:rsidR="004930A6" w:rsidRDefault="00F802B4">
      <w:pPr>
        <w:pStyle w:val="paragraph"/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一、</w:t>
      </w:r>
      <w:ins w:id="19" w:author="roger" w:date="2025-03-17T10:21:00Z">
        <w:r w:rsidR="00AD3981">
          <w:rPr>
            <w:rFonts w:ascii="仿宋" w:eastAsia="仿宋" w:hAnsi="仿宋" w:hint="eastAsia"/>
            <w:b/>
            <w:color w:val="333333"/>
            <w:sz w:val="28"/>
          </w:rPr>
          <w:t>多年探索，</w:t>
        </w:r>
      </w:ins>
      <w:del w:id="20" w:author="roger" w:date="2025-03-17T10:21:00Z">
        <w:r w:rsidDel="00AD3981">
          <w:rPr>
            <w:rFonts w:ascii="仿宋" w:eastAsia="仿宋" w:hAnsi="仿宋" w:hint="eastAsia"/>
            <w:b/>
            <w:color w:val="333333"/>
            <w:sz w:val="28"/>
          </w:rPr>
          <w:delText>多年探索，</w:delText>
        </w:r>
      </w:del>
      <w:r>
        <w:rPr>
          <w:rFonts w:ascii="仿宋" w:eastAsia="仿宋" w:hAnsi="仿宋" w:hint="eastAsia"/>
          <w:b/>
          <w:color w:val="333333"/>
          <w:sz w:val="28"/>
        </w:rPr>
        <w:t>德国电信基础业务向</w:t>
      </w:r>
      <w:r w:rsidR="007B0468">
        <w:rPr>
          <w:rFonts w:ascii="仿宋" w:eastAsia="仿宋" w:hAnsi="仿宋" w:hint="eastAsia"/>
          <w:b/>
          <w:color w:val="333333"/>
          <w:sz w:val="28"/>
        </w:rPr>
        <w:t>国际化、</w:t>
      </w:r>
      <w:r>
        <w:rPr>
          <w:rFonts w:ascii="仿宋" w:eastAsia="仿宋" w:hAnsi="仿宋" w:hint="eastAsia"/>
          <w:b/>
          <w:color w:val="333333"/>
          <w:sz w:val="28"/>
        </w:rPr>
        <w:t>开放、智能全面转型</w:t>
      </w:r>
    </w:p>
    <w:p w14:paraId="052F3A2D" w14:textId="09F416C2" w:rsidR="004930A6" w:rsidRDefault="00F802B4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1、德国电信</w:t>
      </w:r>
      <w:r w:rsidR="004044DB">
        <w:rPr>
          <w:rFonts w:ascii="仿宋" w:eastAsia="仿宋" w:hAnsi="仿宋" w:hint="eastAsia"/>
          <w:b/>
          <w:color w:val="333333"/>
          <w:sz w:val="28"/>
        </w:rPr>
        <w:t>企业</w:t>
      </w:r>
      <w:r>
        <w:rPr>
          <w:rFonts w:ascii="仿宋" w:eastAsia="仿宋" w:hAnsi="仿宋" w:hint="eastAsia"/>
          <w:b/>
          <w:color w:val="333333"/>
          <w:sz w:val="28"/>
        </w:rPr>
        <w:t>战略演进历程</w:t>
      </w:r>
    </w:p>
    <w:p w14:paraId="7FD791AE" w14:textId="049766FE" w:rsidR="004930A6" w:rsidRDefault="00F802B4" w:rsidP="00595117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网络升级+</w:t>
      </w:r>
      <w:del w:id="21" w:author="roger" w:date="2025-03-17T10:32:00Z">
        <w:r w:rsidR="00834D5D" w:rsidDel="008B0F29">
          <w:rPr>
            <w:rFonts w:ascii="仿宋" w:eastAsia="仿宋" w:hAnsi="仿宋" w:hint="eastAsia"/>
            <w:b/>
            <w:color w:val="333333"/>
            <w:sz w:val="28"/>
          </w:rPr>
          <w:delText>助推</w:delText>
        </w:r>
      </w:del>
      <w:r w:rsidR="00834D5D">
        <w:rPr>
          <w:rFonts w:ascii="仿宋" w:eastAsia="仿宋" w:hAnsi="仿宋" w:hint="eastAsia"/>
          <w:b/>
          <w:color w:val="333333"/>
          <w:sz w:val="28"/>
        </w:rPr>
        <w:t>垂直应用</w:t>
      </w:r>
      <w:ins w:id="22" w:author="roger" w:date="2025-03-17T10:32:00Z">
        <w:r w:rsidR="008B0F29">
          <w:rPr>
            <w:rFonts w:ascii="仿宋" w:eastAsia="仿宋" w:hAnsi="仿宋" w:hint="eastAsia"/>
            <w:b/>
            <w:color w:val="333333"/>
            <w:sz w:val="28"/>
          </w:rPr>
          <w:t>开发</w:t>
        </w:r>
      </w:ins>
      <w:r w:rsidR="00B4074C">
        <w:rPr>
          <w:rFonts w:ascii="仿宋" w:eastAsia="仿宋" w:hAnsi="仿宋" w:hint="eastAsia"/>
          <w:b/>
          <w:color w:val="333333"/>
          <w:sz w:val="28"/>
        </w:rPr>
        <w:t>探索</w:t>
      </w:r>
      <w:r>
        <w:rPr>
          <w:rFonts w:ascii="仿宋" w:eastAsia="仿宋" w:hAnsi="仿宋" w:hint="eastAsia"/>
          <w:b/>
          <w:color w:val="333333"/>
          <w:sz w:val="28"/>
        </w:rPr>
        <w:t>（2009-</w:t>
      </w:r>
      <w:r w:rsidR="0070140A">
        <w:rPr>
          <w:rFonts w:ascii="仿宋" w:eastAsia="仿宋" w:hAnsi="仿宋" w:hint="eastAsia"/>
          <w:b/>
          <w:color w:val="333333"/>
          <w:sz w:val="28"/>
        </w:rPr>
        <w:t>201</w:t>
      </w:r>
      <w:r w:rsidR="0070140A">
        <w:rPr>
          <w:rFonts w:ascii="仿宋" w:eastAsia="仿宋" w:hAnsi="仿宋"/>
          <w:b/>
          <w:color w:val="333333"/>
          <w:sz w:val="28"/>
        </w:rPr>
        <w:t>2</w:t>
      </w:r>
      <w:r>
        <w:rPr>
          <w:rFonts w:ascii="仿宋" w:eastAsia="仿宋" w:hAnsi="仿宋" w:hint="eastAsia"/>
          <w:b/>
          <w:color w:val="333333"/>
          <w:sz w:val="28"/>
        </w:rPr>
        <w:t>年）。</w:t>
      </w:r>
      <w:r>
        <w:rPr>
          <w:rFonts w:ascii="仿宋" w:eastAsia="仿宋" w:hAnsi="仿宋" w:hint="eastAsia"/>
          <w:color w:val="333333"/>
          <w:sz w:val="28"/>
        </w:rPr>
        <w:t>受固网业务萎缩、高额网络运营成本、金融危机等因素冲击，</w:t>
      </w:r>
      <w:r w:rsidR="00ED61F7">
        <w:rPr>
          <w:rFonts w:ascii="仿宋" w:eastAsia="仿宋" w:hAnsi="仿宋" w:hint="eastAsia"/>
          <w:color w:val="333333"/>
          <w:sz w:val="28"/>
        </w:rPr>
        <w:t>德国电信网络</w:t>
      </w:r>
      <w:del w:id="23" w:author="roger" w:date="2025-03-17T10:22:00Z">
        <w:r w:rsidR="00ED61F7" w:rsidDel="00AD3981">
          <w:rPr>
            <w:rFonts w:ascii="仿宋" w:eastAsia="仿宋" w:hAnsi="仿宋" w:hint="eastAsia"/>
            <w:color w:val="333333"/>
            <w:sz w:val="28"/>
          </w:rPr>
          <w:delText>业务</w:delText>
        </w:r>
      </w:del>
      <w:ins w:id="24" w:author="roger" w:date="2025-03-17T10:22:00Z">
        <w:r w:rsidR="00AD3981">
          <w:rPr>
            <w:rFonts w:ascii="仿宋" w:eastAsia="仿宋" w:hAnsi="仿宋" w:hint="eastAsia"/>
            <w:color w:val="333333"/>
            <w:sz w:val="28"/>
          </w:rPr>
          <w:t>服务营收</w:t>
        </w:r>
      </w:ins>
      <w:r w:rsidR="00ED61F7">
        <w:rPr>
          <w:rFonts w:ascii="仿宋" w:eastAsia="仿宋" w:hAnsi="仿宋" w:hint="eastAsia"/>
          <w:color w:val="333333"/>
          <w:sz w:val="28"/>
        </w:rPr>
        <w:t>多年增长停滞（</w:t>
      </w:r>
      <w:r w:rsidR="00557503">
        <w:rPr>
          <w:rFonts w:ascii="仿宋" w:eastAsia="仿宋" w:hAnsi="仿宋" w:hint="eastAsia"/>
          <w:color w:val="333333"/>
          <w:sz w:val="28"/>
        </w:rPr>
        <w:t>如</w:t>
      </w:r>
      <w:r w:rsidR="00ED61F7">
        <w:rPr>
          <w:rFonts w:ascii="仿宋" w:eastAsia="仿宋" w:hAnsi="仿宋" w:hint="eastAsia"/>
          <w:color w:val="333333"/>
          <w:sz w:val="28"/>
        </w:rPr>
        <w:t>2</w:t>
      </w:r>
      <w:r w:rsidR="00ED61F7">
        <w:rPr>
          <w:rFonts w:ascii="仿宋" w:eastAsia="仿宋" w:hAnsi="仿宋"/>
          <w:color w:val="333333"/>
          <w:sz w:val="28"/>
        </w:rPr>
        <w:t>008</w:t>
      </w:r>
      <w:r w:rsidR="00ED61F7">
        <w:rPr>
          <w:rFonts w:ascii="仿宋" w:eastAsia="仿宋" w:hAnsi="仿宋" w:hint="eastAsia"/>
          <w:color w:val="333333"/>
          <w:sz w:val="28"/>
        </w:rPr>
        <w:t>年收入同比下滑</w:t>
      </w:r>
      <w:r w:rsidR="00ED61F7">
        <w:rPr>
          <w:rFonts w:ascii="仿宋" w:eastAsia="仿宋" w:hAnsi="仿宋"/>
          <w:color w:val="333333"/>
          <w:sz w:val="28"/>
        </w:rPr>
        <w:t>1.4%</w:t>
      </w:r>
      <w:r w:rsidR="00ED61F7">
        <w:rPr>
          <w:rFonts w:ascii="仿宋" w:eastAsia="仿宋" w:hAnsi="仿宋" w:hint="eastAsia"/>
          <w:color w:val="333333"/>
          <w:sz w:val="28"/>
        </w:rPr>
        <w:t>），2</w:t>
      </w:r>
      <w:r w:rsidR="00ED61F7">
        <w:rPr>
          <w:rFonts w:ascii="仿宋" w:eastAsia="仿宋" w:hAnsi="仿宋"/>
          <w:color w:val="333333"/>
          <w:sz w:val="28"/>
        </w:rPr>
        <w:t>009</w:t>
      </w:r>
      <w:r w:rsidR="00ED61F7">
        <w:rPr>
          <w:rFonts w:ascii="仿宋" w:eastAsia="仿宋" w:hAnsi="仿宋" w:hint="eastAsia"/>
          <w:color w:val="333333"/>
          <w:sz w:val="28"/>
        </w:rPr>
        <w:t>年开始</w:t>
      </w:r>
      <w:r w:rsidR="00ED61F7" w:rsidRPr="00687FF5">
        <w:rPr>
          <w:rFonts w:ascii="仿宋" w:eastAsia="仿宋" w:hAnsi="仿宋" w:hint="eastAsia"/>
          <w:color w:val="333333"/>
          <w:sz w:val="28"/>
        </w:rPr>
        <w:t>推动全IP</w:t>
      </w:r>
      <w:r w:rsidR="00ED61F7">
        <w:rPr>
          <w:rFonts w:ascii="仿宋" w:eastAsia="仿宋" w:hAnsi="仿宋" w:hint="eastAsia"/>
          <w:color w:val="333333"/>
          <w:sz w:val="28"/>
        </w:rPr>
        <w:t>网络迁移并探索固移融合，</w:t>
      </w:r>
      <w:r>
        <w:rPr>
          <w:rFonts w:ascii="仿宋" w:eastAsia="仿宋" w:hAnsi="仿宋" w:hint="eastAsia"/>
          <w:color w:val="333333"/>
          <w:sz w:val="28"/>
        </w:rPr>
        <w:t>为业务云化奠定基础。此外提出“Developer Garden”计划，开放网络API</w:t>
      </w:r>
      <w:r>
        <w:rPr>
          <w:rFonts w:ascii="仿宋" w:eastAsia="仿宋" w:hAnsi="仿宋"/>
          <w:color w:val="333333"/>
          <w:sz w:val="28"/>
        </w:rPr>
        <w:t>/SDK</w:t>
      </w:r>
      <w:r>
        <w:rPr>
          <w:rFonts w:ascii="仿宋" w:eastAsia="仿宋" w:hAnsi="仿宋" w:hint="eastAsia"/>
          <w:color w:val="333333"/>
          <w:sz w:val="28"/>
        </w:rPr>
        <w:t>，目标通过开发者生态拉动增值业务，但因协议封闭，与苹果、谷歌等在移动互联网竞争中失利，业绩未明显改善</w:t>
      </w:r>
      <w:ins w:id="25" w:author="roger" w:date="2025-03-17T10:22:00Z">
        <w:r w:rsidR="00AD3981">
          <w:rPr>
            <w:rFonts w:ascii="仿宋" w:eastAsia="仿宋" w:hAnsi="仿宋" w:hint="eastAsia"/>
            <w:color w:val="333333"/>
            <w:sz w:val="28"/>
          </w:rPr>
          <w:t>，截</w:t>
        </w:r>
      </w:ins>
      <w:ins w:id="26" w:author="roger" w:date="2025-03-17T10:23:00Z">
        <w:r w:rsidR="00AD3981">
          <w:rPr>
            <w:rFonts w:ascii="仿宋" w:eastAsia="仿宋" w:hAnsi="仿宋" w:hint="eastAsia"/>
            <w:color w:val="333333"/>
            <w:sz w:val="28"/>
          </w:rPr>
          <w:t>至</w:t>
        </w:r>
      </w:ins>
      <w:ins w:id="27" w:author="roger" w:date="2025-03-17T10:22:00Z">
        <w:r w:rsidR="00AD3981">
          <w:rPr>
            <w:rFonts w:ascii="仿宋" w:eastAsia="仿宋" w:hAnsi="仿宋" w:hint="eastAsia"/>
            <w:color w:val="333333"/>
            <w:sz w:val="28"/>
          </w:rPr>
          <w:t>2</w:t>
        </w:r>
        <w:r w:rsidR="00AD3981">
          <w:rPr>
            <w:rFonts w:ascii="仿宋" w:eastAsia="仿宋" w:hAnsi="仿宋"/>
            <w:color w:val="333333"/>
            <w:sz w:val="28"/>
          </w:rPr>
          <w:t>0</w:t>
        </w:r>
      </w:ins>
      <w:ins w:id="28" w:author="roger" w:date="2025-03-17T10:23:00Z">
        <w:r w:rsidR="00AD3981">
          <w:rPr>
            <w:rFonts w:ascii="仿宋" w:eastAsia="仿宋" w:hAnsi="仿宋"/>
            <w:color w:val="333333"/>
            <w:sz w:val="28"/>
          </w:rPr>
          <w:t>12</w:t>
        </w:r>
        <w:r w:rsidR="00AD3981">
          <w:rPr>
            <w:rFonts w:ascii="仿宋" w:eastAsia="仿宋" w:hAnsi="仿宋" w:hint="eastAsia"/>
            <w:color w:val="333333"/>
            <w:sz w:val="28"/>
          </w:rPr>
          <w:t>年复合增长率-</w:t>
        </w:r>
        <w:r w:rsidR="00AD3981">
          <w:rPr>
            <w:rFonts w:ascii="仿宋" w:eastAsia="仿宋" w:hAnsi="仿宋"/>
            <w:color w:val="333333"/>
            <w:sz w:val="28"/>
          </w:rPr>
          <w:t>1.45%</w:t>
        </w:r>
        <w:r w:rsidR="00AD3981">
          <w:rPr>
            <w:rFonts w:ascii="仿宋" w:eastAsia="仿宋" w:hAnsi="仿宋" w:hint="eastAsia"/>
            <w:color w:val="333333"/>
            <w:sz w:val="28"/>
          </w:rPr>
          <w:t>。</w:t>
        </w:r>
      </w:ins>
      <w:del w:id="29" w:author="roger" w:date="2025-03-17T10:22:00Z">
        <w:r w:rsidDel="00AD3981">
          <w:rPr>
            <w:rFonts w:ascii="仿宋" w:eastAsia="仿宋" w:hAnsi="仿宋" w:hint="eastAsia"/>
            <w:color w:val="333333"/>
            <w:sz w:val="28"/>
          </w:rPr>
          <w:delText>。</w:delText>
        </w:r>
      </w:del>
    </w:p>
    <w:p w14:paraId="761A8D18" w14:textId="44EF6C18" w:rsidR="00834D5D" w:rsidRDefault="00557503" w:rsidP="000744B6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新兴</w:t>
      </w:r>
      <w:r w:rsidR="00F802B4">
        <w:rPr>
          <w:rFonts w:ascii="仿宋" w:eastAsia="仿宋" w:hAnsi="仿宋" w:hint="eastAsia"/>
          <w:b/>
          <w:color w:val="333333"/>
          <w:sz w:val="28"/>
        </w:rPr>
        <w:t>业务</w:t>
      </w:r>
      <w:r>
        <w:rPr>
          <w:rFonts w:ascii="仿宋" w:eastAsia="仿宋" w:hAnsi="仿宋" w:hint="eastAsia"/>
          <w:b/>
          <w:color w:val="333333"/>
          <w:sz w:val="28"/>
        </w:rPr>
        <w:t>+全球化</w:t>
      </w:r>
      <w:r w:rsidR="00F802B4">
        <w:rPr>
          <w:rFonts w:ascii="仿宋" w:eastAsia="仿宋" w:hAnsi="仿宋" w:hint="eastAsia"/>
          <w:b/>
          <w:color w:val="333333"/>
          <w:sz w:val="28"/>
        </w:rPr>
        <w:t>布局，实现</w:t>
      </w:r>
      <w:r>
        <w:rPr>
          <w:rFonts w:ascii="仿宋" w:eastAsia="仿宋" w:hAnsi="仿宋" w:hint="eastAsia"/>
          <w:b/>
          <w:color w:val="333333"/>
          <w:sz w:val="28"/>
        </w:rPr>
        <w:t>营收</w:t>
      </w:r>
      <w:r w:rsidR="00F802B4">
        <w:rPr>
          <w:rFonts w:ascii="仿宋" w:eastAsia="仿宋" w:hAnsi="仿宋" w:hint="eastAsia"/>
          <w:b/>
          <w:color w:val="333333"/>
          <w:sz w:val="28"/>
        </w:rPr>
        <w:t>“逆袭”（</w:t>
      </w:r>
      <w:r w:rsidR="0070140A">
        <w:rPr>
          <w:rFonts w:ascii="仿宋" w:eastAsia="仿宋" w:hAnsi="仿宋" w:hint="eastAsia"/>
          <w:b/>
          <w:color w:val="333333"/>
          <w:sz w:val="28"/>
        </w:rPr>
        <w:t>201</w:t>
      </w:r>
      <w:r w:rsidR="0070140A">
        <w:rPr>
          <w:rFonts w:ascii="仿宋" w:eastAsia="仿宋" w:hAnsi="仿宋"/>
          <w:b/>
          <w:color w:val="333333"/>
          <w:sz w:val="28"/>
        </w:rPr>
        <w:t>3</w:t>
      </w:r>
      <w:r w:rsidR="00F802B4">
        <w:rPr>
          <w:rFonts w:ascii="仿宋" w:eastAsia="仿宋" w:hAnsi="仿宋" w:hint="eastAsia"/>
          <w:b/>
          <w:color w:val="333333"/>
          <w:sz w:val="28"/>
        </w:rPr>
        <w:t>-2022年）。</w:t>
      </w:r>
      <w:r w:rsidR="00F802B4">
        <w:rPr>
          <w:rFonts w:ascii="仿宋" w:eastAsia="仿宋" w:hAnsi="仿宋" w:hint="eastAsia"/>
          <w:color w:val="333333"/>
          <w:sz w:val="28"/>
        </w:rPr>
        <w:t>欧洲电信市场饱和，</w:t>
      </w:r>
      <w:r w:rsidR="000744B6" w:rsidRPr="000744B6">
        <w:rPr>
          <w:rFonts w:ascii="仿宋" w:eastAsia="仿宋" w:hAnsi="仿宋" w:hint="eastAsia"/>
          <w:color w:val="333333"/>
          <w:sz w:val="28"/>
        </w:rPr>
        <w:t>借力“泛欧网络计划”</w:t>
      </w:r>
      <w:r w:rsidR="00F802B4">
        <w:rPr>
          <w:rFonts w:ascii="仿宋" w:eastAsia="仿宋" w:hAnsi="仿宋" w:hint="eastAsia"/>
          <w:color w:val="333333"/>
          <w:sz w:val="28"/>
        </w:rPr>
        <w:t>聚焦</w:t>
      </w:r>
      <w:r w:rsidR="0070140A">
        <w:rPr>
          <w:rFonts w:ascii="仿宋" w:eastAsia="仿宋" w:hAnsi="仿宋" w:hint="eastAsia"/>
          <w:color w:val="333333"/>
          <w:sz w:val="28"/>
        </w:rPr>
        <w:t>4</w:t>
      </w:r>
      <w:r w:rsidR="0070140A">
        <w:rPr>
          <w:rFonts w:ascii="仿宋" w:eastAsia="仿宋" w:hAnsi="仿宋"/>
          <w:color w:val="333333"/>
          <w:sz w:val="28"/>
        </w:rPr>
        <w:t>/</w:t>
      </w:r>
      <w:r w:rsidR="00F802B4">
        <w:rPr>
          <w:rFonts w:ascii="仿宋" w:eastAsia="仿宋" w:hAnsi="仿宋" w:hint="eastAsia"/>
          <w:color w:val="333333"/>
          <w:sz w:val="28"/>
        </w:rPr>
        <w:t>5G、云计算、物联网等新兴技术</w:t>
      </w:r>
      <w:r w:rsidR="00595117">
        <w:rPr>
          <w:rFonts w:ascii="仿宋" w:eastAsia="仿宋" w:hAnsi="仿宋" w:hint="eastAsia"/>
          <w:color w:val="333333"/>
          <w:sz w:val="28"/>
        </w:rPr>
        <w:t>研发</w:t>
      </w:r>
      <w:r w:rsidR="00F802B4">
        <w:rPr>
          <w:rFonts w:ascii="仿宋" w:eastAsia="仿宋" w:hAnsi="仿宋" w:hint="eastAsia"/>
          <w:color w:val="333333"/>
          <w:sz w:val="28"/>
        </w:rPr>
        <w:t>应用，</w:t>
      </w:r>
      <w:r w:rsidR="000744B6">
        <w:rPr>
          <w:rFonts w:ascii="仿宋" w:eastAsia="仿宋" w:hAnsi="仿宋" w:hint="eastAsia"/>
          <w:color w:val="333333"/>
          <w:sz w:val="28"/>
        </w:rPr>
        <w:t>通过</w:t>
      </w:r>
      <w:r w:rsidR="00F802B4">
        <w:rPr>
          <w:rFonts w:ascii="仿宋" w:eastAsia="仿宋" w:hAnsi="仿宋" w:hint="eastAsia"/>
          <w:color w:val="333333"/>
          <w:sz w:val="28"/>
        </w:rPr>
        <w:t>跨国收购、组织架构改革等，在产品、运营等方面加速</w:t>
      </w:r>
      <w:r w:rsidR="00BC2482">
        <w:rPr>
          <w:rFonts w:ascii="仿宋" w:eastAsia="仿宋" w:hAnsi="仿宋" w:hint="eastAsia"/>
          <w:color w:val="333333"/>
          <w:sz w:val="28"/>
        </w:rPr>
        <w:t>业务</w:t>
      </w:r>
      <w:r w:rsidR="0070140A">
        <w:rPr>
          <w:rFonts w:ascii="仿宋" w:eastAsia="仿宋" w:hAnsi="仿宋" w:hint="eastAsia"/>
          <w:color w:val="333333"/>
          <w:sz w:val="28"/>
        </w:rPr>
        <w:t>转型</w:t>
      </w:r>
      <w:r w:rsidR="00F802B4">
        <w:rPr>
          <w:rFonts w:ascii="仿宋" w:eastAsia="仿宋" w:hAnsi="仿宋" w:hint="eastAsia"/>
          <w:color w:val="333333"/>
          <w:sz w:val="28"/>
        </w:rPr>
        <w:t>。20</w:t>
      </w:r>
      <w:r w:rsidR="00F802B4">
        <w:rPr>
          <w:rFonts w:ascii="仿宋" w:eastAsia="仿宋" w:hAnsi="仿宋"/>
          <w:color w:val="333333"/>
          <w:sz w:val="28"/>
        </w:rPr>
        <w:t>15</w:t>
      </w:r>
      <w:r w:rsidR="00F802B4">
        <w:rPr>
          <w:rFonts w:ascii="仿宋" w:eastAsia="仿宋" w:hAnsi="仿宋" w:hint="eastAsia"/>
          <w:color w:val="333333"/>
          <w:sz w:val="28"/>
        </w:rPr>
        <w:t>年,德国电信确立“欧洲领先”战略，2</w:t>
      </w:r>
      <w:r w:rsidR="00F802B4">
        <w:rPr>
          <w:rFonts w:ascii="仿宋" w:eastAsia="仿宋" w:hAnsi="仿宋"/>
          <w:color w:val="333333"/>
          <w:sz w:val="28"/>
        </w:rPr>
        <w:t>022</w:t>
      </w:r>
      <w:r w:rsidR="00F802B4">
        <w:rPr>
          <w:rFonts w:ascii="仿宋" w:eastAsia="仿宋" w:hAnsi="仿宋" w:hint="eastAsia"/>
          <w:color w:val="333333"/>
          <w:sz w:val="28"/>
        </w:rPr>
        <w:t>年升级为“数字领先”，明确全资子公司T-System聚焦汽车、医疗、交通等I</w:t>
      </w:r>
      <w:r w:rsidR="00F802B4">
        <w:rPr>
          <w:rFonts w:ascii="仿宋" w:eastAsia="仿宋" w:hAnsi="仿宋"/>
          <w:color w:val="333333"/>
          <w:sz w:val="28"/>
        </w:rPr>
        <w:t>CT</w:t>
      </w:r>
      <w:r w:rsidR="00F802B4">
        <w:rPr>
          <w:rFonts w:ascii="仿宋" w:eastAsia="仿宋" w:hAnsi="仿宋" w:hint="eastAsia"/>
          <w:color w:val="333333"/>
          <w:sz w:val="28"/>
        </w:rPr>
        <w:t>解决方案，成为欧洲最大的汽车行业服务提供商。</w:t>
      </w:r>
      <w:r w:rsidR="00ED61F7">
        <w:rPr>
          <w:rFonts w:ascii="仿宋" w:eastAsia="仿宋" w:hAnsi="仿宋" w:hint="eastAsia"/>
          <w:color w:val="333333"/>
          <w:sz w:val="28"/>
        </w:rPr>
        <w:t>十年来，企业经营业绩实现</w:t>
      </w:r>
      <w:r w:rsidR="0070140A" w:rsidRPr="00EF6EEC">
        <w:rPr>
          <w:rFonts w:ascii="仿宋" w:eastAsia="仿宋" w:hAnsi="仿宋" w:hint="eastAsia"/>
          <w:color w:val="333333"/>
          <w:sz w:val="28"/>
        </w:rPr>
        <w:t>201</w:t>
      </w:r>
      <w:r w:rsidR="0070140A">
        <w:rPr>
          <w:rFonts w:ascii="仿宋" w:eastAsia="仿宋" w:hAnsi="仿宋"/>
          <w:color w:val="333333"/>
          <w:sz w:val="28"/>
        </w:rPr>
        <w:t>1</w:t>
      </w:r>
      <w:r w:rsidR="00ED61F7" w:rsidRPr="00EF6EEC">
        <w:rPr>
          <w:rFonts w:ascii="仿宋" w:eastAsia="仿宋" w:hAnsi="仿宋" w:hint="eastAsia"/>
          <w:color w:val="333333"/>
          <w:sz w:val="28"/>
        </w:rPr>
        <w:t>年</w:t>
      </w:r>
      <w:r w:rsidR="00ED61F7">
        <w:rPr>
          <w:rFonts w:ascii="仿宋" w:eastAsia="仿宋" w:hAnsi="仿宋"/>
          <w:color w:val="333333"/>
          <w:sz w:val="28"/>
        </w:rPr>
        <w:t>52</w:t>
      </w:r>
      <w:r w:rsidR="00ED61F7">
        <w:rPr>
          <w:rFonts w:ascii="仿宋" w:eastAsia="仿宋" w:hAnsi="仿宋" w:hint="eastAsia"/>
          <w:color w:val="333333"/>
          <w:sz w:val="28"/>
        </w:rPr>
        <w:t>亿欧元</w:t>
      </w:r>
      <w:r w:rsidR="00ED61F7" w:rsidRPr="00EF6EEC">
        <w:rPr>
          <w:rFonts w:ascii="仿宋" w:eastAsia="仿宋" w:hAnsi="仿宋" w:hint="eastAsia"/>
          <w:color w:val="333333"/>
          <w:sz w:val="28"/>
        </w:rPr>
        <w:t>亏损到2022年</w:t>
      </w:r>
      <w:r w:rsidR="00ED61F7">
        <w:rPr>
          <w:rFonts w:ascii="仿宋" w:eastAsia="仿宋" w:hAnsi="仿宋"/>
          <w:color w:val="333333"/>
          <w:sz w:val="28"/>
        </w:rPr>
        <w:t>80</w:t>
      </w:r>
      <w:r w:rsidR="00ED61F7">
        <w:rPr>
          <w:rFonts w:ascii="仿宋" w:eastAsia="仿宋" w:hAnsi="仿宋" w:hint="eastAsia"/>
          <w:color w:val="333333"/>
          <w:sz w:val="28"/>
        </w:rPr>
        <w:t>亿欧元</w:t>
      </w:r>
      <w:r w:rsidR="00ED61F7" w:rsidRPr="00EF6EEC">
        <w:rPr>
          <w:rFonts w:ascii="仿宋" w:eastAsia="仿宋" w:hAnsi="仿宋" w:hint="eastAsia"/>
          <w:color w:val="333333"/>
          <w:sz w:val="28"/>
        </w:rPr>
        <w:t>盈利的逆势增长</w:t>
      </w:r>
      <w:ins w:id="30" w:author="roger" w:date="2025-03-17T10:23:00Z">
        <w:r w:rsidR="00AD3981">
          <w:rPr>
            <w:rFonts w:ascii="仿宋" w:eastAsia="仿宋" w:hAnsi="仿宋" w:hint="eastAsia"/>
            <w:color w:val="333333"/>
            <w:sz w:val="28"/>
          </w:rPr>
          <w:t>，复合增长率达到</w:t>
        </w:r>
      </w:ins>
      <w:ins w:id="31" w:author="roger" w:date="2025-03-17T10:24:00Z">
        <w:r w:rsidR="00AD3981">
          <w:rPr>
            <w:rFonts w:ascii="仿宋" w:eastAsia="仿宋" w:hAnsi="仿宋"/>
            <w:color w:val="333333"/>
            <w:sz w:val="28"/>
          </w:rPr>
          <w:t>7.01%</w:t>
        </w:r>
      </w:ins>
      <w:r w:rsidR="00ED61F7">
        <w:rPr>
          <w:rFonts w:ascii="仿宋" w:eastAsia="仿宋" w:hAnsi="仿宋" w:hint="eastAsia"/>
          <w:color w:val="333333"/>
          <w:sz w:val="28"/>
        </w:rPr>
        <w:t>。</w:t>
      </w:r>
    </w:p>
    <w:p w14:paraId="346AADC2" w14:textId="2062383E" w:rsidR="003315D3" w:rsidRDefault="00F802B4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智能化升级+</w:t>
      </w:r>
      <w:r w:rsidR="00EB22E4">
        <w:rPr>
          <w:rFonts w:ascii="仿宋" w:eastAsia="仿宋" w:hAnsi="仿宋" w:hint="eastAsia"/>
          <w:b/>
          <w:color w:val="333333"/>
          <w:sz w:val="28"/>
        </w:rPr>
        <w:t>构建</w:t>
      </w:r>
      <w:r>
        <w:rPr>
          <w:rFonts w:ascii="仿宋" w:eastAsia="仿宋" w:hAnsi="仿宋" w:hint="eastAsia"/>
          <w:b/>
          <w:color w:val="333333"/>
          <w:sz w:val="28"/>
        </w:rPr>
        <w:t>云网能力开放生态，未来可期（2023年至今）。</w:t>
      </w:r>
      <w:del w:id="32" w:author="roger" w:date="2025-03-17T10:24:00Z">
        <w:r w:rsidDel="00017F50">
          <w:rPr>
            <w:rFonts w:ascii="仿宋" w:eastAsia="仿宋" w:hAnsi="仿宋"/>
            <w:color w:val="333333"/>
            <w:sz w:val="28"/>
          </w:rPr>
          <w:delText xml:space="preserve"> </w:delText>
        </w:r>
      </w:del>
    </w:p>
    <w:p w14:paraId="7CAD5A63" w14:textId="3944625E" w:rsidR="004930A6" w:rsidDel="00E67D72" w:rsidRDefault="00EB3803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del w:id="33" w:author="roger" w:date="2025-03-17T10:16:00Z"/>
          <w:rFonts w:ascii="仿宋" w:eastAsia="仿宋" w:hAnsi="仿宋"/>
          <w:color w:val="333333"/>
          <w:sz w:val="28"/>
        </w:rPr>
      </w:pPr>
      <w:r w:rsidRPr="001207BD">
        <w:rPr>
          <w:rFonts w:ascii="仿宋" w:eastAsia="仿宋" w:hAnsi="仿宋" w:hint="eastAsia"/>
          <w:color w:val="333333"/>
          <w:sz w:val="28"/>
        </w:rPr>
        <w:lastRenderedPageBreak/>
        <w:t>随用户个性化、多样化需求增加，</w:t>
      </w:r>
      <w:r w:rsidRPr="001207BD">
        <w:rPr>
          <w:rFonts w:ascii="仿宋" w:eastAsia="仿宋" w:hAnsi="仿宋"/>
          <w:color w:val="333333"/>
          <w:sz w:val="28"/>
        </w:rPr>
        <w:t>2021</w:t>
      </w:r>
      <w:r w:rsidRPr="001207BD">
        <w:rPr>
          <w:rFonts w:ascii="仿宋" w:eastAsia="仿宋" w:hAnsi="仿宋" w:hint="eastAsia"/>
          <w:color w:val="333333"/>
          <w:sz w:val="28"/>
        </w:rPr>
        <w:t>年以来</w:t>
      </w:r>
      <w:r w:rsidR="00BC2482" w:rsidRPr="001207BD">
        <w:rPr>
          <w:rFonts w:ascii="仿宋" w:eastAsia="仿宋" w:hAnsi="仿宋" w:hint="eastAsia"/>
          <w:color w:val="333333"/>
          <w:sz w:val="28"/>
        </w:rPr>
        <w:t>营收增速放缓</w:t>
      </w:r>
      <w:r w:rsidRPr="001207BD">
        <w:rPr>
          <w:rFonts w:ascii="仿宋" w:eastAsia="仿宋" w:hAnsi="仿宋" w:hint="eastAsia"/>
          <w:color w:val="333333"/>
          <w:sz w:val="28"/>
        </w:rPr>
        <w:t>，</w:t>
      </w:r>
      <w:ins w:id="34" w:author="roger" w:date="2025-03-17T10:24:00Z">
        <w:r w:rsidR="00017F50">
          <w:rPr>
            <w:rFonts w:ascii="仿宋" w:eastAsia="仿宋" w:hAnsi="仿宋" w:hint="eastAsia"/>
            <w:color w:val="333333"/>
            <w:sz w:val="28"/>
          </w:rPr>
          <w:t>复合增长率降至3</w:t>
        </w:r>
        <w:r w:rsidR="00017F50">
          <w:rPr>
            <w:rFonts w:ascii="仿宋" w:eastAsia="仿宋" w:hAnsi="仿宋"/>
            <w:color w:val="333333"/>
            <w:sz w:val="28"/>
          </w:rPr>
          <w:t>.69%</w:t>
        </w:r>
        <w:r w:rsidR="00017F50">
          <w:rPr>
            <w:rFonts w:ascii="仿宋" w:eastAsia="仿宋" w:hAnsi="仿宋" w:hint="eastAsia"/>
            <w:color w:val="333333"/>
            <w:sz w:val="28"/>
          </w:rPr>
          <w:t>。</w:t>
        </w:r>
      </w:ins>
      <w:r w:rsidRPr="003446B6">
        <w:rPr>
          <w:rFonts w:ascii="仿宋" w:eastAsia="仿宋" w:hAnsi="仿宋" w:hint="eastAsia"/>
          <w:color w:val="333333"/>
          <w:sz w:val="28"/>
        </w:rPr>
        <w:t>伴</w:t>
      </w:r>
      <w:r w:rsidR="00F802B4">
        <w:rPr>
          <w:rFonts w:ascii="仿宋" w:eastAsia="仿宋" w:hAnsi="仿宋" w:hint="eastAsia"/>
          <w:color w:val="333333"/>
          <w:sz w:val="28"/>
        </w:rPr>
        <w:t>随A</w:t>
      </w:r>
      <w:r w:rsidR="00F802B4">
        <w:rPr>
          <w:rFonts w:ascii="仿宋" w:eastAsia="仿宋" w:hAnsi="仿宋"/>
          <w:color w:val="333333"/>
          <w:sz w:val="28"/>
        </w:rPr>
        <w:t>I</w:t>
      </w:r>
      <w:r w:rsidR="00F802B4">
        <w:rPr>
          <w:rFonts w:ascii="仿宋" w:eastAsia="仿宋" w:hAnsi="仿宋" w:hint="eastAsia"/>
          <w:color w:val="333333"/>
          <w:sz w:val="28"/>
        </w:rPr>
        <w:t>大模型</w:t>
      </w:r>
      <w:r>
        <w:rPr>
          <w:rFonts w:ascii="仿宋" w:eastAsia="仿宋" w:hAnsi="仿宋" w:hint="eastAsia"/>
          <w:color w:val="333333"/>
          <w:sz w:val="28"/>
        </w:rPr>
        <w:t>应用爆发</w:t>
      </w:r>
      <w:r w:rsidR="006D1339">
        <w:rPr>
          <w:rFonts w:ascii="仿宋" w:eastAsia="仿宋" w:hAnsi="仿宋" w:hint="eastAsia"/>
          <w:color w:val="333333"/>
          <w:sz w:val="28"/>
        </w:rPr>
        <w:t>、网络开放获全球共识</w:t>
      </w:r>
      <w:r w:rsidR="00F802B4">
        <w:rPr>
          <w:rFonts w:ascii="仿宋" w:eastAsia="仿宋" w:hAnsi="仿宋" w:hint="eastAsia"/>
          <w:color w:val="333333"/>
          <w:sz w:val="28"/>
        </w:rPr>
        <w:t>，德国电信</w:t>
      </w:r>
      <w:ins w:id="35" w:author="roger" w:date="2025-03-17T10:27:00Z">
        <w:r w:rsidR="000F03B0">
          <w:rPr>
            <w:rFonts w:ascii="仿宋" w:eastAsia="仿宋" w:hAnsi="仿宋" w:hint="eastAsia"/>
            <w:color w:val="333333"/>
            <w:sz w:val="28"/>
          </w:rPr>
          <w:t>探索</w:t>
        </w:r>
      </w:ins>
      <w:r w:rsidR="00F802B4">
        <w:rPr>
          <w:rFonts w:ascii="仿宋" w:eastAsia="仿宋" w:hAnsi="仿宋" w:hint="eastAsia"/>
          <w:color w:val="333333"/>
          <w:sz w:val="28"/>
        </w:rPr>
        <w:t>利用</w:t>
      </w:r>
      <w:del w:id="36" w:author="roger" w:date="2025-03-17T10:27:00Z">
        <w:r w:rsidR="00F802B4" w:rsidDel="000F03B0">
          <w:rPr>
            <w:rFonts w:ascii="仿宋" w:eastAsia="仿宋" w:hAnsi="仿宋" w:hint="eastAsia"/>
            <w:color w:val="333333"/>
            <w:sz w:val="28"/>
          </w:rPr>
          <w:delText>云、</w:delText>
        </w:r>
      </w:del>
      <w:r w:rsidR="00F802B4">
        <w:rPr>
          <w:rFonts w:ascii="仿宋" w:eastAsia="仿宋" w:hAnsi="仿宋" w:hint="eastAsia"/>
          <w:color w:val="333333"/>
          <w:sz w:val="28"/>
        </w:rPr>
        <w:t>AI</w:t>
      </w:r>
      <w:del w:id="37" w:author="roger" w:date="2025-03-17T10:27:00Z">
        <w:r w:rsidR="00F802B4" w:rsidDel="000F03B0">
          <w:rPr>
            <w:rFonts w:ascii="仿宋" w:eastAsia="仿宋" w:hAnsi="仿宋" w:hint="eastAsia"/>
            <w:color w:val="333333"/>
            <w:sz w:val="28"/>
          </w:rPr>
          <w:delText>等技术</w:delText>
        </w:r>
      </w:del>
      <w:r w:rsidR="00F802B4">
        <w:rPr>
          <w:rFonts w:ascii="仿宋" w:eastAsia="仿宋" w:hAnsi="仿宋" w:hint="eastAsia"/>
          <w:color w:val="333333"/>
          <w:sz w:val="28"/>
        </w:rPr>
        <w:t>在网络、客服、渠道、运营等领域推动</w:t>
      </w:r>
      <w:r>
        <w:rPr>
          <w:rFonts w:ascii="仿宋" w:eastAsia="仿宋" w:hAnsi="仿宋" w:hint="eastAsia"/>
          <w:color w:val="333333"/>
          <w:sz w:val="28"/>
        </w:rPr>
        <w:t>业务</w:t>
      </w:r>
      <w:r w:rsidR="00F802B4">
        <w:rPr>
          <w:rFonts w:ascii="仿宋" w:eastAsia="仿宋" w:hAnsi="仿宋" w:hint="eastAsia"/>
          <w:color w:val="333333"/>
          <w:sz w:val="28"/>
        </w:rPr>
        <w:t>智能</w:t>
      </w:r>
      <w:r w:rsidR="006D1339">
        <w:rPr>
          <w:rFonts w:ascii="仿宋" w:eastAsia="仿宋" w:hAnsi="仿宋" w:hint="eastAsia"/>
          <w:color w:val="333333"/>
          <w:sz w:val="28"/>
        </w:rPr>
        <w:t>化</w:t>
      </w:r>
      <w:r w:rsidR="00F802B4">
        <w:rPr>
          <w:rFonts w:ascii="仿宋" w:eastAsia="仿宋" w:hAnsi="仿宋" w:hint="eastAsia"/>
          <w:color w:val="333333"/>
          <w:sz w:val="28"/>
        </w:rPr>
        <w:t>升级</w:t>
      </w:r>
      <w:r w:rsidR="00820C64">
        <w:rPr>
          <w:rFonts w:ascii="仿宋" w:eastAsia="仿宋" w:hAnsi="仿宋" w:hint="eastAsia"/>
          <w:color w:val="333333"/>
          <w:sz w:val="28"/>
        </w:rPr>
        <w:t>，完善服务能力</w:t>
      </w:r>
      <w:r w:rsidR="00F802B4">
        <w:rPr>
          <w:rFonts w:ascii="仿宋" w:eastAsia="仿宋" w:hAnsi="仿宋" w:hint="eastAsia"/>
          <w:color w:val="333333"/>
          <w:sz w:val="28"/>
        </w:rPr>
        <w:t>。同时与其他运营商、云商、系统基础商</w:t>
      </w:r>
      <w:r w:rsidR="006D1339">
        <w:rPr>
          <w:rFonts w:ascii="仿宋" w:eastAsia="仿宋" w:hAnsi="仿宋" w:hint="eastAsia"/>
          <w:color w:val="333333"/>
          <w:sz w:val="28"/>
        </w:rPr>
        <w:t>、行业组织</w:t>
      </w:r>
      <w:r w:rsidR="00F802B4">
        <w:rPr>
          <w:rFonts w:ascii="仿宋" w:eastAsia="仿宋" w:hAnsi="仿宋" w:hint="eastAsia"/>
          <w:color w:val="333333"/>
          <w:sz w:val="28"/>
        </w:rPr>
        <w:t>合作，共同推动云网能力开放</w:t>
      </w:r>
      <w:ins w:id="38" w:author="roger" w:date="2025-03-17T10:27:00Z">
        <w:r w:rsidR="000F03B0">
          <w:rPr>
            <w:rFonts w:ascii="仿宋" w:eastAsia="仿宋" w:hAnsi="仿宋" w:hint="eastAsia"/>
            <w:color w:val="333333"/>
            <w:sz w:val="28"/>
          </w:rPr>
          <w:t>，</w:t>
        </w:r>
      </w:ins>
      <w:del w:id="39" w:author="roger" w:date="2025-03-17T10:27:00Z">
        <w:r w:rsidR="003446B6" w:rsidDel="000F03B0">
          <w:rPr>
            <w:rFonts w:ascii="仿宋" w:eastAsia="仿宋" w:hAnsi="仿宋" w:hint="eastAsia"/>
            <w:color w:val="333333"/>
            <w:sz w:val="28"/>
          </w:rPr>
          <w:delText>。</w:delText>
        </w:r>
      </w:del>
      <w:r w:rsidR="00ED61F7">
        <w:rPr>
          <w:rFonts w:ascii="仿宋" w:eastAsia="仿宋" w:hAnsi="仿宋" w:hint="eastAsia"/>
          <w:color w:val="333333"/>
          <w:sz w:val="28"/>
        </w:rPr>
        <w:t>2</w:t>
      </w:r>
      <w:r w:rsidR="00ED61F7">
        <w:rPr>
          <w:rFonts w:ascii="仿宋" w:eastAsia="仿宋" w:hAnsi="仿宋"/>
          <w:color w:val="333333"/>
          <w:sz w:val="28"/>
        </w:rPr>
        <w:t>024</w:t>
      </w:r>
      <w:r w:rsidR="00ED61F7">
        <w:rPr>
          <w:rFonts w:ascii="仿宋" w:eastAsia="仿宋" w:hAnsi="仿宋" w:hint="eastAsia"/>
          <w:color w:val="333333"/>
          <w:sz w:val="28"/>
        </w:rPr>
        <w:t>年预期利润</w:t>
      </w:r>
      <w:ins w:id="40" w:author="roger" w:date="2025-03-17T10:27:00Z">
        <w:r w:rsidR="000F03B0">
          <w:rPr>
            <w:rFonts w:ascii="仿宋" w:eastAsia="仿宋" w:hAnsi="仿宋" w:hint="eastAsia"/>
            <w:color w:val="333333"/>
            <w:sz w:val="28"/>
          </w:rPr>
          <w:t>超过</w:t>
        </w:r>
      </w:ins>
      <w:del w:id="41" w:author="roger" w:date="2025-03-17T10:27:00Z">
        <w:r w:rsidR="00ED61F7" w:rsidDel="000F03B0">
          <w:rPr>
            <w:rFonts w:ascii="仿宋" w:eastAsia="仿宋" w:hAnsi="仿宋" w:hint="eastAsia"/>
            <w:color w:val="333333"/>
            <w:sz w:val="28"/>
          </w:rPr>
          <w:delText>将达</w:delText>
        </w:r>
      </w:del>
      <w:r w:rsidR="00ED61F7">
        <w:rPr>
          <w:rFonts w:ascii="仿宋" w:eastAsia="仿宋" w:hAnsi="仿宋"/>
          <w:color w:val="333333"/>
          <w:sz w:val="28"/>
        </w:rPr>
        <w:t>94</w:t>
      </w:r>
      <w:r w:rsidR="00ED61F7">
        <w:rPr>
          <w:rFonts w:ascii="仿宋" w:eastAsia="仿宋" w:hAnsi="仿宋" w:hint="eastAsia"/>
          <w:color w:val="333333"/>
          <w:sz w:val="28"/>
        </w:rPr>
        <w:t>亿欧元</w:t>
      </w:r>
      <w:r w:rsidR="00F802B4">
        <w:rPr>
          <w:rFonts w:ascii="仿宋" w:eastAsia="仿宋" w:hAnsi="仿宋" w:hint="eastAsia"/>
          <w:color w:val="333333"/>
          <w:sz w:val="28"/>
        </w:rPr>
        <w:t>。面向2</w:t>
      </w:r>
      <w:r w:rsidR="00F802B4">
        <w:rPr>
          <w:rFonts w:ascii="仿宋" w:eastAsia="仿宋" w:hAnsi="仿宋"/>
          <w:color w:val="333333"/>
          <w:sz w:val="28"/>
        </w:rPr>
        <w:t>027</w:t>
      </w:r>
      <w:r w:rsidR="00F802B4">
        <w:rPr>
          <w:rFonts w:ascii="仿宋" w:eastAsia="仿宋" w:hAnsi="仿宋" w:hint="eastAsia"/>
          <w:color w:val="333333"/>
          <w:sz w:val="28"/>
        </w:rPr>
        <w:t>年，德国电信</w:t>
      </w:r>
      <w:r w:rsidR="003116B2">
        <w:rPr>
          <w:rFonts w:ascii="仿宋" w:eastAsia="仿宋" w:hAnsi="仿宋" w:hint="eastAsia"/>
          <w:color w:val="333333"/>
          <w:sz w:val="28"/>
        </w:rPr>
        <w:t>近期</w:t>
      </w:r>
      <w:r w:rsidR="00F802B4">
        <w:rPr>
          <w:rFonts w:ascii="仿宋" w:eastAsia="仿宋" w:hAnsi="仿宋" w:hint="eastAsia"/>
          <w:color w:val="333333"/>
          <w:sz w:val="28"/>
        </w:rPr>
        <w:t>表示未来三年</w:t>
      </w:r>
      <w:r w:rsidR="003116B2">
        <w:rPr>
          <w:rFonts w:ascii="仿宋" w:eastAsia="仿宋" w:hAnsi="仿宋" w:hint="eastAsia"/>
          <w:color w:val="333333"/>
          <w:sz w:val="28"/>
        </w:rPr>
        <w:t>将</w:t>
      </w:r>
      <w:r w:rsidR="006D1339">
        <w:rPr>
          <w:rFonts w:ascii="仿宋" w:eastAsia="仿宋" w:hAnsi="仿宋" w:hint="eastAsia"/>
          <w:color w:val="333333"/>
          <w:sz w:val="28"/>
        </w:rPr>
        <w:t>聚焦</w:t>
      </w:r>
      <w:r w:rsidR="00F802B4">
        <w:rPr>
          <w:rFonts w:ascii="仿宋" w:eastAsia="仿宋" w:hAnsi="仿宋" w:hint="eastAsia"/>
          <w:color w:val="333333"/>
          <w:sz w:val="28"/>
        </w:rPr>
        <w:t>AI与全球规模</w:t>
      </w:r>
      <w:r w:rsidR="003116B2">
        <w:rPr>
          <w:rFonts w:ascii="仿宋" w:eastAsia="仿宋" w:hAnsi="仿宋" w:hint="eastAsia"/>
          <w:color w:val="333333"/>
          <w:sz w:val="28"/>
        </w:rPr>
        <w:t>化</w:t>
      </w:r>
      <w:r w:rsidR="00F802B4">
        <w:rPr>
          <w:rFonts w:ascii="仿宋" w:eastAsia="仿宋" w:hAnsi="仿宋" w:hint="eastAsia"/>
          <w:color w:val="333333"/>
          <w:sz w:val="28"/>
        </w:rPr>
        <w:t>作为</w:t>
      </w:r>
      <w:r w:rsidR="006D1339">
        <w:rPr>
          <w:rFonts w:ascii="仿宋" w:eastAsia="仿宋" w:hAnsi="仿宋" w:hint="eastAsia"/>
          <w:color w:val="333333"/>
          <w:sz w:val="28"/>
        </w:rPr>
        <w:t>业绩</w:t>
      </w:r>
      <w:r w:rsidR="00F802B4">
        <w:rPr>
          <w:rFonts w:ascii="仿宋" w:eastAsia="仿宋" w:hAnsi="仿宋" w:hint="eastAsia"/>
          <w:color w:val="333333"/>
          <w:sz w:val="28"/>
        </w:rPr>
        <w:t>增长</w:t>
      </w:r>
      <w:r w:rsidR="006D1339">
        <w:rPr>
          <w:rFonts w:ascii="仿宋" w:eastAsia="仿宋" w:hAnsi="仿宋" w:hint="eastAsia"/>
          <w:color w:val="333333"/>
          <w:sz w:val="28"/>
        </w:rPr>
        <w:t>点</w:t>
      </w:r>
      <w:r w:rsidR="00F802B4">
        <w:rPr>
          <w:rFonts w:ascii="仿宋" w:eastAsia="仿宋" w:hAnsi="仿宋" w:hint="eastAsia"/>
          <w:color w:val="333333"/>
          <w:sz w:val="28"/>
        </w:rPr>
        <w:t>。</w:t>
      </w:r>
    </w:p>
    <w:p w14:paraId="0FF65700" w14:textId="0EF1D5FC" w:rsidR="0067353F" w:rsidRDefault="00A53F0F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ins w:id="42" w:author="roger" w:date="2025-03-17T10:16:00Z"/>
          <w:rFonts w:ascii="仿宋" w:eastAsia="仿宋" w:hAnsi="仿宋"/>
          <w:b/>
          <w:color w:val="333333"/>
          <w:sz w:val="28"/>
        </w:rPr>
        <w:pPrChange w:id="43" w:author="roger" w:date="2025-03-17T10:24:00Z">
          <w:pPr>
            <w:pStyle w:val="paragraph"/>
            <w:adjustRightInd w:val="0"/>
            <w:snapToGrid w:val="0"/>
            <w:spacing w:before="0" w:beforeAutospacing="0" w:after="0" w:afterAutospacing="0" w:line="360" w:lineRule="auto"/>
            <w:jc w:val="both"/>
          </w:pPr>
        </w:pPrChange>
      </w:pPr>
      <w:del w:id="44" w:author="roger" w:date="2025-03-17T10:16:00Z">
        <w:r w:rsidDel="00E67D72">
          <w:rPr>
            <w:rFonts w:ascii="仿宋" w:eastAsia="仿宋" w:hAnsi="仿宋"/>
            <w:b/>
            <w:noProof/>
            <w:color w:val="333333"/>
            <w:sz w:val="28"/>
          </w:rPr>
          <w:drawing>
            <wp:inline distT="0" distB="0" distL="0" distR="0" wp14:anchorId="6732F814" wp14:editId="6EAAE356">
              <wp:extent cx="6041985" cy="2601149"/>
              <wp:effectExtent l="0" t="0" r="0" b="0"/>
              <wp:docPr id="5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4541"/>
                      <a:stretch/>
                    </pic:blipFill>
                    <pic:spPr bwMode="auto">
                      <a:xfrm>
                        <a:off x="0" y="0"/>
                        <a:ext cx="6133035" cy="26403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del>
    </w:p>
    <w:p w14:paraId="07D392C4" w14:textId="4DAE4864" w:rsidR="00E67D72" w:rsidRDefault="00E67D72" w:rsidP="00820C64">
      <w:pPr>
        <w:pStyle w:val="paragraph"/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b/>
          <w:color w:val="333333"/>
          <w:sz w:val="28"/>
        </w:rPr>
      </w:pPr>
      <w:ins w:id="45" w:author="roger" w:date="2025-03-17T10:16:00Z">
        <w:r>
          <w:rPr>
            <w:rFonts w:ascii="仿宋" w:eastAsia="仿宋" w:hAnsi="仿宋"/>
            <w:b/>
            <w:noProof/>
            <w:color w:val="333333"/>
            <w:sz w:val="28"/>
          </w:rPr>
          <w:drawing>
            <wp:inline distT="0" distB="0" distL="0" distR="0" wp14:anchorId="58B69429" wp14:editId="160D152B">
              <wp:extent cx="6084277" cy="2865841"/>
              <wp:effectExtent l="0" t="0" r="0" b="0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15840" cy="2880708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ins>
    </w:p>
    <w:p w14:paraId="3755F193" w14:textId="650C650C" w:rsidR="00302A5D" w:rsidRDefault="0067353F" w:rsidP="00820C64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center"/>
        <w:rPr>
          <w:rFonts w:ascii="仿宋" w:eastAsia="仿宋" w:hAnsi="仿宋"/>
          <w:b/>
          <w:color w:val="333333"/>
          <w:sz w:val="28"/>
        </w:rPr>
      </w:pPr>
      <w:r w:rsidRPr="00820C64">
        <w:rPr>
          <w:rFonts w:ascii="仿宋" w:eastAsia="仿宋" w:hAnsi="仿宋" w:hint="eastAsia"/>
          <w:b/>
          <w:color w:val="333333"/>
        </w:rPr>
        <w:t>图1</w:t>
      </w:r>
      <w:r w:rsidRPr="00820C64">
        <w:rPr>
          <w:rFonts w:ascii="仿宋" w:eastAsia="仿宋" w:hAnsi="仿宋"/>
          <w:b/>
          <w:color w:val="333333"/>
        </w:rPr>
        <w:t xml:space="preserve">  </w:t>
      </w:r>
      <w:r w:rsidRPr="00820C64">
        <w:rPr>
          <w:rFonts w:ascii="仿宋" w:eastAsia="仿宋" w:hAnsi="仿宋" w:hint="eastAsia"/>
          <w:b/>
          <w:color w:val="333333"/>
        </w:rPr>
        <w:t>德国电信</w:t>
      </w:r>
      <w:del w:id="46" w:author="roger" w:date="2025-03-17T10:19:00Z">
        <w:r w:rsidR="005212A4" w:rsidDel="00F13E92">
          <w:rPr>
            <w:rFonts w:ascii="仿宋" w:eastAsia="仿宋" w:hAnsi="仿宋" w:hint="eastAsia"/>
            <w:b/>
            <w:color w:val="333333"/>
          </w:rPr>
          <w:delText>2008</w:delText>
        </w:r>
        <w:r w:rsidR="003446B6" w:rsidDel="00F13E92">
          <w:rPr>
            <w:rFonts w:ascii="仿宋" w:eastAsia="仿宋" w:hAnsi="仿宋" w:hint="eastAsia"/>
            <w:b/>
            <w:color w:val="333333"/>
          </w:rPr>
          <w:delText>年</w:delText>
        </w:r>
        <w:r w:rsidR="005212A4" w:rsidDel="00F13E92">
          <w:rPr>
            <w:rFonts w:ascii="仿宋" w:eastAsia="仿宋" w:hAnsi="仿宋" w:hint="eastAsia"/>
            <w:b/>
            <w:color w:val="333333"/>
          </w:rPr>
          <w:delText>以来</w:delText>
        </w:r>
      </w:del>
      <w:ins w:id="47" w:author="roger" w:date="2025-03-17T10:19:00Z">
        <w:r w:rsidR="00F13E92">
          <w:rPr>
            <w:rFonts w:ascii="仿宋" w:eastAsia="仿宋" w:hAnsi="仿宋" w:hint="eastAsia"/>
            <w:b/>
            <w:color w:val="333333"/>
          </w:rPr>
          <w:t>2</w:t>
        </w:r>
        <w:r w:rsidR="00F13E92">
          <w:rPr>
            <w:rFonts w:ascii="仿宋" w:eastAsia="仿宋" w:hAnsi="仿宋"/>
            <w:b/>
            <w:color w:val="333333"/>
          </w:rPr>
          <w:t>008</w:t>
        </w:r>
        <w:r w:rsidR="00F13E92">
          <w:rPr>
            <w:rFonts w:ascii="仿宋" w:eastAsia="仿宋" w:hAnsi="仿宋" w:hint="eastAsia"/>
            <w:b/>
            <w:color w:val="333333"/>
          </w:rPr>
          <w:t>年以来</w:t>
        </w:r>
      </w:ins>
      <w:r w:rsidRPr="00820C64">
        <w:rPr>
          <w:rFonts w:ascii="仿宋" w:eastAsia="仿宋" w:hAnsi="仿宋" w:hint="eastAsia"/>
          <w:b/>
          <w:color w:val="333333"/>
        </w:rPr>
        <w:t>营收趋势</w:t>
      </w:r>
    </w:p>
    <w:p w14:paraId="47FED171" w14:textId="4D7189AC" w:rsidR="00302A5D" w:rsidRDefault="008E4D9A" w:rsidP="00820C64">
      <w:pPr>
        <w:pStyle w:val="paragraph"/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/>
          <w:b/>
          <w:color w:val="333333"/>
          <w:sz w:val="28"/>
        </w:rPr>
        <w:tab/>
      </w:r>
      <w:r>
        <w:rPr>
          <w:rFonts w:ascii="仿宋" w:eastAsia="仿宋" w:hAnsi="仿宋" w:hint="eastAsia"/>
          <w:b/>
          <w:color w:val="333333"/>
          <w:sz w:val="28"/>
        </w:rPr>
        <w:t>2、</w:t>
      </w:r>
      <w:r w:rsidR="00302A5D">
        <w:rPr>
          <w:rFonts w:ascii="仿宋" w:eastAsia="仿宋" w:hAnsi="仿宋" w:hint="eastAsia"/>
          <w:b/>
          <w:color w:val="333333"/>
          <w:sz w:val="28"/>
        </w:rPr>
        <w:t>德国电信</w:t>
      </w:r>
      <w:r w:rsidR="00ED61F7">
        <w:rPr>
          <w:rFonts w:ascii="仿宋" w:eastAsia="仿宋" w:hAnsi="仿宋" w:hint="eastAsia"/>
          <w:b/>
          <w:color w:val="333333"/>
          <w:sz w:val="28"/>
        </w:rPr>
        <w:t>业务转型</w:t>
      </w:r>
      <w:r w:rsidR="00302A5D">
        <w:rPr>
          <w:rFonts w:ascii="仿宋" w:eastAsia="仿宋" w:hAnsi="仿宋" w:hint="eastAsia"/>
          <w:b/>
          <w:color w:val="333333"/>
          <w:sz w:val="28"/>
        </w:rPr>
        <w:t>重点举措</w:t>
      </w:r>
    </w:p>
    <w:p w14:paraId="04226363" w14:textId="2784EEF1" w:rsidR="000744B6" w:rsidRPr="00820C64" w:rsidRDefault="00353929" w:rsidP="007A3D2D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（一</w:t>
      </w:r>
      <w:r w:rsidR="000744B6">
        <w:rPr>
          <w:rFonts w:ascii="仿宋" w:eastAsia="仿宋" w:hAnsi="仿宋" w:hint="eastAsia"/>
          <w:b/>
          <w:color w:val="333333"/>
          <w:sz w:val="28"/>
        </w:rPr>
        <w:t>）</w:t>
      </w:r>
      <w:r w:rsidR="000744B6" w:rsidRPr="00820C64">
        <w:rPr>
          <w:rFonts w:ascii="仿宋" w:eastAsia="仿宋" w:hAnsi="仿宋" w:hint="eastAsia"/>
          <w:b/>
          <w:color w:val="333333"/>
          <w:sz w:val="28"/>
        </w:rPr>
        <w:t>资本运作及属地运营实现全球化布局</w:t>
      </w:r>
      <w:r w:rsidR="000744B6">
        <w:rPr>
          <w:rFonts w:ascii="仿宋" w:eastAsia="仿宋" w:hAnsi="仿宋" w:hint="eastAsia"/>
          <w:b/>
          <w:color w:val="333333"/>
          <w:sz w:val="28"/>
        </w:rPr>
        <w:t>：</w:t>
      </w:r>
      <w:r w:rsidR="000744B6" w:rsidRPr="00820C64">
        <w:rPr>
          <w:rFonts w:ascii="仿宋" w:eastAsia="仿宋" w:hAnsi="仿宋" w:hint="eastAsia"/>
          <w:b/>
          <w:color w:val="333333"/>
          <w:sz w:val="28"/>
        </w:rPr>
        <w:t>聚焦欧美市场并加速亚太渗透,业务覆盖全球50+国家或地区，</w:t>
      </w:r>
      <w:r w:rsidR="009C2802">
        <w:rPr>
          <w:rFonts w:ascii="仿宋" w:eastAsia="仿宋" w:hAnsi="仿宋" w:hint="eastAsia"/>
          <w:b/>
          <w:color w:val="333333"/>
          <w:sz w:val="28"/>
        </w:rPr>
        <w:t>海外营收占比超</w:t>
      </w:r>
      <w:r w:rsidR="000744B6" w:rsidRPr="00820C64">
        <w:rPr>
          <w:rFonts w:ascii="仿宋" w:eastAsia="仿宋" w:hAnsi="仿宋" w:hint="eastAsia"/>
          <w:b/>
          <w:color w:val="333333"/>
          <w:sz w:val="28"/>
        </w:rPr>
        <w:t>7</w:t>
      </w:r>
      <w:r w:rsidR="009C2802">
        <w:rPr>
          <w:rFonts w:ascii="仿宋" w:eastAsia="仿宋" w:hAnsi="仿宋"/>
          <w:b/>
          <w:color w:val="333333"/>
          <w:sz w:val="28"/>
        </w:rPr>
        <w:t>0</w:t>
      </w:r>
      <w:r w:rsidR="000744B6" w:rsidRPr="00820C64">
        <w:rPr>
          <w:rFonts w:ascii="仿宋" w:eastAsia="仿宋" w:hAnsi="仿宋"/>
          <w:b/>
          <w:color w:val="333333"/>
          <w:sz w:val="28"/>
        </w:rPr>
        <w:t>%</w:t>
      </w:r>
      <w:r w:rsidR="000744B6" w:rsidRPr="00820C64">
        <w:rPr>
          <w:rFonts w:ascii="仿宋" w:eastAsia="仿宋" w:hAnsi="仿宋" w:hint="eastAsia"/>
          <w:b/>
          <w:color w:val="333333"/>
          <w:sz w:val="28"/>
        </w:rPr>
        <w:t>。</w:t>
      </w:r>
    </w:p>
    <w:p w14:paraId="364B8CBB" w14:textId="18D5DF30" w:rsidR="000744B6" w:rsidRPr="005F5317" w:rsidRDefault="000744B6">
      <w:pPr>
        <w:pStyle w:val="paragraph"/>
        <w:numPr>
          <w:ilvl w:val="0"/>
          <w:numId w:val="5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聚焦</w:t>
      </w:r>
      <w:r w:rsidRPr="00820C64">
        <w:rPr>
          <w:rFonts w:ascii="仿宋" w:eastAsia="仿宋" w:hAnsi="仿宋" w:hint="eastAsia"/>
          <w:b/>
          <w:color w:val="333333"/>
          <w:sz w:val="28"/>
        </w:rPr>
        <w:t>欧美</w:t>
      </w:r>
      <w:r>
        <w:rPr>
          <w:rFonts w:ascii="仿宋" w:eastAsia="仿宋" w:hAnsi="仿宋" w:hint="eastAsia"/>
          <w:b/>
          <w:color w:val="333333"/>
          <w:sz w:val="28"/>
        </w:rPr>
        <w:t>主要市场，整合资源</w:t>
      </w:r>
      <w:r w:rsidRPr="00820C64">
        <w:rPr>
          <w:rFonts w:ascii="仿宋" w:eastAsia="仿宋" w:hAnsi="仿宋" w:hint="eastAsia"/>
          <w:b/>
          <w:color w:val="333333"/>
          <w:sz w:val="28"/>
        </w:rPr>
        <w:t>：</w:t>
      </w:r>
      <w:r>
        <w:rPr>
          <w:rFonts w:ascii="仿宋" w:eastAsia="仿宋" w:hAnsi="仿宋" w:hint="eastAsia"/>
          <w:color w:val="333333"/>
          <w:sz w:val="28"/>
        </w:rPr>
        <w:t>2</w:t>
      </w:r>
      <w:r>
        <w:rPr>
          <w:rFonts w:ascii="仿宋" w:eastAsia="仿宋" w:hAnsi="仿宋"/>
          <w:color w:val="333333"/>
          <w:sz w:val="28"/>
        </w:rPr>
        <w:t>020</w:t>
      </w:r>
      <w:r>
        <w:rPr>
          <w:rFonts w:ascii="仿宋" w:eastAsia="仿宋" w:hAnsi="仿宋" w:hint="eastAsia"/>
          <w:color w:val="333333"/>
          <w:sz w:val="28"/>
        </w:rPr>
        <w:t>年</w:t>
      </w:r>
      <w:r w:rsidRPr="001D2968">
        <w:rPr>
          <w:rFonts w:ascii="仿宋" w:eastAsia="仿宋" w:hAnsi="仿宋" w:hint="eastAsia"/>
          <w:color w:val="333333"/>
          <w:sz w:val="28"/>
        </w:rPr>
        <w:t>美国子公司T-Mobile US</w:t>
      </w:r>
      <w:r w:rsidR="005F5317">
        <w:rPr>
          <w:rFonts w:ascii="仿宋" w:eastAsia="仿宋" w:hAnsi="仿宋" w:hint="eastAsia"/>
          <w:color w:val="333333"/>
          <w:sz w:val="28"/>
        </w:rPr>
        <w:t>与</w:t>
      </w:r>
      <w:r w:rsidRPr="005F5317">
        <w:rPr>
          <w:rFonts w:ascii="仿宋" w:eastAsia="仿宋" w:hAnsi="仿宋"/>
          <w:color w:val="333333"/>
          <w:sz w:val="28"/>
        </w:rPr>
        <w:t>Sprint</w:t>
      </w:r>
      <w:r w:rsidR="005F5317" w:rsidRPr="005F5317">
        <w:rPr>
          <w:rFonts w:ascii="仿宋" w:eastAsia="仿宋" w:hAnsi="仿宋" w:hint="eastAsia"/>
          <w:color w:val="333333"/>
          <w:sz w:val="28"/>
        </w:rPr>
        <w:t>合并完成</w:t>
      </w:r>
      <w:r w:rsidRPr="005F5317">
        <w:rPr>
          <w:rFonts w:ascii="仿宋" w:eastAsia="仿宋" w:hAnsi="仿宋" w:hint="eastAsia"/>
          <w:color w:val="333333"/>
          <w:sz w:val="28"/>
        </w:rPr>
        <w:t>后形成规模效应，</w:t>
      </w:r>
      <w:r w:rsidR="009C2802" w:rsidRPr="005F5317">
        <w:rPr>
          <w:rFonts w:ascii="仿宋" w:eastAsia="仿宋" w:hAnsi="仿宋"/>
          <w:color w:val="333333"/>
          <w:sz w:val="28"/>
        </w:rPr>
        <w:t>5G网络规模、</w:t>
      </w:r>
      <w:r w:rsidR="009C2802" w:rsidRPr="005F5317">
        <w:rPr>
          <w:rFonts w:ascii="仿宋" w:eastAsia="仿宋" w:hAnsi="仿宋" w:hint="eastAsia"/>
          <w:color w:val="333333"/>
          <w:sz w:val="28"/>
        </w:rPr>
        <w:t>下行速率均为竞争对手</w:t>
      </w:r>
      <w:r w:rsidR="009C2802" w:rsidRPr="005F5317">
        <w:rPr>
          <w:rFonts w:ascii="仿宋" w:eastAsia="仿宋" w:hAnsi="仿宋"/>
          <w:color w:val="333333"/>
          <w:sz w:val="28"/>
        </w:rPr>
        <w:t>Verizon</w:t>
      </w:r>
      <w:r w:rsidR="009C2802" w:rsidRPr="005F5317">
        <w:rPr>
          <w:rFonts w:ascii="仿宋" w:eastAsia="仿宋" w:hAnsi="仿宋" w:hint="eastAsia"/>
          <w:color w:val="333333"/>
          <w:sz w:val="28"/>
        </w:rPr>
        <w:t>、</w:t>
      </w:r>
      <w:r w:rsidR="009C2802" w:rsidRPr="005F5317">
        <w:rPr>
          <w:rFonts w:ascii="仿宋" w:eastAsia="仿宋" w:hAnsi="仿宋"/>
          <w:color w:val="333333"/>
          <w:sz w:val="28"/>
        </w:rPr>
        <w:t>AT&amp;T的2倍</w:t>
      </w:r>
      <w:r w:rsidR="009C2802" w:rsidRPr="005F5317">
        <w:rPr>
          <w:rFonts w:ascii="仿宋" w:eastAsia="仿宋" w:hAnsi="仿宋" w:hint="eastAsia"/>
          <w:color w:val="333333"/>
          <w:sz w:val="28"/>
        </w:rPr>
        <w:t>以上</w:t>
      </w:r>
      <w:r w:rsidR="00C417EA" w:rsidRPr="005F5317">
        <w:rPr>
          <w:rFonts w:ascii="仿宋" w:eastAsia="仿宋" w:hAnsi="仿宋" w:hint="eastAsia"/>
          <w:color w:val="333333"/>
          <w:sz w:val="28"/>
        </w:rPr>
        <w:t>，</w:t>
      </w:r>
      <w:r w:rsidRPr="005F5317">
        <w:rPr>
          <w:rFonts w:ascii="仿宋" w:eastAsia="仿宋" w:hAnsi="仿宋" w:hint="eastAsia"/>
          <w:color w:val="333333"/>
          <w:sz w:val="28"/>
        </w:rPr>
        <w:t>移动用户突破</w:t>
      </w:r>
      <w:r w:rsidRPr="005F5317">
        <w:rPr>
          <w:rFonts w:ascii="仿宋" w:eastAsia="仿宋" w:hAnsi="仿宋"/>
          <w:color w:val="333333"/>
          <w:sz w:val="28"/>
        </w:rPr>
        <w:t>1.1亿。</w:t>
      </w:r>
      <w:r w:rsidR="00C417EA" w:rsidRPr="005F5317">
        <w:rPr>
          <w:rFonts w:ascii="仿宋" w:eastAsia="仿宋" w:hAnsi="仿宋" w:hint="eastAsia"/>
          <w:color w:val="333333"/>
          <w:sz w:val="28"/>
        </w:rPr>
        <w:t>当前</w:t>
      </w:r>
      <w:r w:rsidRPr="005F5317">
        <w:rPr>
          <w:rFonts w:ascii="仿宋" w:eastAsia="仿宋" w:hAnsi="仿宋" w:hint="eastAsia"/>
          <w:color w:val="333333"/>
          <w:sz w:val="28"/>
        </w:rPr>
        <w:t>正在寻求将欧洲和美国业务更深度融合，如</w:t>
      </w:r>
      <w:r w:rsidRPr="005F5317">
        <w:rPr>
          <w:rFonts w:ascii="仿宋" w:eastAsia="仿宋" w:hAnsi="仿宋"/>
          <w:color w:val="333333"/>
          <w:sz w:val="28"/>
        </w:rPr>
        <w:t>2024</w:t>
      </w:r>
      <w:r w:rsidRPr="005F5317">
        <w:rPr>
          <w:rFonts w:ascii="仿宋" w:eastAsia="仿宋" w:hAnsi="仿宋" w:hint="eastAsia"/>
          <w:color w:val="333333"/>
          <w:sz w:val="28"/>
        </w:rPr>
        <w:t>年将欧洲子公司产品</w:t>
      </w:r>
      <w:r w:rsidRPr="005F5317">
        <w:rPr>
          <w:rFonts w:ascii="仿宋" w:eastAsia="仿宋" w:hAnsi="仿宋"/>
          <w:color w:val="333333"/>
          <w:sz w:val="28"/>
        </w:rPr>
        <w:t>OneApp在美国推出。</w:t>
      </w:r>
    </w:p>
    <w:p w14:paraId="65642910" w14:textId="14412A53" w:rsidR="007A3D2D" w:rsidRPr="001207BD" w:rsidRDefault="000744B6" w:rsidP="001207BD">
      <w:pPr>
        <w:pStyle w:val="paragraph"/>
        <w:numPr>
          <w:ilvl w:val="0"/>
          <w:numId w:val="2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积极开拓</w:t>
      </w:r>
      <w:r w:rsidRPr="00820C64">
        <w:rPr>
          <w:rFonts w:ascii="仿宋" w:eastAsia="仿宋" w:hAnsi="仿宋" w:hint="eastAsia"/>
          <w:b/>
          <w:color w:val="333333"/>
          <w:sz w:val="28"/>
        </w:rPr>
        <w:t>亚太</w:t>
      </w:r>
      <w:r w:rsidR="00353929">
        <w:rPr>
          <w:rFonts w:ascii="仿宋" w:eastAsia="仿宋" w:hAnsi="仿宋" w:hint="eastAsia"/>
          <w:b/>
          <w:color w:val="333333"/>
          <w:sz w:val="28"/>
        </w:rPr>
        <w:t>新兴</w:t>
      </w:r>
      <w:r w:rsidRPr="00820C64">
        <w:rPr>
          <w:rFonts w:ascii="仿宋" w:eastAsia="仿宋" w:hAnsi="仿宋" w:hint="eastAsia"/>
          <w:b/>
          <w:color w:val="333333"/>
          <w:sz w:val="28"/>
        </w:rPr>
        <w:t>市场：</w:t>
      </w:r>
      <w:r w:rsidRPr="00820C64">
        <w:rPr>
          <w:rFonts w:ascii="仿宋" w:eastAsia="仿宋" w:hAnsi="仿宋" w:hint="eastAsia"/>
          <w:color w:val="333333"/>
          <w:sz w:val="28"/>
        </w:rPr>
        <w:t>早年收购大</w:t>
      </w:r>
      <w:r w:rsidRPr="00D16918">
        <w:rPr>
          <w:rFonts w:ascii="仿宋" w:eastAsia="仿宋" w:hAnsi="仿宋" w:hint="eastAsia"/>
          <w:color w:val="333333"/>
          <w:sz w:val="28"/>
        </w:rPr>
        <w:t>众集团IT</w:t>
      </w:r>
      <w:r>
        <w:rPr>
          <w:rFonts w:ascii="仿宋" w:eastAsia="仿宋" w:hAnsi="仿宋" w:hint="eastAsia"/>
          <w:color w:val="333333"/>
          <w:sz w:val="28"/>
        </w:rPr>
        <w:t>服务子公司进入中国，</w:t>
      </w:r>
      <w:r w:rsidRPr="00D16918">
        <w:rPr>
          <w:rFonts w:ascii="仿宋" w:eastAsia="仿宋" w:hAnsi="仿宋" w:hint="eastAsia"/>
          <w:color w:val="333333"/>
          <w:sz w:val="28"/>
        </w:rPr>
        <w:t>为德国车企及供应商提供城市</w:t>
      </w:r>
      <w:r>
        <w:rPr>
          <w:rFonts w:ascii="仿宋" w:eastAsia="仿宋" w:hAnsi="仿宋" w:hint="eastAsia"/>
          <w:color w:val="333333"/>
          <w:sz w:val="28"/>
        </w:rPr>
        <w:t>车联网、云计算、智慧城市等I</w:t>
      </w:r>
      <w:r>
        <w:rPr>
          <w:rFonts w:ascii="仿宋" w:eastAsia="仿宋" w:hAnsi="仿宋"/>
          <w:color w:val="333333"/>
          <w:sz w:val="28"/>
        </w:rPr>
        <w:t>T</w:t>
      </w:r>
      <w:r w:rsidR="00C63951">
        <w:rPr>
          <w:rFonts w:ascii="仿宋" w:eastAsia="仿宋" w:hAnsi="仿宋" w:hint="eastAsia"/>
          <w:color w:val="333333"/>
          <w:sz w:val="28"/>
        </w:rPr>
        <w:t>服务</w:t>
      </w:r>
      <w:r w:rsidR="00C417EA">
        <w:rPr>
          <w:rFonts w:ascii="仿宋" w:eastAsia="仿宋" w:hAnsi="仿宋" w:hint="eastAsia"/>
          <w:color w:val="333333"/>
          <w:sz w:val="28"/>
        </w:rPr>
        <w:t>，</w:t>
      </w:r>
      <w:r>
        <w:rPr>
          <w:rFonts w:ascii="仿宋" w:eastAsia="仿宋" w:hAnsi="仿宋" w:hint="eastAsia"/>
          <w:color w:val="333333"/>
          <w:sz w:val="28"/>
        </w:rPr>
        <w:lastRenderedPageBreak/>
        <w:t>2</w:t>
      </w:r>
      <w:r>
        <w:rPr>
          <w:rFonts w:ascii="仿宋" w:eastAsia="仿宋" w:hAnsi="仿宋"/>
          <w:color w:val="333333"/>
          <w:sz w:val="28"/>
        </w:rPr>
        <w:t>5</w:t>
      </w:r>
      <w:r>
        <w:rPr>
          <w:rFonts w:ascii="仿宋" w:eastAsia="仿宋" w:hAnsi="仿宋" w:hint="eastAsia"/>
          <w:color w:val="333333"/>
          <w:sz w:val="28"/>
        </w:rPr>
        <w:t>年</w:t>
      </w:r>
      <w:r w:rsidR="00C417EA" w:rsidRPr="00C417EA">
        <w:rPr>
          <w:rFonts w:ascii="仿宋" w:eastAsia="仿宋" w:hAnsi="仿宋" w:hint="eastAsia"/>
          <w:color w:val="333333"/>
          <w:sz w:val="28"/>
        </w:rPr>
        <w:t>德电（中国）通信技术有限公司</w:t>
      </w:r>
      <w:r>
        <w:rPr>
          <w:rFonts w:ascii="仿宋" w:eastAsia="仿宋" w:hAnsi="仿宋" w:hint="eastAsia"/>
          <w:color w:val="333333"/>
          <w:sz w:val="28"/>
        </w:rPr>
        <w:t>获</w:t>
      </w:r>
      <w:r w:rsidR="008F2236">
        <w:rPr>
          <w:rFonts w:ascii="仿宋" w:eastAsia="仿宋" w:hAnsi="仿宋" w:hint="eastAsia"/>
          <w:color w:val="333333"/>
          <w:sz w:val="28"/>
        </w:rPr>
        <w:t>工信部</w:t>
      </w:r>
      <w:r>
        <w:rPr>
          <w:rFonts w:ascii="仿宋" w:eastAsia="仿宋" w:hAnsi="仿宋" w:hint="eastAsia"/>
          <w:color w:val="333333"/>
          <w:sz w:val="28"/>
        </w:rPr>
        <w:t>首批增值电信业务扩大开放牌照，预计将在华更广范围内提供I</w:t>
      </w:r>
      <w:r>
        <w:rPr>
          <w:rFonts w:ascii="仿宋" w:eastAsia="仿宋" w:hAnsi="仿宋"/>
          <w:color w:val="333333"/>
          <w:sz w:val="28"/>
        </w:rPr>
        <w:t>DC</w:t>
      </w:r>
      <w:r>
        <w:rPr>
          <w:rFonts w:ascii="仿宋" w:eastAsia="仿宋" w:hAnsi="仿宋" w:hint="eastAsia"/>
          <w:color w:val="333333"/>
          <w:sz w:val="28"/>
        </w:rPr>
        <w:t>、I</w:t>
      </w:r>
      <w:r>
        <w:rPr>
          <w:rFonts w:ascii="仿宋" w:eastAsia="仿宋" w:hAnsi="仿宋"/>
          <w:color w:val="333333"/>
          <w:sz w:val="28"/>
        </w:rPr>
        <w:t>SP</w:t>
      </w:r>
      <w:r>
        <w:rPr>
          <w:rFonts w:ascii="仿宋" w:eastAsia="仿宋" w:hAnsi="仿宋" w:hint="eastAsia"/>
          <w:color w:val="333333"/>
          <w:sz w:val="28"/>
        </w:rPr>
        <w:t>、云平台等</w:t>
      </w:r>
      <w:r w:rsidRPr="00820C64">
        <w:rPr>
          <w:rFonts w:ascii="仿宋" w:eastAsia="仿宋" w:hAnsi="仿宋" w:hint="eastAsia"/>
          <w:color w:val="333333"/>
          <w:sz w:val="28"/>
        </w:rPr>
        <w:t>服务，拉动海外营收。</w:t>
      </w:r>
    </w:p>
    <w:p w14:paraId="7FED80F1" w14:textId="00B59CDC" w:rsidR="00353929" w:rsidRPr="00353929" w:rsidRDefault="00353929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（二）</w:t>
      </w:r>
      <w:r w:rsidR="002A1E42">
        <w:rPr>
          <w:rFonts w:ascii="仿宋" w:eastAsia="仿宋" w:hAnsi="仿宋" w:hint="eastAsia"/>
          <w:b/>
          <w:color w:val="333333"/>
          <w:sz w:val="28"/>
        </w:rPr>
        <w:t>放眼</w:t>
      </w:r>
      <w:r>
        <w:rPr>
          <w:rFonts w:ascii="仿宋" w:eastAsia="仿宋" w:hAnsi="仿宋" w:hint="eastAsia"/>
          <w:b/>
          <w:color w:val="333333"/>
          <w:sz w:val="28"/>
        </w:rPr>
        <w:t>未来，</w:t>
      </w:r>
      <w:r w:rsidRPr="00353929">
        <w:rPr>
          <w:rFonts w:ascii="仿宋" w:eastAsia="仿宋" w:hAnsi="仿宋" w:hint="eastAsia"/>
          <w:b/>
          <w:color w:val="333333"/>
          <w:sz w:val="28"/>
        </w:rPr>
        <w:t>积极推动网络开放、AI等融合创新，</w:t>
      </w:r>
      <w:r>
        <w:rPr>
          <w:rFonts w:ascii="仿宋" w:eastAsia="仿宋" w:hAnsi="仿宋" w:hint="eastAsia"/>
          <w:b/>
          <w:color w:val="333333"/>
          <w:sz w:val="28"/>
        </w:rPr>
        <w:t>目标提升2</w:t>
      </w:r>
      <w:r>
        <w:rPr>
          <w:rFonts w:ascii="仿宋" w:eastAsia="仿宋" w:hAnsi="仿宋"/>
          <w:b/>
          <w:color w:val="333333"/>
          <w:sz w:val="28"/>
        </w:rPr>
        <w:t>C/2B/2H</w:t>
      </w:r>
      <w:r w:rsidRPr="00353929">
        <w:rPr>
          <w:rFonts w:ascii="仿宋" w:eastAsia="仿宋" w:hAnsi="仿宋" w:hint="eastAsia"/>
          <w:b/>
          <w:color w:val="333333"/>
          <w:sz w:val="28"/>
        </w:rPr>
        <w:t>服务能力</w:t>
      </w:r>
      <w:r w:rsidR="00FD1846">
        <w:rPr>
          <w:rFonts w:ascii="仿宋" w:eastAsia="仿宋" w:hAnsi="仿宋" w:hint="eastAsia"/>
          <w:b/>
          <w:color w:val="333333"/>
          <w:sz w:val="28"/>
        </w:rPr>
        <w:t>并</w:t>
      </w:r>
      <w:r>
        <w:rPr>
          <w:rFonts w:ascii="仿宋" w:eastAsia="仿宋" w:hAnsi="仿宋" w:hint="eastAsia"/>
          <w:b/>
          <w:color w:val="333333"/>
          <w:sz w:val="28"/>
        </w:rPr>
        <w:t>再次提速</w:t>
      </w:r>
      <w:r w:rsidR="005739F4">
        <w:rPr>
          <w:rFonts w:ascii="仿宋" w:eastAsia="仿宋" w:hAnsi="仿宋" w:hint="eastAsia"/>
          <w:b/>
          <w:color w:val="333333"/>
          <w:sz w:val="28"/>
        </w:rPr>
        <w:t>业绩</w:t>
      </w:r>
      <w:r>
        <w:rPr>
          <w:rFonts w:ascii="仿宋" w:eastAsia="仿宋" w:hAnsi="仿宋" w:hint="eastAsia"/>
          <w:b/>
          <w:color w:val="333333"/>
          <w:sz w:val="28"/>
        </w:rPr>
        <w:t>增长</w:t>
      </w:r>
      <w:r w:rsidRPr="00353929">
        <w:rPr>
          <w:rFonts w:ascii="仿宋" w:eastAsia="仿宋" w:hAnsi="仿宋" w:hint="eastAsia"/>
          <w:b/>
          <w:color w:val="333333"/>
          <w:sz w:val="28"/>
        </w:rPr>
        <w:t>。</w:t>
      </w:r>
    </w:p>
    <w:p w14:paraId="137CA918" w14:textId="7B8CACC0" w:rsidR="00D4497D" w:rsidRPr="00820C64" w:rsidRDefault="00353929" w:rsidP="00302A5D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1）</w:t>
      </w:r>
      <w:r w:rsidR="00302A5D" w:rsidRPr="00820C64">
        <w:rPr>
          <w:rFonts w:ascii="仿宋" w:eastAsia="仿宋" w:hAnsi="仿宋" w:hint="eastAsia"/>
          <w:b/>
          <w:color w:val="333333"/>
          <w:sz w:val="28"/>
        </w:rPr>
        <w:t>率先加入Open RAN</w:t>
      </w:r>
      <w:r w:rsidR="00773652" w:rsidRPr="002B293E">
        <w:rPr>
          <w:rFonts w:ascii="仿宋" w:eastAsia="仿宋" w:hAnsi="仿宋" w:hint="eastAsia"/>
          <w:b/>
          <w:color w:val="333333"/>
          <w:sz w:val="28"/>
        </w:rPr>
        <w:t>和</w:t>
      </w:r>
      <w:r w:rsidR="00773652" w:rsidRPr="004B0C2F">
        <w:rPr>
          <w:rFonts w:ascii="仿宋" w:eastAsia="仿宋" w:hAnsi="仿宋" w:hint="eastAsia"/>
          <w:b/>
          <w:color w:val="333333"/>
          <w:sz w:val="28"/>
        </w:rPr>
        <w:t>Open Gateway</w:t>
      </w:r>
      <w:r w:rsidR="00D4497D" w:rsidRPr="00820C64">
        <w:rPr>
          <w:rFonts w:ascii="仿宋" w:eastAsia="仿宋" w:hAnsi="仿宋" w:hint="eastAsia"/>
          <w:b/>
          <w:color w:val="333333"/>
          <w:sz w:val="28"/>
        </w:rPr>
        <w:t>倡议</w:t>
      </w:r>
      <w:r w:rsidR="008E146B">
        <w:rPr>
          <w:rFonts w:ascii="仿宋" w:eastAsia="仿宋" w:hAnsi="仿宋" w:hint="eastAsia"/>
          <w:b/>
          <w:color w:val="333333"/>
          <w:sz w:val="28"/>
        </w:rPr>
        <w:t>：</w:t>
      </w:r>
      <w:r w:rsidR="00D4497D" w:rsidRPr="00820C64">
        <w:rPr>
          <w:rFonts w:ascii="仿宋" w:eastAsia="仿宋" w:hAnsi="仿宋" w:hint="eastAsia"/>
          <w:b/>
          <w:color w:val="333333"/>
          <w:sz w:val="28"/>
        </w:rPr>
        <w:t>推动网络能力</w:t>
      </w:r>
      <w:r w:rsidR="00EA4307">
        <w:rPr>
          <w:rFonts w:ascii="仿宋" w:eastAsia="仿宋" w:hAnsi="仿宋" w:hint="eastAsia"/>
          <w:b/>
          <w:color w:val="333333"/>
          <w:sz w:val="28"/>
        </w:rPr>
        <w:t>标准化及对外</w:t>
      </w:r>
      <w:r w:rsidR="00D4497D" w:rsidRPr="00820C64">
        <w:rPr>
          <w:rFonts w:ascii="仿宋" w:eastAsia="仿宋" w:hAnsi="仿宋" w:hint="eastAsia"/>
          <w:b/>
          <w:color w:val="333333"/>
          <w:sz w:val="28"/>
        </w:rPr>
        <w:t>开放</w:t>
      </w:r>
      <w:r w:rsidR="008E146B">
        <w:rPr>
          <w:rFonts w:ascii="仿宋" w:eastAsia="仿宋" w:hAnsi="仿宋" w:hint="eastAsia"/>
          <w:b/>
          <w:color w:val="333333"/>
          <w:sz w:val="28"/>
        </w:rPr>
        <w:t>，增加用户触点</w:t>
      </w:r>
      <w:r w:rsidR="00D4497D" w:rsidRPr="00820C64">
        <w:rPr>
          <w:rFonts w:ascii="仿宋" w:eastAsia="仿宋" w:hAnsi="仿宋" w:hint="eastAsia"/>
          <w:b/>
          <w:color w:val="333333"/>
          <w:sz w:val="28"/>
        </w:rPr>
        <w:t>。</w:t>
      </w:r>
    </w:p>
    <w:p w14:paraId="47BA8AE4" w14:textId="2740C734" w:rsidR="00773652" w:rsidRPr="00820C64" w:rsidRDefault="00E71740" w:rsidP="00820C64">
      <w:pPr>
        <w:pStyle w:val="paragraph"/>
        <w:numPr>
          <w:ilvl w:val="0"/>
          <w:numId w:val="1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color w:val="333333"/>
          <w:sz w:val="28"/>
        </w:rPr>
      </w:pPr>
      <w:r w:rsidRPr="00820C64">
        <w:rPr>
          <w:rFonts w:ascii="仿宋" w:eastAsia="仿宋" w:hAnsi="仿宋" w:hint="eastAsia"/>
          <w:b/>
          <w:color w:val="333333"/>
          <w:sz w:val="28"/>
        </w:rPr>
        <w:t>无线网络标准化：</w:t>
      </w:r>
      <w:r w:rsidR="00773652">
        <w:rPr>
          <w:rFonts w:ascii="仿宋" w:eastAsia="仿宋" w:hAnsi="仿宋"/>
          <w:color w:val="333333"/>
          <w:sz w:val="28"/>
        </w:rPr>
        <w:t>2018</w:t>
      </w:r>
      <w:r w:rsidR="00773652">
        <w:rPr>
          <w:rFonts w:ascii="仿宋" w:eastAsia="仿宋" w:hAnsi="仿宋" w:hint="eastAsia"/>
          <w:color w:val="333333"/>
          <w:sz w:val="28"/>
        </w:rPr>
        <w:t xml:space="preserve">年Open </w:t>
      </w:r>
      <w:r w:rsidR="00773652">
        <w:rPr>
          <w:rFonts w:ascii="仿宋" w:eastAsia="仿宋" w:hAnsi="仿宋"/>
          <w:color w:val="333333"/>
          <w:sz w:val="28"/>
        </w:rPr>
        <w:t>RAN</w:t>
      </w:r>
      <w:r w:rsidR="00773652">
        <w:rPr>
          <w:rFonts w:ascii="仿宋" w:eastAsia="仿宋" w:hAnsi="仿宋" w:hint="eastAsia"/>
          <w:color w:val="333333"/>
          <w:sz w:val="28"/>
        </w:rPr>
        <w:t>联盟发起方之一</w:t>
      </w:r>
      <w:r w:rsidR="00773652" w:rsidRPr="00773652">
        <w:rPr>
          <w:rFonts w:ascii="仿宋" w:eastAsia="仿宋" w:hAnsi="仿宋" w:hint="eastAsia"/>
          <w:color w:val="333333"/>
          <w:sz w:val="28"/>
        </w:rPr>
        <w:t>，</w:t>
      </w:r>
      <w:r w:rsidR="00773652">
        <w:rPr>
          <w:rFonts w:ascii="仿宋" w:eastAsia="仿宋" w:hAnsi="仿宋" w:hint="eastAsia"/>
          <w:color w:val="333333"/>
          <w:sz w:val="28"/>
        </w:rPr>
        <w:t>通过</w:t>
      </w:r>
      <w:r w:rsidR="00773652" w:rsidRPr="00773652">
        <w:rPr>
          <w:rFonts w:ascii="仿宋" w:eastAsia="仿宋" w:hAnsi="仿宋" w:hint="eastAsia"/>
          <w:color w:val="333333"/>
          <w:sz w:val="28"/>
        </w:rPr>
        <w:t>开放接口和模块化设计来实现无线接入网络</w:t>
      </w:r>
      <w:r w:rsidR="00773652">
        <w:rPr>
          <w:rFonts w:ascii="仿宋" w:eastAsia="仿宋" w:hAnsi="仿宋" w:hint="eastAsia"/>
          <w:color w:val="333333"/>
          <w:sz w:val="28"/>
        </w:rPr>
        <w:t>功能</w:t>
      </w:r>
      <w:r w:rsidR="00773652" w:rsidRPr="00773652">
        <w:rPr>
          <w:rFonts w:ascii="仿宋" w:eastAsia="仿宋" w:hAnsi="仿宋" w:hint="eastAsia"/>
          <w:color w:val="333333"/>
          <w:sz w:val="28"/>
        </w:rPr>
        <w:t>灵活性、互操作性和供应商中立性</w:t>
      </w:r>
      <w:r w:rsidR="00773652">
        <w:rPr>
          <w:rFonts w:ascii="仿宋" w:eastAsia="仿宋" w:hAnsi="仿宋" w:hint="eastAsia"/>
          <w:color w:val="333333"/>
          <w:sz w:val="28"/>
        </w:rPr>
        <w:t>。2</w:t>
      </w:r>
      <w:r w:rsidR="00773652">
        <w:rPr>
          <w:rFonts w:ascii="仿宋" w:eastAsia="仿宋" w:hAnsi="仿宋"/>
          <w:color w:val="333333"/>
          <w:sz w:val="28"/>
        </w:rPr>
        <w:t>020</w:t>
      </w:r>
      <w:r w:rsidR="00773652">
        <w:rPr>
          <w:rFonts w:ascii="仿宋" w:eastAsia="仿宋" w:hAnsi="仿宋" w:hint="eastAsia"/>
          <w:color w:val="333333"/>
          <w:sz w:val="28"/>
        </w:rPr>
        <w:t>年</w:t>
      </w:r>
      <w:r w:rsidR="00773652" w:rsidRPr="00773652">
        <w:rPr>
          <w:rFonts w:ascii="仿宋" w:eastAsia="仿宋" w:hAnsi="仿宋" w:hint="eastAsia"/>
          <w:color w:val="333333"/>
          <w:sz w:val="28"/>
        </w:rPr>
        <w:t>与英特尔、VMware合</w:t>
      </w:r>
      <w:r w:rsidR="00773652" w:rsidRPr="00820C64">
        <w:rPr>
          <w:rFonts w:ascii="仿宋" w:eastAsia="仿宋" w:hAnsi="仿宋" w:hint="eastAsia"/>
          <w:color w:val="333333"/>
          <w:sz w:val="28"/>
        </w:rPr>
        <w:t>作开发Open RAN标准</w:t>
      </w:r>
      <w:r w:rsidR="00773652" w:rsidRPr="00773652">
        <w:rPr>
          <w:rFonts w:ascii="仿宋" w:eastAsia="仿宋" w:hAnsi="仿宋" w:hint="eastAsia"/>
          <w:color w:val="333333"/>
          <w:sz w:val="28"/>
        </w:rPr>
        <w:t>的vRAN平台，利用通用服务器与AI优化基带处理性能，降低硬件依赖</w:t>
      </w:r>
      <w:r w:rsidR="00773652">
        <w:rPr>
          <w:rFonts w:ascii="仿宋" w:eastAsia="仿宋" w:hAnsi="仿宋" w:hint="eastAsia"/>
          <w:color w:val="333333"/>
          <w:sz w:val="28"/>
        </w:rPr>
        <w:t>。</w:t>
      </w:r>
      <w:r w:rsidR="00773652" w:rsidRPr="00820C64">
        <w:rPr>
          <w:rFonts w:ascii="仿宋" w:eastAsia="仿宋" w:hAnsi="仿宋" w:hint="eastAsia"/>
          <w:color w:val="333333"/>
          <w:sz w:val="28"/>
        </w:rPr>
        <w:t>2024年与诺基亚在德国北部部署3000个Open RAN站点，采用多供应商架构，从</w:t>
      </w:r>
      <w:r w:rsidR="00EA4307">
        <w:rPr>
          <w:rFonts w:ascii="仿宋" w:eastAsia="仿宋" w:hAnsi="仿宋" w:hint="eastAsia"/>
          <w:color w:val="333333"/>
          <w:sz w:val="28"/>
        </w:rPr>
        <w:t>技术</w:t>
      </w:r>
      <w:r w:rsidR="00773652" w:rsidRPr="00820C64">
        <w:rPr>
          <w:rFonts w:ascii="仿宋" w:eastAsia="仿宋" w:hAnsi="仿宋" w:hint="eastAsia"/>
          <w:color w:val="333333"/>
          <w:sz w:val="28"/>
        </w:rPr>
        <w:t>试验转向规模化应用</w:t>
      </w:r>
      <w:r w:rsidR="00EA4307">
        <w:rPr>
          <w:rFonts w:ascii="仿宋" w:eastAsia="仿宋" w:hAnsi="仿宋" w:hint="eastAsia"/>
          <w:color w:val="333333"/>
          <w:sz w:val="28"/>
        </w:rPr>
        <w:t>。</w:t>
      </w:r>
    </w:p>
    <w:p w14:paraId="7962FCE3" w14:textId="5ECC3EA7" w:rsidR="000744B6" w:rsidRPr="00514D12" w:rsidRDefault="00E71740" w:rsidP="001207BD">
      <w:pPr>
        <w:pStyle w:val="paragraph"/>
        <w:numPr>
          <w:ilvl w:val="0"/>
          <w:numId w:val="1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b/>
          <w:color w:val="333333"/>
          <w:sz w:val="28"/>
        </w:rPr>
      </w:pPr>
      <w:r w:rsidRPr="00820C64">
        <w:rPr>
          <w:rFonts w:ascii="仿宋" w:eastAsia="仿宋" w:hAnsi="仿宋" w:hint="eastAsia"/>
          <w:b/>
          <w:color w:val="333333"/>
          <w:sz w:val="28"/>
        </w:rPr>
        <w:t>网络A</w:t>
      </w:r>
      <w:r w:rsidRPr="00820C64">
        <w:rPr>
          <w:rFonts w:ascii="仿宋" w:eastAsia="仿宋" w:hAnsi="仿宋"/>
          <w:b/>
          <w:color w:val="333333"/>
          <w:sz w:val="28"/>
        </w:rPr>
        <w:t>PI</w:t>
      </w:r>
      <w:r w:rsidRPr="00820C64">
        <w:rPr>
          <w:rFonts w:ascii="仿宋" w:eastAsia="仿宋" w:hAnsi="仿宋" w:hint="eastAsia"/>
          <w:b/>
          <w:color w:val="333333"/>
          <w:sz w:val="28"/>
        </w:rPr>
        <w:t>标准化：</w:t>
      </w:r>
      <w:r w:rsidR="00773652">
        <w:rPr>
          <w:rFonts w:ascii="仿宋" w:eastAsia="仿宋" w:hAnsi="仿宋"/>
          <w:color w:val="333333"/>
          <w:sz w:val="28"/>
        </w:rPr>
        <w:t>2023</w:t>
      </w:r>
      <w:r w:rsidR="00773652">
        <w:rPr>
          <w:rFonts w:ascii="仿宋" w:eastAsia="仿宋" w:hAnsi="仿宋" w:hint="eastAsia"/>
          <w:color w:val="333333"/>
          <w:sz w:val="28"/>
        </w:rPr>
        <w:t>年</w:t>
      </w:r>
      <w:r w:rsidR="00D4497D" w:rsidRPr="00D4497D">
        <w:rPr>
          <w:rFonts w:ascii="仿宋" w:eastAsia="仿宋" w:hAnsi="仿宋" w:hint="eastAsia"/>
          <w:color w:val="333333"/>
          <w:sz w:val="28"/>
        </w:rPr>
        <w:t>GSMA Open Gateway</w:t>
      </w:r>
      <w:r w:rsidR="00D4497D">
        <w:rPr>
          <w:rFonts w:ascii="仿宋" w:eastAsia="仿宋" w:hAnsi="仿宋" w:hint="eastAsia"/>
          <w:color w:val="333333"/>
          <w:sz w:val="28"/>
        </w:rPr>
        <w:t>倡议主要</w:t>
      </w:r>
      <w:r w:rsidR="00D4497D" w:rsidRPr="00D4497D">
        <w:rPr>
          <w:rFonts w:ascii="仿宋" w:eastAsia="仿宋" w:hAnsi="仿宋" w:hint="eastAsia"/>
          <w:color w:val="333333"/>
          <w:sz w:val="28"/>
        </w:rPr>
        <w:t>成员，</w:t>
      </w:r>
      <w:r w:rsidR="00D4497D">
        <w:rPr>
          <w:rFonts w:ascii="仿宋" w:eastAsia="仿宋" w:hAnsi="仿宋" w:hint="eastAsia"/>
          <w:color w:val="333333"/>
          <w:sz w:val="28"/>
        </w:rPr>
        <w:t>成立</w:t>
      </w:r>
      <w:r w:rsidR="00D4497D" w:rsidRPr="00D4497D">
        <w:rPr>
          <w:rFonts w:ascii="仿宋" w:eastAsia="仿宋" w:hAnsi="仿宋" w:hint="eastAsia"/>
          <w:color w:val="333333"/>
          <w:sz w:val="28"/>
        </w:rPr>
        <w:t>Magenta API Capability Exposure (MACE) 业务单元深度参与CAMARA开源项目的API</w:t>
      </w:r>
      <w:r w:rsidR="00D4497D">
        <w:rPr>
          <w:rFonts w:ascii="仿宋" w:eastAsia="仿宋" w:hAnsi="仿宋" w:hint="eastAsia"/>
          <w:color w:val="333333"/>
          <w:sz w:val="28"/>
        </w:rPr>
        <w:t>开发，</w:t>
      </w:r>
      <w:r w:rsidR="00D4497D" w:rsidRPr="00D4497D">
        <w:rPr>
          <w:rFonts w:ascii="仿宋" w:eastAsia="仿宋" w:hAnsi="仿宋" w:hint="eastAsia"/>
          <w:color w:val="333333"/>
          <w:sz w:val="28"/>
        </w:rPr>
        <w:t>推动API</w:t>
      </w:r>
      <w:r w:rsidR="00D4497D">
        <w:rPr>
          <w:rFonts w:ascii="仿宋" w:eastAsia="仿宋" w:hAnsi="仿宋" w:hint="eastAsia"/>
          <w:color w:val="333333"/>
          <w:sz w:val="28"/>
        </w:rPr>
        <w:t>标准化与商业化，</w:t>
      </w:r>
      <w:r w:rsidR="00D4497D" w:rsidRPr="00D4497D">
        <w:rPr>
          <w:rFonts w:ascii="仿宋" w:eastAsia="仿宋" w:hAnsi="仿宋" w:hint="eastAsia"/>
          <w:color w:val="333333"/>
          <w:sz w:val="28"/>
        </w:rPr>
        <w:t>覆盖反欺诈、网络质量优化等场景</w:t>
      </w:r>
      <w:r w:rsidR="00D4497D">
        <w:rPr>
          <w:rFonts w:ascii="仿宋" w:eastAsia="仿宋" w:hAnsi="仿宋" w:hint="eastAsia"/>
          <w:color w:val="333333"/>
          <w:sz w:val="28"/>
        </w:rPr>
        <w:t>。2</w:t>
      </w:r>
      <w:r w:rsidR="00D4497D">
        <w:rPr>
          <w:rFonts w:ascii="仿宋" w:eastAsia="仿宋" w:hAnsi="仿宋"/>
          <w:color w:val="333333"/>
          <w:sz w:val="28"/>
        </w:rPr>
        <w:t>024</w:t>
      </w:r>
      <w:r w:rsidR="00D4497D">
        <w:rPr>
          <w:rFonts w:ascii="仿宋" w:eastAsia="仿宋" w:hAnsi="仿宋" w:hint="eastAsia"/>
          <w:color w:val="333333"/>
          <w:sz w:val="28"/>
        </w:rPr>
        <w:t>年参股爱立信API公司Aduna，</w:t>
      </w:r>
      <w:r w:rsidR="001679E1">
        <w:rPr>
          <w:rFonts w:ascii="仿宋" w:eastAsia="仿宋" w:hAnsi="仿宋" w:hint="eastAsia"/>
          <w:color w:val="333333"/>
          <w:sz w:val="28"/>
        </w:rPr>
        <w:t>积极</w:t>
      </w:r>
      <w:r w:rsidR="00D4497D">
        <w:rPr>
          <w:rFonts w:ascii="仿宋" w:eastAsia="仿宋" w:hAnsi="仿宋" w:hint="eastAsia"/>
          <w:color w:val="333333"/>
          <w:sz w:val="28"/>
        </w:rPr>
        <w:t>推动跨运营商网络能力互联互通。</w:t>
      </w:r>
    </w:p>
    <w:p w14:paraId="21FD3D0C" w14:textId="4CD4F541" w:rsidR="00D16918" w:rsidRPr="00820C64" w:rsidRDefault="00353929" w:rsidP="00820C64">
      <w:pPr>
        <w:pStyle w:val="paragraph"/>
        <w:adjustRightInd w:val="0"/>
        <w:snapToGrid w:val="0"/>
        <w:spacing w:before="0" w:beforeAutospacing="0" w:after="0" w:afterAutospacing="0" w:line="360" w:lineRule="auto"/>
        <w:ind w:left="420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/>
          <w:b/>
          <w:color w:val="333333"/>
          <w:sz w:val="28"/>
        </w:rPr>
        <w:t>2</w:t>
      </w:r>
      <w:r w:rsidR="000744B6">
        <w:rPr>
          <w:rFonts w:ascii="仿宋" w:eastAsia="仿宋" w:hAnsi="仿宋" w:hint="eastAsia"/>
          <w:b/>
          <w:color w:val="333333"/>
          <w:sz w:val="28"/>
        </w:rPr>
        <w:t>）</w:t>
      </w:r>
      <w:r w:rsidR="00540110">
        <w:rPr>
          <w:rFonts w:ascii="仿宋" w:eastAsia="仿宋" w:hAnsi="仿宋" w:hint="eastAsia"/>
          <w:b/>
          <w:color w:val="333333"/>
          <w:sz w:val="28"/>
        </w:rPr>
        <w:t>重视</w:t>
      </w:r>
      <w:r w:rsidR="00302A5D" w:rsidRPr="00820C64">
        <w:rPr>
          <w:rFonts w:ascii="仿宋" w:eastAsia="仿宋" w:hAnsi="仿宋" w:hint="eastAsia"/>
          <w:b/>
          <w:color w:val="333333"/>
          <w:sz w:val="28"/>
        </w:rPr>
        <w:t>A</w:t>
      </w:r>
      <w:r w:rsidR="00302A5D" w:rsidRPr="00820C64">
        <w:rPr>
          <w:rFonts w:ascii="仿宋" w:eastAsia="仿宋" w:hAnsi="仿宋"/>
          <w:b/>
          <w:color w:val="333333"/>
          <w:sz w:val="28"/>
        </w:rPr>
        <w:t>I</w:t>
      </w:r>
      <w:r w:rsidR="00540110">
        <w:rPr>
          <w:rFonts w:ascii="仿宋" w:eastAsia="仿宋" w:hAnsi="仿宋"/>
          <w:b/>
          <w:color w:val="333333"/>
          <w:sz w:val="28"/>
        </w:rPr>
        <w:t>/</w:t>
      </w:r>
      <w:r w:rsidR="00D16918" w:rsidRPr="00820C64">
        <w:rPr>
          <w:rFonts w:ascii="仿宋" w:eastAsia="仿宋" w:hAnsi="仿宋" w:hint="eastAsia"/>
          <w:b/>
          <w:color w:val="333333"/>
          <w:sz w:val="28"/>
        </w:rPr>
        <w:t>大模型</w:t>
      </w:r>
      <w:r w:rsidR="000744B6">
        <w:rPr>
          <w:rFonts w:ascii="仿宋" w:eastAsia="仿宋" w:hAnsi="仿宋" w:hint="eastAsia"/>
          <w:b/>
          <w:color w:val="333333"/>
          <w:sz w:val="28"/>
        </w:rPr>
        <w:t>：</w:t>
      </w:r>
      <w:r w:rsidR="00D16918" w:rsidRPr="00820C64">
        <w:rPr>
          <w:rFonts w:ascii="仿宋" w:eastAsia="仿宋" w:hAnsi="仿宋" w:hint="eastAsia"/>
          <w:b/>
          <w:color w:val="333333"/>
          <w:sz w:val="28"/>
        </w:rPr>
        <w:t>推动</w:t>
      </w:r>
      <w:r w:rsidR="000078A6">
        <w:rPr>
          <w:rFonts w:ascii="仿宋" w:eastAsia="仿宋" w:hAnsi="仿宋" w:hint="eastAsia"/>
          <w:b/>
          <w:color w:val="333333"/>
          <w:sz w:val="28"/>
        </w:rPr>
        <w:t>企业全流程</w:t>
      </w:r>
      <w:r w:rsidR="00EB22E4">
        <w:rPr>
          <w:rFonts w:ascii="仿宋" w:eastAsia="仿宋" w:hAnsi="仿宋" w:hint="eastAsia"/>
          <w:b/>
          <w:color w:val="333333"/>
          <w:sz w:val="28"/>
        </w:rPr>
        <w:t>业务</w:t>
      </w:r>
      <w:r w:rsidR="00914BE9">
        <w:rPr>
          <w:rFonts w:ascii="仿宋" w:eastAsia="仿宋" w:hAnsi="仿宋" w:hint="eastAsia"/>
          <w:b/>
          <w:color w:val="333333"/>
          <w:sz w:val="28"/>
        </w:rPr>
        <w:t>革新</w:t>
      </w:r>
      <w:r w:rsidR="000078A6">
        <w:rPr>
          <w:rFonts w:ascii="仿宋" w:eastAsia="仿宋" w:hAnsi="仿宋" w:hint="eastAsia"/>
          <w:b/>
          <w:color w:val="333333"/>
          <w:sz w:val="28"/>
        </w:rPr>
        <w:t>与智能化升级</w:t>
      </w:r>
    </w:p>
    <w:p w14:paraId="3A87B67C" w14:textId="1AE1CCF6" w:rsidR="000078A6" w:rsidRDefault="000078A6" w:rsidP="00820C64">
      <w:pPr>
        <w:pStyle w:val="paragraph"/>
        <w:numPr>
          <w:ilvl w:val="0"/>
          <w:numId w:val="4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b/>
          <w:color w:val="333333"/>
          <w:sz w:val="28"/>
        </w:rPr>
      </w:pPr>
      <w:r w:rsidRPr="00820C64">
        <w:rPr>
          <w:rFonts w:ascii="仿宋" w:eastAsia="仿宋" w:hAnsi="仿宋" w:hint="eastAsia"/>
          <w:b/>
          <w:color w:val="333333"/>
          <w:sz w:val="28"/>
        </w:rPr>
        <w:t>增值产品智能化：</w:t>
      </w:r>
      <w:r w:rsidR="004D1ABA" w:rsidRPr="00820C64">
        <w:rPr>
          <w:rFonts w:ascii="仿宋" w:eastAsia="仿宋" w:hAnsi="仿宋" w:hint="eastAsia"/>
          <w:color w:val="333333"/>
          <w:sz w:val="28"/>
        </w:rPr>
        <w:t>2</w:t>
      </w:r>
      <w:r w:rsidR="004D1ABA" w:rsidRPr="00820C64">
        <w:rPr>
          <w:rFonts w:ascii="仿宋" w:eastAsia="仿宋" w:hAnsi="仿宋"/>
          <w:color w:val="333333"/>
          <w:sz w:val="28"/>
        </w:rPr>
        <w:t>024</w:t>
      </w:r>
      <w:r w:rsidR="004D1ABA" w:rsidRPr="00820C64">
        <w:rPr>
          <w:rFonts w:ascii="仿宋" w:eastAsia="仿宋" w:hAnsi="仿宋" w:hint="eastAsia"/>
          <w:color w:val="333333"/>
          <w:sz w:val="28"/>
        </w:rPr>
        <w:t>年</w:t>
      </w:r>
      <w:r w:rsidR="003116B2" w:rsidRPr="00820C64">
        <w:rPr>
          <w:rFonts w:ascii="仿宋" w:eastAsia="仿宋" w:hAnsi="仿宋" w:hint="eastAsia"/>
          <w:color w:val="333333"/>
          <w:sz w:val="28"/>
        </w:rPr>
        <w:t>与Perplexity</w:t>
      </w:r>
      <w:r w:rsidR="00D45197" w:rsidRPr="00820C64">
        <w:rPr>
          <w:rFonts w:ascii="仿宋" w:eastAsia="仿宋" w:hAnsi="仿宋" w:hint="eastAsia"/>
          <w:color w:val="333333"/>
          <w:sz w:val="28"/>
        </w:rPr>
        <w:t>合作开发</w:t>
      </w:r>
      <w:r w:rsidR="003116B2" w:rsidRPr="00820C64">
        <w:rPr>
          <w:rFonts w:ascii="仿宋" w:eastAsia="仿宋" w:hAnsi="仿宋" w:hint="eastAsia"/>
          <w:color w:val="333333"/>
          <w:sz w:val="28"/>
        </w:rPr>
        <w:t>消费者AI</w:t>
      </w:r>
      <w:r w:rsidR="00D45197" w:rsidRPr="00820C64">
        <w:rPr>
          <w:rFonts w:ascii="仿宋" w:eastAsia="仿宋" w:hAnsi="仿宋" w:hint="eastAsia"/>
          <w:color w:val="333333"/>
          <w:sz w:val="28"/>
        </w:rPr>
        <w:t>平台</w:t>
      </w:r>
      <w:r w:rsidR="00D45197">
        <w:rPr>
          <w:rFonts w:ascii="仿宋" w:eastAsia="仿宋" w:hAnsi="仿宋" w:hint="eastAsia"/>
          <w:color w:val="333333"/>
          <w:sz w:val="28"/>
        </w:rPr>
        <w:t>，</w:t>
      </w:r>
      <w:r w:rsidR="00D45197" w:rsidRPr="008A0276">
        <w:rPr>
          <w:rFonts w:ascii="仿宋" w:eastAsia="仿宋" w:hAnsi="仿宋" w:hint="eastAsia"/>
          <w:color w:val="333333"/>
          <w:sz w:val="28"/>
        </w:rPr>
        <w:t>提供</w:t>
      </w:r>
      <w:r w:rsidR="00D45197">
        <w:rPr>
          <w:rFonts w:ascii="仿宋" w:eastAsia="仿宋" w:hAnsi="仿宋" w:hint="eastAsia"/>
          <w:color w:val="333333"/>
          <w:sz w:val="28"/>
        </w:rPr>
        <w:t>生成式</w:t>
      </w:r>
      <w:r w:rsidR="00D45197" w:rsidRPr="00A77E01">
        <w:rPr>
          <w:rFonts w:ascii="仿宋" w:eastAsia="仿宋" w:hAnsi="仿宋" w:hint="eastAsia"/>
          <w:color w:val="333333"/>
          <w:sz w:val="28"/>
        </w:rPr>
        <w:t>AI</w:t>
      </w:r>
      <w:r w:rsidR="003116B2" w:rsidRPr="00820C64">
        <w:rPr>
          <w:rFonts w:ascii="仿宋" w:eastAsia="仿宋" w:hAnsi="仿宋" w:hint="eastAsia"/>
          <w:color w:val="333333"/>
          <w:sz w:val="28"/>
        </w:rPr>
        <w:t>客户助理搜索工具</w:t>
      </w:r>
      <w:r w:rsidR="004D1ABA">
        <w:rPr>
          <w:rFonts w:ascii="仿宋" w:eastAsia="仿宋" w:hAnsi="仿宋" w:hint="eastAsia"/>
          <w:color w:val="333333"/>
          <w:sz w:val="28"/>
        </w:rPr>
        <w:t>等服务</w:t>
      </w:r>
      <w:r w:rsidR="00D45197">
        <w:rPr>
          <w:rFonts w:ascii="仿宋" w:eastAsia="仿宋" w:hAnsi="仿宋" w:hint="eastAsia"/>
          <w:color w:val="333333"/>
          <w:sz w:val="28"/>
        </w:rPr>
        <w:t>，</w:t>
      </w:r>
      <w:r w:rsidR="003116B2" w:rsidRPr="00820C64">
        <w:rPr>
          <w:rFonts w:ascii="仿宋" w:eastAsia="仿宋" w:hAnsi="仿宋" w:hint="eastAsia"/>
          <w:color w:val="333333"/>
          <w:sz w:val="28"/>
        </w:rPr>
        <w:t>2027年</w:t>
      </w:r>
      <w:r w:rsidR="00D45197">
        <w:rPr>
          <w:rFonts w:ascii="仿宋" w:eastAsia="仿宋" w:hAnsi="仿宋" w:hint="eastAsia"/>
          <w:color w:val="333333"/>
          <w:sz w:val="28"/>
        </w:rPr>
        <w:t>目标发展</w:t>
      </w:r>
      <w:r w:rsidR="003116B2" w:rsidRPr="00820C64">
        <w:rPr>
          <w:rFonts w:ascii="仿宋" w:eastAsia="仿宋" w:hAnsi="仿宋" w:hint="eastAsia"/>
          <w:color w:val="333333"/>
          <w:sz w:val="28"/>
        </w:rPr>
        <w:t>1000</w:t>
      </w:r>
      <w:r w:rsidR="00D45197" w:rsidRPr="00820C64">
        <w:rPr>
          <w:rFonts w:ascii="仿宋" w:eastAsia="仿宋" w:hAnsi="仿宋" w:hint="eastAsia"/>
          <w:color w:val="333333"/>
          <w:sz w:val="28"/>
        </w:rPr>
        <w:t>万</w:t>
      </w:r>
      <w:r w:rsidR="003116B2" w:rsidRPr="00820C64">
        <w:rPr>
          <w:rFonts w:ascii="仿宋" w:eastAsia="仿宋" w:hAnsi="仿宋" w:hint="eastAsia"/>
          <w:color w:val="333333"/>
          <w:sz w:val="28"/>
        </w:rPr>
        <w:t>月活跃用户。</w:t>
      </w:r>
    </w:p>
    <w:p w14:paraId="1EFF73CF" w14:textId="73C4D97C" w:rsidR="000078A6" w:rsidRPr="00820C64" w:rsidRDefault="000078A6" w:rsidP="00820C64">
      <w:pPr>
        <w:pStyle w:val="paragraph"/>
        <w:numPr>
          <w:ilvl w:val="0"/>
          <w:numId w:val="4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b/>
          <w:color w:val="333333"/>
          <w:sz w:val="28"/>
        </w:rPr>
      </w:pPr>
      <w:r w:rsidRPr="00F35309">
        <w:rPr>
          <w:rFonts w:ascii="仿宋" w:eastAsia="仿宋" w:hAnsi="仿宋" w:hint="eastAsia"/>
          <w:b/>
          <w:color w:val="333333"/>
          <w:sz w:val="28"/>
        </w:rPr>
        <w:t>客户服务智能化：</w:t>
      </w:r>
      <w:r w:rsidR="004D1ABA" w:rsidRPr="00820C64">
        <w:rPr>
          <w:rFonts w:ascii="仿宋" w:eastAsia="仿宋" w:hAnsi="仿宋" w:hint="eastAsia"/>
          <w:color w:val="333333"/>
          <w:sz w:val="28"/>
        </w:rPr>
        <w:t>2022年将</w:t>
      </w:r>
      <w:r w:rsidR="004D1ABA" w:rsidRPr="00260892">
        <w:rPr>
          <w:rFonts w:ascii="仿宋" w:eastAsia="仿宋" w:hAnsi="仿宋" w:hint="eastAsia"/>
          <w:color w:val="333333"/>
          <w:sz w:val="28"/>
        </w:rPr>
        <w:t>聊天机器人Frag Magenta</w:t>
      </w:r>
      <w:r w:rsidR="004D1ABA">
        <w:rPr>
          <w:rFonts w:ascii="仿宋" w:eastAsia="仿宋" w:hAnsi="仿宋" w:hint="eastAsia"/>
          <w:color w:val="333333"/>
          <w:sz w:val="28"/>
        </w:rPr>
        <w:t>与G</w:t>
      </w:r>
      <w:r w:rsidR="004D1ABA">
        <w:rPr>
          <w:rFonts w:ascii="仿宋" w:eastAsia="仿宋" w:hAnsi="仿宋"/>
          <w:color w:val="333333"/>
          <w:sz w:val="28"/>
        </w:rPr>
        <w:t>PT4</w:t>
      </w:r>
      <w:r w:rsidR="004D1ABA" w:rsidRPr="00820C64">
        <w:rPr>
          <w:rFonts w:ascii="仿宋" w:eastAsia="仿宋" w:hAnsi="仿宋" w:hint="eastAsia"/>
          <w:color w:val="333333"/>
          <w:sz w:val="28"/>
        </w:rPr>
        <w:t>大模型深度集成到客户服务中，覆盖聊天、电话、视频等多渠道，被</w:t>
      </w:r>
      <w:r w:rsidR="004D1ABA" w:rsidRPr="004D1ABA">
        <w:rPr>
          <w:rFonts w:ascii="仿宋" w:eastAsia="仿宋" w:hAnsi="仿宋" w:hint="eastAsia"/>
          <w:color w:val="333333"/>
          <w:sz w:val="28"/>
        </w:rPr>
        <w:t>德国计算机杂志</w:t>
      </w:r>
      <w:r w:rsidR="004D1ABA">
        <w:rPr>
          <w:rFonts w:ascii="仿宋" w:eastAsia="仿宋" w:hAnsi="仿宋" w:hint="eastAsia"/>
          <w:color w:val="333333"/>
          <w:sz w:val="28"/>
        </w:rPr>
        <w:t>和</w:t>
      </w:r>
      <w:r w:rsidR="004D1ABA" w:rsidRPr="00820C64">
        <w:rPr>
          <w:rFonts w:ascii="仿宋" w:eastAsia="仿宋" w:hAnsi="仿宋" w:hint="eastAsia"/>
          <w:color w:val="333333"/>
          <w:sz w:val="28"/>
        </w:rPr>
        <w:t>Statista评为德国最佳电信聊天机器人。</w:t>
      </w:r>
    </w:p>
    <w:p w14:paraId="652A83E9" w14:textId="4BBAD3D7" w:rsidR="00D45197" w:rsidRPr="00820C64" w:rsidRDefault="00EB22E4" w:rsidP="00820C64">
      <w:pPr>
        <w:pStyle w:val="paragraph"/>
        <w:numPr>
          <w:ilvl w:val="0"/>
          <w:numId w:val="3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b/>
          <w:color w:val="333333"/>
          <w:sz w:val="28"/>
        </w:rPr>
      </w:pPr>
      <w:r w:rsidRPr="00820C64">
        <w:rPr>
          <w:rFonts w:ascii="仿宋" w:eastAsia="仿宋" w:hAnsi="仿宋" w:hint="eastAsia"/>
          <w:b/>
          <w:color w:val="333333"/>
          <w:sz w:val="28"/>
        </w:rPr>
        <w:lastRenderedPageBreak/>
        <w:t>终端</w:t>
      </w:r>
      <w:r w:rsidR="00540110">
        <w:rPr>
          <w:rFonts w:ascii="仿宋" w:eastAsia="仿宋" w:hAnsi="仿宋" w:hint="eastAsia"/>
          <w:b/>
          <w:color w:val="333333"/>
          <w:sz w:val="28"/>
        </w:rPr>
        <w:t>服务</w:t>
      </w:r>
      <w:r w:rsidRPr="00820C64">
        <w:rPr>
          <w:rFonts w:ascii="仿宋" w:eastAsia="仿宋" w:hAnsi="仿宋" w:hint="eastAsia"/>
          <w:b/>
          <w:color w:val="333333"/>
          <w:sz w:val="28"/>
        </w:rPr>
        <w:t>智能化：</w:t>
      </w:r>
      <w:r w:rsidR="004D1ABA" w:rsidRPr="00820C64">
        <w:rPr>
          <w:rFonts w:ascii="仿宋" w:eastAsia="仿宋" w:hAnsi="仿宋" w:hint="eastAsia"/>
          <w:color w:val="333333"/>
          <w:sz w:val="28"/>
        </w:rPr>
        <w:t>在MWC 2025巴塞罗那展会上宣布，2025年内推出集成其Magenta AI平台以及Perplexity、谷歌等合作方AI服务的AI手机，实现语音、文字或摄像头搜索等自然交互</w:t>
      </w:r>
      <w:r w:rsidR="00094855">
        <w:rPr>
          <w:rFonts w:ascii="仿宋" w:eastAsia="仿宋" w:hAnsi="仿宋" w:hint="eastAsia"/>
          <w:color w:val="333333"/>
          <w:sz w:val="28"/>
        </w:rPr>
        <w:t>生态</w:t>
      </w:r>
      <w:r w:rsidR="004D1ABA" w:rsidRPr="00820C64">
        <w:rPr>
          <w:rFonts w:ascii="仿宋" w:eastAsia="仿宋" w:hAnsi="仿宋" w:hint="eastAsia"/>
          <w:color w:val="333333"/>
          <w:sz w:val="28"/>
        </w:rPr>
        <w:t>。</w:t>
      </w:r>
    </w:p>
    <w:p w14:paraId="3C069A16" w14:textId="461B83FE" w:rsidR="00820C64" w:rsidRPr="00820C64" w:rsidRDefault="00094855" w:rsidP="00820C64">
      <w:pPr>
        <w:pStyle w:val="paragraph"/>
        <w:numPr>
          <w:ilvl w:val="0"/>
          <w:numId w:val="3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合资开展大模型研发：</w:t>
      </w:r>
      <w:r w:rsidRPr="00820C64">
        <w:rPr>
          <w:rFonts w:ascii="仿宋" w:eastAsia="仿宋" w:hAnsi="仿宋" w:hint="eastAsia"/>
          <w:color w:val="333333"/>
          <w:sz w:val="28"/>
        </w:rPr>
        <w:t>2</w:t>
      </w:r>
      <w:r w:rsidRPr="00820C64">
        <w:rPr>
          <w:rFonts w:ascii="仿宋" w:eastAsia="仿宋" w:hAnsi="仿宋"/>
          <w:color w:val="333333"/>
          <w:sz w:val="28"/>
        </w:rPr>
        <w:t>023</w:t>
      </w:r>
      <w:r w:rsidRPr="00820C64">
        <w:rPr>
          <w:rFonts w:ascii="仿宋" w:eastAsia="仿宋" w:hAnsi="仿宋" w:hint="eastAsia"/>
          <w:color w:val="333333"/>
          <w:sz w:val="28"/>
        </w:rPr>
        <w:t>年</w:t>
      </w:r>
      <w:r>
        <w:rPr>
          <w:rFonts w:ascii="仿宋" w:eastAsia="仿宋" w:hAnsi="仿宋" w:hint="eastAsia"/>
          <w:color w:val="333333"/>
          <w:sz w:val="28"/>
        </w:rPr>
        <w:t>以来</w:t>
      </w:r>
      <w:r w:rsidRPr="00820C64">
        <w:rPr>
          <w:rFonts w:ascii="仿宋" w:eastAsia="仿宋" w:hAnsi="仿宋" w:hint="eastAsia"/>
          <w:color w:val="333333"/>
          <w:sz w:val="28"/>
        </w:rPr>
        <w:t>，与SK电信、e&amp;、新加坡电信牵头成立了全球电信人工智能联盟，</w:t>
      </w:r>
      <w:r>
        <w:rPr>
          <w:rFonts w:ascii="仿宋" w:eastAsia="仿宋" w:hAnsi="仿宋" w:hint="eastAsia"/>
          <w:color w:val="333333"/>
          <w:sz w:val="28"/>
        </w:rPr>
        <w:t>合资成立</w:t>
      </w:r>
      <w:r w:rsidRPr="00094855">
        <w:rPr>
          <w:rFonts w:ascii="仿宋" w:eastAsia="仿宋" w:hAnsi="仿宋" w:hint="eastAsia"/>
          <w:color w:val="333333"/>
          <w:sz w:val="28"/>
        </w:rPr>
        <w:t>GTA A</w:t>
      </w:r>
      <w:r>
        <w:rPr>
          <w:rFonts w:ascii="仿宋" w:eastAsia="仿宋" w:hAnsi="仿宋" w:hint="eastAsia"/>
          <w:color w:val="333333"/>
          <w:sz w:val="28"/>
        </w:rPr>
        <w:t>公司</w:t>
      </w:r>
      <w:r w:rsidRPr="00094855">
        <w:rPr>
          <w:rFonts w:ascii="仿宋" w:eastAsia="仿宋" w:hAnsi="仿宋" w:hint="eastAsia"/>
          <w:color w:val="333333"/>
          <w:sz w:val="28"/>
        </w:rPr>
        <w:t>，</w:t>
      </w:r>
      <w:r>
        <w:rPr>
          <w:rFonts w:ascii="仿宋" w:eastAsia="仿宋" w:hAnsi="仿宋" w:hint="eastAsia"/>
          <w:color w:val="333333"/>
          <w:sz w:val="28"/>
        </w:rPr>
        <w:t>联合</w:t>
      </w:r>
      <w:r w:rsidRPr="00094855">
        <w:rPr>
          <w:rFonts w:ascii="仿宋" w:eastAsia="仿宋" w:hAnsi="仿宋" w:hint="eastAsia"/>
          <w:color w:val="333333"/>
          <w:sz w:val="28"/>
        </w:rPr>
        <w:t>开发多语种大语言模型</w:t>
      </w:r>
      <w:r>
        <w:rPr>
          <w:rFonts w:ascii="仿宋" w:eastAsia="仿宋" w:hAnsi="仿宋" w:hint="eastAsia"/>
          <w:color w:val="333333"/>
          <w:sz w:val="28"/>
        </w:rPr>
        <w:t>。</w:t>
      </w:r>
    </w:p>
    <w:p w14:paraId="4161B064" w14:textId="77777777" w:rsidR="00302A5D" w:rsidRDefault="00302A5D" w:rsidP="00302A5D">
      <w:pPr>
        <w:pStyle w:val="paragraph"/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b/>
          <w:color w:val="333333"/>
          <w:sz w:val="28"/>
        </w:rPr>
      </w:pPr>
    </w:p>
    <w:p w14:paraId="4D59D2AD" w14:textId="3AA1E310" w:rsidR="001207BD" w:rsidRDefault="00302A5D" w:rsidP="0016737C">
      <w:pPr>
        <w:pStyle w:val="paragraph"/>
        <w:adjustRightInd w:val="0"/>
        <w:snapToGrid w:val="0"/>
        <w:spacing w:before="0" w:beforeAutospacing="0" w:after="0" w:afterAutospacing="0" w:line="360" w:lineRule="auto"/>
        <w:jc w:val="both"/>
        <w:rPr>
          <w:rFonts w:ascii="仿宋" w:eastAsia="仿宋" w:hAnsi="仿宋"/>
          <w:b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二、</w:t>
      </w:r>
      <w:r w:rsidR="00595117">
        <w:rPr>
          <w:rFonts w:ascii="仿宋" w:eastAsia="仿宋" w:hAnsi="仿宋" w:hint="eastAsia"/>
          <w:b/>
          <w:color w:val="333333"/>
          <w:sz w:val="28"/>
        </w:rPr>
        <w:t>对我国运营商的启示和</w:t>
      </w:r>
      <w:commentRangeStart w:id="48"/>
      <w:commentRangeStart w:id="49"/>
      <w:r w:rsidR="00595117">
        <w:rPr>
          <w:rFonts w:ascii="仿宋" w:eastAsia="仿宋" w:hAnsi="仿宋" w:hint="eastAsia"/>
          <w:b/>
          <w:color w:val="333333"/>
          <w:sz w:val="28"/>
        </w:rPr>
        <w:t>建议</w:t>
      </w:r>
      <w:commentRangeEnd w:id="48"/>
      <w:r w:rsidR="00B443D3">
        <w:rPr>
          <w:rStyle w:val="ae"/>
          <w:rFonts w:ascii="minorHAnsi" w:eastAsiaTheme="minorEastAsia" w:hAnsi="minorHAnsi" w:cstheme="minorBidi"/>
          <w:color w:val="333333"/>
          <w:kern w:val="2"/>
        </w:rPr>
        <w:commentReference w:id="48"/>
      </w:r>
      <w:commentRangeEnd w:id="49"/>
      <w:r w:rsidR="00723865">
        <w:rPr>
          <w:rStyle w:val="ae"/>
          <w:rFonts w:ascii="minorHAnsi" w:eastAsiaTheme="minorEastAsia" w:hAnsi="minorHAnsi" w:cstheme="minorBidi"/>
          <w:color w:val="333333"/>
          <w:kern w:val="2"/>
        </w:rPr>
        <w:commentReference w:id="49"/>
      </w:r>
    </w:p>
    <w:p w14:paraId="3E402318" w14:textId="696C8B88" w:rsidR="006927A2" w:rsidRPr="006B188E" w:rsidRDefault="006927A2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color w:val="333333"/>
          <w:sz w:val="28"/>
          <w:rPrChange w:id="50" w:author="roger" w:date="2025-03-17T10:43:00Z">
            <w:rPr>
              <w:rFonts w:ascii="仿宋" w:eastAsia="仿宋" w:hAnsi="仿宋"/>
              <w:b/>
              <w:color w:val="333333"/>
              <w:sz w:val="28"/>
            </w:rPr>
          </w:rPrChange>
        </w:rPr>
      </w:pPr>
      <w:r>
        <w:rPr>
          <w:rFonts w:ascii="仿宋" w:eastAsia="仿宋" w:hAnsi="仿宋" w:hint="eastAsia"/>
          <w:b/>
          <w:color w:val="333333"/>
          <w:sz w:val="28"/>
        </w:rPr>
        <w:t>加</w:t>
      </w:r>
      <w:ins w:id="51" w:author="roger" w:date="2025-03-17T10:54:00Z">
        <w:r w:rsidR="00AD6D1B">
          <w:rPr>
            <w:rFonts w:ascii="仿宋" w:eastAsia="仿宋" w:hAnsi="仿宋" w:hint="eastAsia"/>
            <w:b/>
            <w:color w:val="333333"/>
            <w:sz w:val="28"/>
          </w:rPr>
          <w:t>强</w:t>
        </w:r>
      </w:ins>
      <w:del w:id="52" w:author="roger" w:date="2025-03-17T10:53:00Z">
        <w:r w:rsidDel="00AD6D1B">
          <w:rPr>
            <w:rFonts w:ascii="仿宋" w:eastAsia="仿宋" w:hAnsi="仿宋" w:hint="eastAsia"/>
            <w:b/>
            <w:color w:val="333333"/>
            <w:sz w:val="28"/>
          </w:rPr>
          <w:delText>速</w:delText>
        </w:r>
      </w:del>
      <w:r>
        <w:rPr>
          <w:rFonts w:ascii="仿宋" w:eastAsia="仿宋" w:hAnsi="仿宋" w:hint="eastAsia"/>
          <w:b/>
          <w:color w:val="333333"/>
          <w:sz w:val="28"/>
        </w:rPr>
        <w:t>国际业务布局</w:t>
      </w:r>
      <w:ins w:id="53" w:author="roger" w:date="2025-03-17T11:01:00Z">
        <w:r w:rsidR="00723865">
          <w:rPr>
            <w:rFonts w:ascii="仿宋" w:eastAsia="仿宋" w:hAnsi="仿宋" w:hint="eastAsia"/>
            <w:b/>
            <w:color w:val="333333"/>
            <w:sz w:val="28"/>
          </w:rPr>
          <w:t>，拓展</w:t>
        </w:r>
      </w:ins>
      <w:ins w:id="54" w:author="roger" w:date="2025-03-17T11:02:00Z">
        <w:r w:rsidR="00723865">
          <w:rPr>
            <w:rFonts w:ascii="仿宋" w:eastAsia="仿宋" w:hAnsi="仿宋" w:hint="eastAsia"/>
            <w:b/>
            <w:color w:val="333333"/>
            <w:sz w:val="28"/>
          </w:rPr>
          <w:t>服务广度</w:t>
        </w:r>
      </w:ins>
      <w:r>
        <w:rPr>
          <w:rFonts w:ascii="仿宋" w:eastAsia="仿宋" w:hAnsi="仿宋" w:hint="eastAsia"/>
          <w:b/>
          <w:color w:val="333333"/>
          <w:sz w:val="28"/>
        </w:rPr>
        <w:t>。</w:t>
      </w:r>
      <w:ins w:id="55" w:author="roger" w:date="2025-03-17T10:39:00Z">
        <w:r w:rsidR="006B188E">
          <w:rPr>
            <w:rFonts w:ascii="仿宋" w:eastAsia="仿宋" w:hAnsi="仿宋" w:hint="eastAsia"/>
            <w:color w:val="333333"/>
            <w:sz w:val="28"/>
          </w:rPr>
          <w:t>我国</w:t>
        </w:r>
        <w:r w:rsidR="006B188E" w:rsidRPr="006B188E">
          <w:rPr>
            <w:rFonts w:ascii="仿宋" w:eastAsia="仿宋" w:hAnsi="仿宋" w:hint="eastAsia"/>
            <w:color w:val="333333"/>
            <w:sz w:val="28"/>
            <w:rPrChange w:id="56" w:author="roger" w:date="2025-03-17T10:39:00Z">
              <w:rPr>
                <w:rFonts w:ascii="仿宋" w:eastAsia="仿宋" w:hAnsi="仿宋" w:hint="eastAsia"/>
                <w:b/>
                <w:color w:val="333333"/>
                <w:sz w:val="28"/>
              </w:rPr>
            </w:rPrChange>
          </w:rPr>
          <w:t>运营商均</w:t>
        </w:r>
        <w:r w:rsidR="006B188E">
          <w:rPr>
            <w:rFonts w:ascii="仿宋" w:eastAsia="仿宋" w:hAnsi="仿宋" w:hint="eastAsia"/>
            <w:color w:val="333333"/>
            <w:sz w:val="28"/>
          </w:rPr>
          <w:t>设有</w:t>
        </w:r>
        <w:r w:rsidR="006B188E" w:rsidRPr="006B188E">
          <w:rPr>
            <w:rFonts w:ascii="仿宋" w:eastAsia="仿宋" w:hAnsi="仿宋" w:hint="eastAsia"/>
            <w:color w:val="333333"/>
            <w:sz w:val="28"/>
            <w:rPrChange w:id="57" w:author="roger" w:date="2025-03-17T10:39:00Z">
              <w:rPr>
                <w:rFonts w:ascii="仿宋" w:eastAsia="仿宋" w:hAnsi="仿宋" w:hint="eastAsia"/>
                <w:b/>
                <w:color w:val="333333"/>
                <w:sz w:val="28"/>
              </w:rPr>
            </w:rPrChange>
          </w:rPr>
          <w:t>国际公司，建议</w:t>
        </w:r>
      </w:ins>
      <w:r w:rsidRPr="006B188E">
        <w:rPr>
          <w:rFonts w:ascii="仿宋" w:eastAsia="仿宋" w:hAnsi="仿宋" w:hint="eastAsia"/>
          <w:color w:val="333333"/>
          <w:sz w:val="28"/>
        </w:rPr>
        <w:t>以</w:t>
      </w:r>
      <w:r w:rsidRPr="001207BD">
        <w:rPr>
          <w:rFonts w:ascii="仿宋" w:eastAsia="仿宋" w:hAnsi="仿宋" w:hint="eastAsia"/>
          <w:color w:val="333333"/>
          <w:sz w:val="28"/>
        </w:rPr>
        <w:t>"一带一路"沿线</w:t>
      </w:r>
      <w:r w:rsidR="009F4493">
        <w:rPr>
          <w:rFonts w:ascii="仿宋" w:eastAsia="仿宋" w:hAnsi="仿宋" w:hint="eastAsia"/>
          <w:color w:val="333333"/>
          <w:sz w:val="28"/>
        </w:rPr>
        <w:t>国家</w:t>
      </w:r>
      <w:r w:rsidRPr="001207BD">
        <w:rPr>
          <w:rFonts w:ascii="仿宋" w:eastAsia="仿宋" w:hAnsi="仿宋" w:hint="eastAsia"/>
          <w:color w:val="333333"/>
          <w:sz w:val="28"/>
        </w:rPr>
        <w:t>为</w:t>
      </w:r>
      <w:r w:rsidR="009F4493">
        <w:rPr>
          <w:rFonts w:ascii="仿宋" w:eastAsia="仿宋" w:hAnsi="仿宋" w:hint="eastAsia"/>
          <w:color w:val="333333"/>
          <w:sz w:val="28"/>
        </w:rPr>
        <w:t>重点，</w:t>
      </w:r>
      <w:ins w:id="58" w:author="roger" w:date="2025-03-17T10:39:00Z">
        <w:r w:rsidR="006B188E">
          <w:rPr>
            <w:rFonts w:ascii="仿宋" w:eastAsia="仿宋" w:hAnsi="仿宋" w:hint="eastAsia"/>
            <w:color w:val="333333"/>
            <w:sz w:val="28"/>
          </w:rPr>
          <w:t>依托</w:t>
        </w:r>
      </w:ins>
      <w:del w:id="59" w:author="roger" w:date="2025-03-17T10:38:00Z">
        <w:r w:rsidR="009F4493" w:rsidRPr="001207BD" w:rsidDel="006B188E">
          <w:rPr>
            <w:rFonts w:ascii="仿宋" w:eastAsia="仿宋" w:hAnsi="仿宋" w:hint="eastAsia"/>
            <w:color w:val="333333"/>
            <w:sz w:val="28"/>
          </w:rPr>
          <w:delText>通过</w:delText>
        </w:r>
      </w:del>
      <w:r w:rsidR="009F4493" w:rsidRPr="001207BD">
        <w:rPr>
          <w:rFonts w:ascii="仿宋" w:eastAsia="仿宋" w:hAnsi="仿宋" w:hint="eastAsia"/>
          <w:color w:val="333333"/>
          <w:sz w:val="28"/>
        </w:rPr>
        <w:t>并购本地ICT服务商或与中资出海企业成立合资公司</w:t>
      </w:r>
      <w:del w:id="60" w:author="roger" w:date="2025-03-17T10:37:00Z">
        <w:r w:rsidR="00BC063C" w:rsidDel="006B188E">
          <w:rPr>
            <w:rFonts w:ascii="仿宋" w:eastAsia="仿宋" w:hAnsi="仿宋" w:hint="eastAsia"/>
            <w:color w:val="333333"/>
            <w:sz w:val="28"/>
          </w:rPr>
          <w:delText>等</w:delText>
        </w:r>
      </w:del>
      <w:r w:rsidR="009F4493" w:rsidRPr="001207BD">
        <w:rPr>
          <w:rFonts w:ascii="仿宋" w:eastAsia="仿宋" w:hAnsi="仿宋" w:hint="eastAsia"/>
          <w:color w:val="333333"/>
          <w:sz w:val="28"/>
        </w:rPr>
        <w:t>，</w:t>
      </w:r>
      <w:r w:rsidR="009F4493" w:rsidRPr="009F4493">
        <w:rPr>
          <w:rFonts w:ascii="仿宋" w:eastAsia="仿宋" w:hAnsi="仿宋" w:hint="eastAsia"/>
          <w:color w:val="333333"/>
          <w:sz w:val="28"/>
        </w:rPr>
        <w:t>探索基于</w:t>
      </w:r>
      <w:r w:rsidR="009F4493">
        <w:rPr>
          <w:rFonts w:ascii="仿宋" w:eastAsia="仿宋" w:hAnsi="仿宋" w:hint="eastAsia"/>
          <w:color w:val="333333"/>
          <w:sz w:val="28"/>
        </w:rPr>
        <w:t>智算云/云专线/</w:t>
      </w:r>
      <w:r w:rsidR="009F4493">
        <w:rPr>
          <w:rFonts w:ascii="仿宋" w:eastAsia="仿宋" w:hAnsi="仿宋"/>
          <w:color w:val="333333"/>
          <w:sz w:val="28"/>
        </w:rPr>
        <w:t>CDN</w:t>
      </w:r>
      <w:r w:rsidR="009F4493">
        <w:rPr>
          <w:rFonts w:ascii="仿宋" w:eastAsia="仿宋" w:hAnsi="仿宋" w:hint="eastAsia"/>
          <w:color w:val="333333"/>
          <w:sz w:val="28"/>
        </w:rPr>
        <w:t>的赛事直播、</w:t>
      </w:r>
      <w:r w:rsidR="0016737C">
        <w:rPr>
          <w:rFonts w:ascii="仿宋" w:eastAsia="仿宋" w:hAnsi="仿宋" w:hint="eastAsia"/>
          <w:color w:val="333333"/>
          <w:sz w:val="28"/>
        </w:rPr>
        <w:t>智能语音、行业I</w:t>
      </w:r>
      <w:r w:rsidR="0016737C">
        <w:rPr>
          <w:rFonts w:ascii="仿宋" w:eastAsia="仿宋" w:hAnsi="仿宋"/>
          <w:color w:val="333333"/>
          <w:sz w:val="28"/>
        </w:rPr>
        <w:t>CT</w:t>
      </w:r>
      <w:r w:rsidR="0016737C">
        <w:rPr>
          <w:rFonts w:ascii="仿宋" w:eastAsia="仿宋" w:hAnsi="仿宋" w:hint="eastAsia"/>
          <w:color w:val="333333"/>
          <w:sz w:val="28"/>
        </w:rPr>
        <w:t>解决方案</w:t>
      </w:r>
      <w:r w:rsidR="009F4493">
        <w:rPr>
          <w:rFonts w:ascii="仿宋" w:eastAsia="仿宋" w:hAnsi="仿宋" w:hint="eastAsia"/>
          <w:color w:val="333333"/>
          <w:sz w:val="28"/>
        </w:rPr>
        <w:t>等属地服务，</w:t>
      </w:r>
      <w:ins w:id="61" w:author="roger" w:date="2025-03-17T10:40:00Z">
        <w:r w:rsidR="006B188E">
          <w:rPr>
            <w:rFonts w:ascii="仿宋" w:eastAsia="仿宋" w:hAnsi="仿宋" w:hint="eastAsia"/>
            <w:color w:val="333333"/>
            <w:sz w:val="28"/>
          </w:rPr>
          <w:t>打造</w:t>
        </w:r>
      </w:ins>
      <w:ins w:id="62" w:author="roger" w:date="2025-03-17T10:41:00Z">
        <w:r w:rsidR="006B188E">
          <w:rPr>
            <w:rFonts w:ascii="仿宋" w:eastAsia="仿宋" w:hAnsi="仿宋" w:hint="eastAsia"/>
            <w:color w:val="333333"/>
            <w:sz w:val="28"/>
          </w:rPr>
          <w:t>标杆项目</w:t>
        </w:r>
      </w:ins>
      <w:ins w:id="63" w:author="roger" w:date="2025-03-17T10:43:00Z">
        <w:r w:rsidR="006B188E">
          <w:rPr>
            <w:rFonts w:ascii="仿宋" w:eastAsia="仿宋" w:hAnsi="仿宋" w:hint="eastAsia"/>
            <w:color w:val="333333"/>
            <w:sz w:val="28"/>
          </w:rPr>
          <w:t>，</w:t>
        </w:r>
      </w:ins>
      <w:r w:rsidR="009F4493">
        <w:rPr>
          <w:rFonts w:ascii="仿宋" w:eastAsia="仿宋" w:hAnsi="仿宋" w:hint="eastAsia"/>
          <w:color w:val="333333"/>
          <w:sz w:val="28"/>
        </w:rPr>
        <w:t>提升国际影响力</w:t>
      </w:r>
      <w:r w:rsidR="00BC063C">
        <w:rPr>
          <w:rFonts w:ascii="仿宋" w:eastAsia="仿宋" w:hAnsi="仿宋" w:hint="eastAsia"/>
          <w:color w:val="333333"/>
          <w:sz w:val="28"/>
        </w:rPr>
        <w:t>与业务营收</w:t>
      </w:r>
      <w:r w:rsidR="009F4493">
        <w:rPr>
          <w:rFonts w:ascii="仿宋" w:eastAsia="仿宋" w:hAnsi="仿宋" w:hint="eastAsia"/>
          <w:color w:val="333333"/>
          <w:sz w:val="28"/>
        </w:rPr>
        <w:t>。</w:t>
      </w:r>
    </w:p>
    <w:p w14:paraId="685CC500" w14:textId="36A8BDB8" w:rsidR="004930A6" w:rsidRPr="00820C64" w:rsidRDefault="005739F4" w:rsidP="00CB6D8E">
      <w:pPr>
        <w:pStyle w:val="paragraph"/>
        <w:adjustRightInd w:val="0"/>
        <w:snapToGrid w:val="0"/>
        <w:spacing w:before="0" w:beforeAutospacing="0" w:after="0" w:afterAutospacing="0" w:line="360" w:lineRule="auto"/>
        <w:ind w:firstLine="420"/>
        <w:jc w:val="both"/>
        <w:rPr>
          <w:rFonts w:ascii="仿宋" w:eastAsia="仿宋" w:hAnsi="仿宋"/>
          <w:color w:val="333333"/>
          <w:sz w:val="28"/>
        </w:rPr>
      </w:pPr>
      <w:r>
        <w:rPr>
          <w:rFonts w:ascii="仿宋" w:eastAsia="仿宋" w:hAnsi="仿宋" w:hint="eastAsia"/>
          <w:b/>
          <w:color w:val="333333"/>
          <w:sz w:val="28"/>
        </w:rPr>
        <w:t>加</w:t>
      </w:r>
      <w:ins w:id="64" w:author="roger" w:date="2025-03-17T11:00:00Z">
        <w:r w:rsidR="00723865">
          <w:rPr>
            <w:rFonts w:ascii="仿宋" w:eastAsia="仿宋" w:hAnsi="仿宋" w:hint="eastAsia"/>
            <w:b/>
            <w:color w:val="333333"/>
            <w:sz w:val="28"/>
          </w:rPr>
          <w:t>快</w:t>
        </w:r>
      </w:ins>
      <w:del w:id="65" w:author="roger" w:date="2025-03-17T11:00:00Z">
        <w:r w:rsidR="005A55C4" w:rsidDel="00723865">
          <w:rPr>
            <w:rFonts w:ascii="仿宋" w:eastAsia="仿宋" w:hAnsi="仿宋" w:hint="eastAsia"/>
            <w:b/>
            <w:color w:val="333333"/>
            <w:sz w:val="28"/>
          </w:rPr>
          <w:delText>强</w:delText>
        </w:r>
      </w:del>
      <w:r w:rsidR="00AE2265">
        <w:rPr>
          <w:rFonts w:ascii="仿宋" w:eastAsia="仿宋" w:hAnsi="仿宋" w:hint="eastAsia"/>
          <w:b/>
          <w:color w:val="333333"/>
          <w:sz w:val="28"/>
        </w:rPr>
        <w:t>新兴</w:t>
      </w:r>
      <w:r>
        <w:rPr>
          <w:rFonts w:ascii="仿宋" w:eastAsia="仿宋" w:hAnsi="仿宋" w:hint="eastAsia"/>
          <w:b/>
          <w:color w:val="333333"/>
          <w:sz w:val="28"/>
        </w:rPr>
        <w:t>业务</w:t>
      </w:r>
      <w:r w:rsidR="00214DCE">
        <w:rPr>
          <w:rFonts w:ascii="仿宋" w:eastAsia="仿宋" w:hAnsi="仿宋" w:hint="eastAsia"/>
          <w:b/>
          <w:color w:val="333333"/>
          <w:sz w:val="28"/>
        </w:rPr>
        <w:t>融合创新</w:t>
      </w:r>
      <w:ins w:id="66" w:author="roger" w:date="2025-03-17T11:01:00Z">
        <w:r w:rsidR="00723865">
          <w:rPr>
            <w:rFonts w:ascii="仿宋" w:eastAsia="仿宋" w:hAnsi="仿宋" w:hint="eastAsia"/>
            <w:b/>
            <w:color w:val="333333"/>
            <w:sz w:val="28"/>
          </w:rPr>
          <w:t>，</w:t>
        </w:r>
      </w:ins>
      <w:ins w:id="67" w:author="roger" w:date="2025-03-17T11:03:00Z">
        <w:r w:rsidR="00723865">
          <w:rPr>
            <w:rFonts w:ascii="仿宋" w:eastAsia="仿宋" w:hAnsi="仿宋" w:hint="eastAsia"/>
            <w:b/>
            <w:color w:val="333333"/>
            <w:sz w:val="28"/>
          </w:rPr>
          <w:t>拓展</w:t>
        </w:r>
        <w:bookmarkStart w:id="68" w:name="_GoBack"/>
        <w:bookmarkEnd w:id="68"/>
        <w:r w:rsidR="00723865">
          <w:rPr>
            <w:rFonts w:ascii="仿宋" w:eastAsia="仿宋" w:hAnsi="仿宋" w:hint="eastAsia"/>
            <w:b/>
            <w:color w:val="333333"/>
            <w:sz w:val="28"/>
          </w:rPr>
          <w:t>服务深度</w:t>
        </w:r>
      </w:ins>
      <w:r w:rsidR="00214DCE">
        <w:rPr>
          <w:rFonts w:ascii="仿宋" w:eastAsia="仿宋" w:hAnsi="仿宋" w:hint="eastAsia"/>
          <w:b/>
          <w:color w:val="333333"/>
          <w:sz w:val="28"/>
        </w:rPr>
        <w:t>。</w:t>
      </w:r>
      <w:r w:rsidR="009F4493">
        <w:rPr>
          <w:rFonts w:ascii="仿宋" w:eastAsia="仿宋" w:hAnsi="仿宋" w:hint="eastAsia"/>
          <w:color w:val="333333"/>
          <w:sz w:val="28"/>
        </w:rPr>
        <w:t>一是通过</w:t>
      </w:r>
      <w:r w:rsidR="009F4493">
        <w:rPr>
          <w:rFonts w:ascii="仿宋" w:eastAsia="仿宋" w:hAnsi="仿宋"/>
          <w:color w:val="333333"/>
          <w:sz w:val="28"/>
        </w:rPr>
        <w:t>GSMA</w:t>
      </w:r>
      <w:r w:rsidR="009F4493">
        <w:rPr>
          <w:rFonts w:ascii="仿宋" w:eastAsia="仿宋" w:hAnsi="仿宋" w:hint="eastAsia"/>
          <w:color w:val="333333"/>
          <w:sz w:val="28"/>
        </w:rPr>
        <w:t>、</w:t>
      </w:r>
      <w:r w:rsidR="009F4493">
        <w:rPr>
          <w:rFonts w:ascii="仿宋" w:eastAsia="仿宋" w:hAnsi="仿宋"/>
          <w:color w:val="333333"/>
          <w:sz w:val="28"/>
        </w:rPr>
        <w:t>ITU</w:t>
      </w:r>
      <w:r w:rsidR="009F4493">
        <w:rPr>
          <w:rFonts w:ascii="仿宋" w:eastAsia="仿宋" w:hAnsi="仿宋" w:hint="eastAsia"/>
          <w:color w:val="333333"/>
          <w:sz w:val="28"/>
        </w:rPr>
        <w:t>等组织，积极开展网络能力开放与全球互联互通，</w:t>
      </w:r>
      <w:r w:rsidR="0016737C">
        <w:rPr>
          <w:rFonts w:ascii="仿宋" w:eastAsia="仿宋" w:hAnsi="仿宋" w:hint="eastAsia"/>
          <w:color w:val="333333"/>
          <w:sz w:val="28"/>
        </w:rPr>
        <w:t>建立新的生态合作关系，通过C</w:t>
      </w:r>
      <w:r w:rsidR="0016737C">
        <w:rPr>
          <w:rFonts w:ascii="仿宋" w:eastAsia="仿宋" w:hAnsi="仿宋"/>
          <w:color w:val="333333"/>
          <w:sz w:val="28"/>
        </w:rPr>
        <w:t>PaaS</w:t>
      </w:r>
      <w:r w:rsidR="0016737C">
        <w:rPr>
          <w:rFonts w:ascii="仿宋" w:eastAsia="仿宋" w:hAnsi="仿宋" w:hint="eastAsia"/>
          <w:color w:val="333333"/>
          <w:sz w:val="28"/>
        </w:rPr>
        <w:t>（云通信平台）等方式挖潜基础网络的增量价值。二是</w:t>
      </w:r>
      <w:r w:rsidR="00674C72">
        <w:rPr>
          <w:rFonts w:ascii="仿宋" w:eastAsia="仿宋" w:hAnsi="仿宋" w:hint="eastAsia"/>
          <w:color w:val="333333"/>
          <w:sz w:val="28"/>
        </w:rPr>
        <w:t>把握客户智能化需求，</w:t>
      </w:r>
      <w:r w:rsidR="0016737C">
        <w:rPr>
          <w:rFonts w:ascii="仿宋" w:eastAsia="仿宋" w:hAnsi="仿宋" w:hint="eastAsia"/>
          <w:color w:val="333333"/>
          <w:sz w:val="28"/>
        </w:rPr>
        <w:t>推动A</w:t>
      </w:r>
      <w:r w:rsidR="0016737C">
        <w:rPr>
          <w:rFonts w:ascii="仿宋" w:eastAsia="仿宋" w:hAnsi="仿宋"/>
          <w:color w:val="333333"/>
          <w:sz w:val="28"/>
        </w:rPr>
        <w:t>I</w:t>
      </w:r>
      <w:r w:rsidR="0016737C">
        <w:rPr>
          <w:rFonts w:ascii="仿宋" w:eastAsia="仿宋" w:hAnsi="仿宋" w:hint="eastAsia"/>
          <w:color w:val="333333"/>
          <w:sz w:val="28"/>
        </w:rPr>
        <w:t>大模型与自身产品、运营、服务</w:t>
      </w:r>
      <w:r w:rsidR="00CB6D8E">
        <w:rPr>
          <w:rFonts w:ascii="仿宋" w:eastAsia="仿宋" w:hAnsi="仿宋" w:hint="eastAsia"/>
          <w:color w:val="333333"/>
          <w:sz w:val="28"/>
        </w:rPr>
        <w:t>等全流程的</w:t>
      </w:r>
      <w:r w:rsidR="0016737C">
        <w:rPr>
          <w:rFonts w:ascii="仿宋" w:eastAsia="仿宋" w:hAnsi="仿宋" w:hint="eastAsia"/>
          <w:color w:val="333333"/>
          <w:sz w:val="28"/>
        </w:rPr>
        <w:t>融合创新，</w:t>
      </w:r>
      <w:r w:rsidR="0016737C" w:rsidRPr="00C20BA6">
        <w:rPr>
          <w:rFonts w:ascii="仿宋" w:eastAsia="仿宋" w:hAnsi="仿宋" w:hint="eastAsia"/>
          <w:color w:val="333333"/>
          <w:sz w:val="28"/>
        </w:rPr>
        <w:t>加速AI原生</w:t>
      </w:r>
      <w:r w:rsidR="00CB6D8E">
        <w:rPr>
          <w:rFonts w:ascii="仿宋" w:eastAsia="仿宋" w:hAnsi="仿宋" w:hint="eastAsia"/>
          <w:color w:val="333333"/>
          <w:sz w:val="28"/>
        </w:rPr>
        <w:t>终端与</w:t>
      </w:r>
      <w:r w:rsidR="0016737C" w:rsidRPr="00C20BA6">
        <w:rPr>
          <w:rFonts w:ascii="仿宋" w:eastAsia="仿宋" w:hAnsi="仿宋" w:hint="eastAsia"/>
          <w:color w:val="333333"/>
          <w:sz w:val="28"/>
        </w:rPr>
        <w:t>应用</w:t>
      </w:r>
      <w:r w:rsidR="0016737C">
        <w:rPr>
          <w:rFonts w:ascii="仿宋" w:eastAsia="仿宋" w:hAnsi="仿宋" w:hint="eastAsia"/>
          <w:color w:val="333333"/>
          <w:sz w:val="28"/>
        </w:rPr>
        <w:t>开发，</w:t>
      </w:r>
      <w:r w:rsidR="0016737C" w:rsidRPr="00CC1BE4">
        <w:rPr>
          <w:rFonts w:ascii="仿宋" w:eastAsia="仿宋" w:hAnsi="仿宋" w:hint="eastAsia"/>
          <w:color w:val="333333"/>
          <w:sz w:val="28"/>
        </w:rPr>
        <w:t>在5G-A/6G、</w:t>
      </w:r>
      <w:r w:rsidR="00CB6D8E">
        <w:rPr>
          <w:rFonts w:ascii="仿宋" w:eastAsia="仿宋" w:hAnsi="仿宋" w:hint="eastAsia"/>
          <w:color w:val="333333"/>
          <w:sz w:val="28"/>
        </w:rPr>
        <w:t>卫星、智算云</w:t>
      </w:r>
      <w:r w:rsidR="0016737C" w:rsidRPr="00CC1BE4">
        <w:rPr>
          <w:rFonts w:ascii="仿宋" w:eastAsia="仿宋" w:hAnsi="仿宋" w:hint="eastAsia"/>
          <w:color w:val="333333"/>
          <w:sz w:val="28"/>
        </w:rPr>
        <w:t>等</w:t>
      </w:r>
      <w:r w:rsidR="00674C72">
        <w:rPr>
          <w:rFonts w:ascii="仿宋" w:eastAsia="仿宋" w:hAnsi="仿宋" w:hint="eastAsia"/>
          <w:color w:val="333333"/>
          <w:sz w:val="28"/>
        </w:rPr>
        <w:t>业务领域</w:t>
      </w:r>
      <w:r w:rsidR="0016737C" w:rsidRPr="00CC1BE4">
        <w:rPr>
          <w:rFonts w:ascii="仿宋" w:eastAsia="仿宋" w:hAnsi="仿宋" w:hint="eastAsia"/>
          <w:color w:val="333333"/>
          <w:sz w:val="28"/>
        </w:rPr>
        <w:t>规模落地。</w:t>
      </w:r>
    </w:p>
    <w:sectPr w:rsidR="004930A6" w:rsidRPr="00820C64">
      <w:pgSz w:w="11906" w:h="16838"/>
      <w:pgMar w:top="1361" w:right="1417" w:bottom="1361" w:left="1417" w:header="712" w:footer="853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roger" w:date="2025-03-17T09:47:00Z" w:initials="A">
    <w:p w14:paraId="669F273F" w14:textId="2A1A40C1" w:rsidR="002214ED" w:rsidRPr="00B443D3" w:rsidRDefault="002214ED" w:rsidP="00B443D3">
      <w:pPr>
        <w:pStyle w:val="a3"/>
        <w:rPr>
          <w:rFonts w:ascii="Helvetica Neue" w:hAnsi="Helvetica Neue" w:hint="eastAsia"/>
          <w:color w:val="303133"/>
          <w:sz w:val="21"/>
          <w:szCs w:val="21"/>
          <w:shd w:val="clear" w:color="auto" w:fill="FFFFFF"/>
        </w:rPr>
      </w:pPr>
      <w:r>
        <w:rPr>
          <w:rStyle w:val="ae"/>
          <w:rFonts w:hint="eastAsia"/>
        </w:rPr>
        <w:annotationRef/>
      </w:r>
      <w:r>
        <w:rPr>
          <w:rFonts w:ascii="Helvetica Neue" w:hAnsi="Helvetica Neue"/>
          <w:color w:val="303133"/>
          <w:sz w:val="21"/>
          <w:szCs w:val="21"/>
          <w:shd w:val="clear" w:color="auto" w:fill="FFFFFF"/>
        </w:rPr>
        <w:t>德国电信在全球增长和盈利方面的排名如何，是除中国运营商以外的最好运营商吧？这个建议强调一下；</w:t>
      </w:r>
    </w:p>
  </w:comment>
  <w:comment w:id="1" w:author="roger" w:date="2025-03-17T10:29:00Z" w:initials="A">
    <w:p w14:paraId="4C32F8D7" w14:textId="482169FC" w:rsidR="00B443D3" w:rsidRPr="00B443D3" w:rsidRDefault="00B443D3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已在引言补充相关营收数据</w:t>
      </w:r>
    </w:p>
  </w:comment>
  <w:comment w:id="2" w:author="roger" w:date="2025-03-17T10:28:00Z" w:initials="A">
    <w:p w14:paraId="5CA36BDB" w14:textId="23B1BC1D" w:rsidR="00B443D3" w:rsidRDefault="00B443D3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ascii="Helvetica Neue" w:hAnsi="Helvetica Neue"/>
          <w:color w:val="303133"/>
          <w:sz w:val="21"/>
          <w:szCs w:val="21"/>
          <w:shd w:val="clear" w:color="auto" w:fill="FFFFFF"/>
        </w:rPr>
        <w:t>转型具体措施与业绩增长之间有多大的关联，如果有相关收入增长来源的财报分析更好一些</w:t>
      </w:r>
    </w:p>
  </w:comment>
  <w:comment w:id="3" w:author="roger" w:date="2025-03-17T10:29:00Z" w:initials="A">
    <w:p w14:paraId="5B01AC74" w14:textId="4F3F0C95" w:rsidR="00B443D3" w:rsidRPr="00B443D3" w:rsidRDefault="00B443D3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第一章，在各个发展阶段补充营收增速变化情况说明</w:t>
      </w:r>
    </w:p>
  </w:comment>
  <w:comment w:id="48" w:author="roger" w:date="2025-03-17T10:28:00Z" w:initials="A">
    <w:p w14:paraId="7DA2C4C3" w14:textId="49C56BE2" w:rsidR="00B443D3" w:rsidRDefault="00B443D3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ascii="Helvetica Neue" w:hAnsi="Helvetica Neue"/>
          <w:color w:val="303133"/>
          <w:sz w:val="21"/>
          <w:szCs w:val="21"/>
          <w:shd w:val="clear" w:color="auto" w:fill="FFFFFF"/>
        </w:rPr>
        <w:t>德国电信经验很好，启示建议部分再细化一下，借鉴德电做法，如</w:t>
      </w:r>
      <w:r>
        <w:rPr>
          <w:rFonts w:ascii="Helvetica Neue" w:hAnsi="Helvetica Neue"/>
          <w:color w:val="303133"/>
          <w:sz w:val="21"/>
          <w:szCs w:val="21"/>
          <w:shd w:val="clear" w:color="auto" w:fill="FFFFFF"/>
        </w:rPr>
        <w:t>2B</w:t>
      </w:r>
      <w:r>
        <w:rPr>
          <w:rFonts w:ascii="Helvetica Neue" w:hAnsi="Helvetica Neue"/>
          <w:color w:val="303133"/>
          <w:sz w:val="21"/>
          <w:szCs w:val="21"/>
          <w:shd w:val="clear" w:color="auto" w:fill="FFFFFF"/>
        </w:rPr>
        <w:t>业务布局中的收购策略就很好，给出稍微可以操作的建议。</w:t>
      </w:r>
    </w:p>
  </w:comment>
  <w:comment w:id="49" w:author="roger" w:date="2025-03-17T11:00:00Z" w:initials="A">
    <w:p w14:paraId="0023EE17" w14:textId="441D0CF4" w:rsidR="00723865" w:rsidRDefault="00723865">
      <w:pPr>
        <w:pStyle w:val="a3"/>
        <w:rPr>
          <w:rFonts w:hint="eastAsia"/>
        </w:rPr>
      </w:pPr>
      <w:r>
        <w:rPr>
          <w:rStyle w:val="ae"/>
          <w:rFonts w:hint="eastAsia"/>
        </w:rPr>
        <w:annotationRef/>
      </w:r>
      <w:r>
        <w:rPr>
          <w:rFonts w:hint="eastAsia"/>
        </w:rPr>
        <w:t>增加相关内容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69F273F" w15:done="0"/>
  <w15:commentEx w15:paraId="4C32F8D7" w15:paraIdParent="669F273F" w15:done="0"/>
  <w15:commentEx w15:paraId="5CA36BDB" w15:done="0"/>
  <w15:commentEx w15:paraId="5B01AC74" w15:paraIdParent="5CA36BDB" w15:done="0"/>
  <w15:commentEx w15:paraId="7DA2C4C3" w15:done="0"/>
  <w15:commentEx w15:paraId="0023EE17" w15:paraIdParent="7DA2C4C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57AA70" w14:textId="77777777" w:rsidR="000C78C2" w:rsidRDefault="000C78C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C9B9683" w14:textId="77777777" w:rsidR="000C78C2" w:rsidRDefault="000C78C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orHAnsi">
    <w:altName w:val="Times New Roman"/>
    <w:charset w:val="00"/>
    <w:family w:val="roman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ED5D0C" w14:textId="77777777" w:rsidR="000C78C2" w:rsidRDefault="000C78C2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4D5A7F84" w14:textId="77777777" w:rsidR="000C78C2" w:rsidRDefault="000C78C2">
      <w:pPr>
        <w:spacing w:before="0"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F1CFB"/>
    <w:multiLevelType w:val="hybridMultilevel"/>
    <w:tmpl w:val="E9888F3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FEB3141"/>
    <w:multiLevelType w:val="hybridMultilevel"/>
    <w:tmpl w:val="6C6E127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642410F3"/>
    <w:multiLevelType w:val="hybridMultilevel"/>
    <w:tmpl w:val="D352963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6C0546E4"/>
    <w:multiLevelType w:val="hybridMultilevel"/>
    <w:tmpl w:val="619C27AC"/>
    <w:lvl w:ilvl="0" w:tplc="45CAD9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98704F3"/>
    <w:multiLevelType w:val="hybridMultilevel"/>
    <w:tmpl w:val="12B87D2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7B3A36E1"/>
    <w:multiLevelType w:val="hybridMultilevel"/>
    <w:tmpl w:val="0BF64C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roger">
    <w15:presenceInfo w15:providerId="None" w15:userId="rog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trackRevisions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E8148C"/>
    <w:rsid w:val="00005E55"/>
    <w:rsid w:val="000078A6"/>
    <w:rsid w:val="00017F50"/>
    <w:rsid w:val="00021B2D"/>
    <w:rsid w:val="00023887"/>
    <w:rsid w:val="00025BDA"/>
    <w:rsid w:val="00030184"/>
    <w:rsid w:val="00034D2A"/>
    <w:rsid w:val="00043754"/>
    <w:rsid w:val="00043859"/>
    <w:rsid w:val="0006603F"/>
    <w:rsid w:val="000707AE"/>
    <w:rsid w:val="00070E61"/>
    <w:rsid w:val="00074275"/>
    <w:rsid w:val="000744B6"/>
    <w:rsid w:val="000838B4"/>
    <w:rsid w:val="00083F62"/>
    <w:rsid w:val="000920CA"/>
    <w:rsid w:val="00094855"/>
    <w:rsid w:val="000B106F"/>
    <w:rsid w:val="000C6A54"/>
    <w:rsid w:val="000C78C2"/>
    <w:rsid w:val="000E15B7"/>
    <w:rsid w:val="000F03B0"/>
    <w:rsid w:val="000F3BA9"/>
    <w:rsid w:val="000F7958"/>
    <w:rsid w:val="000F7FF1"/>
    <w:rsid w:val="00104E79"/>
    <w:rsid w:val="00110C3B"/>
    <w:rsid w:val="0011487C"/>
    <w:rsid w:val="001155C3"/>
    <w:rsid w:val="001207BD"/>
    <w:rsid w:val="001259E1"/>
    <w:rsid w:val="00125ED4"/>
    <w:rsid w:val="001361F7"/>
    <w:rsid w:val="00160FDB"/>
    <w:rsid w:val="00161222"/>
    <w:rsid w:val="00161B36"/>
    <w:rsid w:val="0016737C"/>
    <w:rsid w:val="0016760F"/>
    <w:rsid w:val="001679E1"/>
    <w:rsid w:val="00170BB6"/>
    <w:rsid w:val="001718D5"/>
    <w:rsid w:val="00174DE6"/>
    <w:rsid w:val="00186DA5"/>
    <w:rsid w:val="00192125"/>
    <w:rsid w:val="001B3195"/>
    <w:rsid w:val="001C7BA4"/>
    <w:rsid w:val="001D3C40"/>
    <w:rsid w:val="001D3ED1"/>
    <w:rsid w:val="001E0AE6"/>
    <w:rsid w:val="001E4DFD"/>
    <w:rsid w:val="001E5106"/>
    <w:rsid w:val="001E6321"/>
    <w:rsid w:val="001F5709"/>
    <w:rsid w:val="001F7A5B"/>
    <w:rsid w:val="001F7E74"/>
    <w:rsid w:val="00205E4C"/>
    <w:rsid w:val="00211C26"/>
    <w:rsid w:val="00213DE1"/>
    <w:rsid w:val="00214DCE"/>
    <w:rsid w:val="002166B9"/>
    <w:rsid w:val="002214ED"/>
    <w:rsid w:val="0022270D"/>
    <w:rsid w:val="0022369B"/>
    <w:rsid w:val="00227467"/>
    <w:rsid w:val="00231831"/>
    <w:rsid w:val="0023678F"/>
    <w:rsid w:val="00237B54"/>
    <w:rsid w:val="00240154"/>
    <w:rsid w:val="00241483"/>
    <w:rsid w:val="002454F4"/>
    <w:rsid w:val="00245A13"/>
    <w:rsid w:val="0025134E"/>
    <w:rsid w:val="002876E7"/>
    <w:rsid w:val="002910E9"/>
    <w:rsid w:val="00295FF3"/>
    <w:rsid w:val="002A125C"/>
    <w:rsid w:val="002A1E42"/>
    <w:rsid w:val="002C1C14"/>
    <w:rsid w:val="002C24BD"/>
    <w:rsid w:val="002C36B9"/>
    <w:rsid w:val="002D12B8"/>
    <w:rsid w:val="002D2D44"/>
    <w:rsid w:val="002D7B1F"/>
    <w:rsid w:val="00302A5D"/>
    <w:rsid w:val="00304FB3"/>
    <w:rsid w:val="003116B2"/>
    <w:rsid w:val="00314EDE"/>
    <w:rsid w:val="00320430"/>
    <w:rsid w:val="00331359"/>
    <w:rsid w:val="003315D3"/>
    <w:rsid w:val="003345F4"/>
    <w:rsid w:val="003446B6"/>
    <w:rsid w:val="00350681"/>
    <w:rsid w:val="00352373"/>
    <w:rsid w:val="00352C53"/>
    <w:rsid w:val="00353929"/>
    <w:rsid w:val="00355601"/>
    <w:rsid w:val="00356CBA"/>
    <w:rsid w:val="00363A77"/>
    <w:rsid w:val="00380868"/>
    <w:rsid w:val="00380F27"/>
    <w:rsid w:val="00391314"/>
    <w:rsid w:val="003954F3"/>
    <w:rsid w:val="00396077"/>
    <w:rsid w:val="003A47AA"/>
    <w:rsid w:val="003A5E2F"/>
    <w:rsid w:val="003A62D7"/>
    <w:rsid w:val="003B44B9"/>
    <w:rsid w:val="003C2431"/>
    <w:rsid w:val="003C6D67"/>
    <w:rsid w:val="003D29C2"/>
    <w:rsid w:val="003D4F32"/>
    <w:rsid w:val="003F2F8C"/>
    <w:rsid w:val="003F5D54"/>
    <w:rsid w:val="00403488"/>
    <w:rsid w:val="0040385A"/>
    <w:rsid w:val="004040BB"/>
    <w:rsid w:val="004044DB"/>
    <w:rsid w:val="004045BA"/>
    <w:rsid w:val="004118E1"/>
    <w:rsid w:val="00420997"/>
    <w:rsid w:val="00430CD3"/>
    <w:rsid w:val="00431B39"/>
    <w:rsid w:val="004541FC"/>
    <w:rsid w:val="00464954"/>
    <w:rsid w:val="00465F0B"/>
    <w:rsid w:val="0046676C"/>
    <w:rsid w:val="00482888"/>
    <w:rsid w:val="00491134"/>
    <w:rsid w:val="004930A6"/>
    <w:rsid w:val="00495D9D"/>
    <w:rsid w:val="004A4DB5"/>
    <w:rsid w:val="004B5AA0"/>
    <w:rsid w:val="004C3024"/>
    <w:rsid w:val="004D16B2"/>
    <w:rsid w:val="004D1ABA"/>
    <w:rsid w:val="004D36E4"/>
    <w:rsid w:val="004E1844"/>
    <w:rsid w:val="004E37D5"/>
    <w:rsid w:val="004E5829"/>
    <w:rsid w:val="004F3AF1"/>
    <w:rsid w:val="004F548B"/>
    <w:rsid w:val="004F5502"/>
    <w:rsid w:val="004F6D04"/>
    <w:rsid w:val="00505C14"/>
    <w:rsid w:val="0051144E"/>
    <w:rsid w:val="00511D41"/>
    <w:rsid w:val="00514D12"/>
    <w:rsid w:val="005212A4"/>
    <w:rsid w:val="00521406"/>
    <w:rsid w:val="005318D9"/>
    <w:rsid w:val="00540110"/>
    <w:rsid w:val="00546BFA"/>
    <w:rsid w:val="005502D9"/>
    <w:rsid w:val="005570DC"/>
    <w:rsid w:val="00557503"/>
    <w:rsid w:val="00567AAA"/>
    <w:rsid w:val="005739F4"/>
    <w:rsid w:val="005774C3"/>
    <w:rsid w:val="00580693"/>
    <w:rsid w:val="005852F6"/>
    <w:rsid w:val="00595117"/>
    <w:rsid w:val="005A17B0"/>
    <w:rsid w:val="005A4C0D"/>
    <w:rsid w:val="005A55C4"/>
    <w:rsid w:val="005A70AE"/>
    <w:rsid w:val="005B13B4"/>
    <w:rsid w:val="005B1B21"/>
    <w:rsid w:val="005B4A94"/>
    <w:rsid w:val="005C61EC"/>
    <w:rsid w:val="005D4380"/>
    <w:rsid w:val="005E1E9A"/>
    <w:rsid w:val="005E2319"/>
    <w:rsid w:val="005E61FD"/>
    <w:rsid w:val="005F0D87"/>
    <w:rsid w:val="005F20F1"/>
    <w:rsid w:val="005F3D76"/>
    <w:rsid w:val="005F5317"/>
    <w:rsid w:val="0060130A"/>
    <w:rsid w:val="00605FF3"/>
    <w:rsid w:val="006072E3"/>
    <w:rsid w:val="0060779D"/>
    <w:rsid w:val="0061237D"/>
    <w:rsid w:val="00614C77"/>
    <w:rsid w:val="00627C3E"/>
    <w:rsid w:val="00630E8C"/>
    <w:rsid w:val="00656026"/>
    <w:rsid w:val="006605FA"/>
    <w:rsid w:val="00665181"/>
    <w:rsid w:val="006661B7"/>
    <w:rsid w:val="0066629F"/>
    <w:rsid w:val="006672CD"/>
    <w:rsid w:val="0067353F"/>
    <w:rsid w:val="00673D95"/>
    <w:rsid w:val="00674C72"/>
    <w:rsid w:val="00676FEA"/>
    <w:rsid w:val="0068687D"/>
    <w:rsid w:val="00687203"/>
    <w:rsid w:val="00687FF5"/>
    <w:rsid w:val="006927A2"/>
    <w:rsid w:val="00693178"/>
    <w:rsid w:val="006963D1"/>
    <w:rsid w:val="006A1FC8"/>
    <w:rsid w:val="006A5CD2"/>
    <w:rsid w:val="006A6B91"/>
    <w:rsid w:val="006B188E"/>
    <w:rsid w:val="006B3501"/>
    <w:rsid w:val="006C303D"/>
    <w:rsid w:val="006C7959"/>
    <w:rsid w:val="006D1339"/>
    <w:rsid w:val="006D592B"/>
    <w:rsid w:val="006D75F0"/>
    <w:rsid w:val="006E2939"/>
    <w:rsid w:val="006E65CB"/>
    <w:rsid w:val="006F32F1"/>
    <w:rsid w:val="006F3C0A"/>
    <w:rsid w:val="006F5487"/>
    <w:rsid w:val="006F7BAD"/>
    <w:rsid w:val="0070140A"/>
    <w:rsid w:val="00723865"/>
    <w:rsid w:val="0072518D"/>
    <w:rsid w:val="0074286D"/>
    <w:rsid w:val="00745A81"/>
    <w:rsid w:val="00750923"/>
    <w:rsid w:val="00753F36"/>
    <w:rsid w:val="007627DB"/>
    <w:rsid w:val="00770B50"/>
    <w:rsid w:val="00773652"/>
    <w:rsid w:val="007778B8"/>
    <w:rsid w:val="0079047A"/>
    <w:rsid w:val="0079367A"/>
    <w:rsid w:val="007A0D1F"/>
    <w:rsid w:val="007A3972"/>
    <w:rsid w:val="007A3D2D"/>
    <w:rsid w:val="007B0468"/>
    <w:rsid w:val="007C24C1"/>
    <w:rsid w:val="007D1F8C"/>
    <w:rsid w:val="007E7B83"/>
    <w:rsid w:val="007F2ACF"/>
    <w:rsid w:val="007F4C10"/>
    <w:rsid w:val="007F5CBD"/>
    <w:rsid w:val="007F6023"/>
    <w:rsid w:val="00806DDE"/>
    <w:rsid w:val="0081170E"/>
    <w:rsid w:val="0081172F"/>
    <w:rsid w:val="00820A6F"/>
    <w:rsid w:val="00820C64"/>
    <w:rsid w:val="008232B4"/>
    <w:rsid w:val="00831F0B"/>
    <w:rsid w:val="00834D5D"/>
    <w:rsid w:val="008372B6"/>
    <w:rsid w:val="008430CE"/>
    <w:rsid w:val="00846442"/>
    <w:rsid w:val="00846764"/>
    <w:rsid w:val="00847C0D"/>
    <w:rsid w:val="0085062C"/>
    <w:rsid w:val="00864695"/>
    <w:rsid w:val="008646B3"/>
    <w:rsid w:val="00882116"/>
    <w:rsid w:val="00892A19"/>
    <w:rsid w:val="008949E0"/>
    <w:rsid w:val="008A062C"/>
    <w:rsid w:val="008B0F0C"/>
    <w:rsid w:val="008B0F29"/>
    <w:rsid w:val="008B59C6"/>
    <w:rsid w:val="008C2F25"/>
    <w:rsid w:val="008C3FEF"/>
    <w:rsid w:val="008C5302"/>
    <w:rsid w:val="008D58C3"/>
    <w:rsid w:val="008E146B"/>
    <w:rsid w:val="008E4D9A"/>
    <w:rsid w:val="008F0A29"/>
    <w:rsid w:val="008F2236"/>
    <w:rsid w:val="008F29CC"/>
    <w:rsid w:val="0090666C"/>
    <w:rsid w:val="00911625"/>
    <w:rsid w:val="009141F2"/>
    <w:rsid w:val="00914BE9"/>
    <w:rsid w:val="00915447"/>
    <w:rsid w:val="00934C2E"/>
    <w:rsid w:val="00944C3B"/>
    <w:rsid w:val="00953CCB"/>
    <w:rsid w:val="0096262F"/>
    <w:rsid w:val="00965EFA"/>
    <w:rsid w:val="00966DBA"/>
    <w:rsid w:val="00970B6D"/>
    <w:rsid w:val="009749E8"/>
    <w:rsid w:val="00981E1E"/>
    <w:rsid w:val="00991786"/>
    <w:rsid w:val="00991D29"/>
    <w:rsid w:val="00992E9A"/>
    <w:rsid w:val="009966AB"/>
    <w:rsid w:val="009B1F91"/>
    <w:rsid w:val="009B3EE6"/>
    <w:rsid w:val="009C2802"/>
    <w:rsid w:val="009D5F58"/>
    <w:rsid w:val="009E1F7B"/>
    <w:rsid w:val="009F4493"/>
    <w:rsid w:val="009F4BF9"/>
    <w:rsid w:val="009F5A88"/>
    <w:rsid w:val="00A04514"/>
    <w:rsid w:val="00A05A6C"/>
    <w:rsid w:val="00A0600E"/>
    <w:rsid w:val="00A16044"/>
    <w:rsid w:val="00A27250"/>
    <w:rsid w:val="00A32B07"/>
    <w:rsid w:val="00A53F0F"/>
    <w:rsid w:val="00A56939"/>
    <w:rsid w:val="00A56C18"/>
    <w:rsid w:val="00A60A90"/>
    <w:rsid w:val="00A62F6B"/>
    <w:rsid w:val="00A6544D"/>
    <w:rsid w:val="00A670D0"/>
    <w:rsid w:val="00A72011"/>
    <w:rsid w:val="00A727ED"/>
    <w:rsid w:val="00A81917"/>
    <w:rsid w:val="00A93DF0"/>
    <w:rsid w:val="00AA6AF6"/>
    <w:rsid w:val="00AA7634"/>
    <w:rsid w:val="00AB178A"/>
    <w:rsid w:val="00AB5003"/>
    <w:rsid w:val="00AC121B"/>
    <w:rsid w:val="00AC29B8"/>
    <w:rsid w:val="00AD2AAE"/>
    <w:rsid w:val="00AD3981"/>
    <w:rsid w:val="00AD3F18"/>
    <w:rsid w:val="00AD3F8A"/>
    <w:rsid w:val="00AD6D1B"/>
    <w:rsid w:val="00AE2265"/>
    <w:rsid w:val="00B03F29"/>
    <w:rsid w:val="00B1119F"/>
    <w:rsid w:val="00B24EC9"/>
    <w:rsid w:val="00B2618B"/>
    <w:rsid w:val="00B27FAD"/>
    <w:rsid w:val="00B4074C"/>
    <w:rsid w:val="00B40F8E"/>
    <w:rsid w:val="00B41922"/>
    <w:rsid w:val="00B43FE4"/>
    <w:rsid w:val="00B443D3"/>
    <w:rsid w:val="00B5120A"/>
    <w:rsid w:val="00B609A2"/>
    <w:rsid w:val="00B80CCA"/>
    <w:rsid w:val="00B86CA9"/>
    <w:rsid w:val="00BA2F29"/>
    <w:rsid w:val="00BC0096"/>
    <w:rsid w:val="00BC063C"/>
    <w:rsid w:val="00BC14B6"/>
    <w:rsid w:val="00BC2482"/>
    <w:rsid w:val="00BC2A17"/>
    <w:rsid w:val="00BC5804"/>
    <w:rsid w:val="00BD078C"/>
    <w:rsid w:val="00BD20FE"/>
    <w:rsid w:val="00BD4845"/>
    <w:rsid w:val="00BD67CA"/>
    <w:rsid w:val="00C156E8"/>
    <w:rsid w:val="00C15893"/>
    <w:rsid w:val="00C334EA"/>
    <w:rsid w:val="00C33A68"/>
    <w:rsid w:val="00C417EA"/>
    <w:rsid w:val="00C54F3B"/>
    <w:rsid w:val="00C610EA"/>
    <w:rsid w:val="00C63951"/>
    <w:rsid w:val="00C63D38"/>
    <w:rsid w:val="00C75355"/>
    <w:rsid w:val="00C76795"/>
    <w:rsid w:val="00C96D90"/>
    <w:rsid w:val="00CB1010"/>
    <w:rsid w:val="00CB363D"/>
    <w:rsid w:val="00CB6D8E"/>
    <w:rsid w:val="00CC067F"/>
    <w:rsid w:val="00CC54A2"/>
    <w:rsid w:val="00CC77B2"/>
    <w:rsid w:val="00CD308E"/>
    <w:rsid w:val="00CF3026"/>
    <w:rsid w:val="00D11987"/>
    <w:rsid w:val="00D16918"/>
    <w:rsid w:val="00D30F44"/>
    <w:rsid w:val="00D32FD1"/>
    <w:rsid w:val="00D4497D"/>
    <w:rsid w:val="00D45197"/>
    <w:rsid w:val="00D457F7"/>
    <w:rsid w:val="00D5421E"/>
    <w:rsid w:val="00D55B05"/>
    <w:rsid w:val="00D64BDA"/>
    <w:rsid w:val="00D65E87"/>
    <w:rsid w:val="00D87EBA"/>
    <w:rsid w:val="00DC3B8D"/>
    <w:rsid w:val="00DC7055"/>
    <w:rsid w:val="00DE1FCB"/>
    <w:rsid w:val="00E05BE5"/>
    <w:rsid w:val="00E11F11"/>
    <w:rsid w:val="00E2253C"/>
    <w:rsid w:val="00E50F17"/>
    <w:rsid w:val="00E6672C"/>
    <w:rsid w:val="00E67D72"/>
    <w:rsid w:val="00E71740"/>
    <w:rsid w:val="00E72628"/>
    <w:rsid w:val="00E8124A"/>
    <w:rsid w:val="00E8148C"/>
    <w:rsid w:val="00E8613A"/>
    <w:rsid w:val="00E879B2"/>
    <w:rsid w:val="00E94577"/>
    <w:rsid w:val="00EA4307"/>
    <w:rsid w:val="00EB1792"/>
    <w:rsid w:val="00EB22E4"/>
    <w:rsid w:val="00EB3803"/>
    <w:rsid w:val="00EB60E0"/>
    <w:rsid w:val="00EB69F2"/>
    <w:rsid w:val="00EC54BE"/>
    <w:rsid w:val="00ED1B85"/>
    <w:rsid w:val="00ED4A28"/>
    <w:rsid w:val="00ED4AD0"/>
    <w:rsid w:val="00ED61F7"/>
    <w:rsid w:val="00EE1801"/>
    <w:rsid w:val="00EE6223"/>
    <w:rsid w:val="00EE64FC"/>
    <w:rsid w:val="00EF6EEC"/>
    <w:rsid w:val="00F06154"/>
    <w:rsid w:val="00F11E94"/>
    <w:rsid w:val="00F13447"/>
    <w:rsid w:val="00F13E92"/>
    <w:rsid w:val="00F15694"/>
    <w:rsid w:val="00F15A07"/>
    <w:rsid w:val="00F23DEE"/>
    <w:rsid w:val="00F245A3"/>
    <w:rsid w:val="00F24B36"/>
    <w:rsid w:val="00F27EF5"/>
    <w:rsid w:val="00F35964"/>
    <w:rsid w:val="00F412C8"/>
    <w:rsid w:val="00F46C58"/>
    <w:rsid w:val="00F7140E"/>
    <w:rsid w:val="00F802B4"/>
    <w:rsid w:val="00F81168"/>
    <w:rsid w:val="00F90594"/>
    <w:rsid w:val="00F92C46"/>
    <w:rsid w:val="00F93374"/>
    <w:rsid w:val="00F96A7E"/>
    <w:rsid w:val="00FA3F4C"/>
    <w:rsid w:val="00FA7AB5"/>
    <w:rsid w:val="00FB6341"/>
    <w:rsid w:val="00FC45A5"/>
    <w:rsid w:val="00FC7912"/>
    <w:rsid w:val="00FD1846"/>
    <w:rsid w:val="00FD68F9"/>
    <w:rsid w:val="00FD709C"/>
    <w:rsid w:val="00FF5162"/>
    <w:rsid w:val="00FF5769"/>
    <w:rsid w:val="00FF59AA"/>
    <w:rsid w:val="00FF762D"/>
    <w:rsid w:val="00FF763C"/>
    <w:rsid w:val="18950713"/>
    <w:rsid w:val="5A36015B"/>
    <w:rsid w:val="5DD00086"/>
    <w:rsid w:val="69F6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09B42B"/>
  <w15:docId w15:val="{04F48923-159F-41F3-A939-A40CB27C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napToGrid w:val="0"/>
      <w:spacing w:before="60" w:after="60" w:line="312" w:lineRule="auto"/>
    </w:pPr>
    <w:rPr>
      <w:rFonts w:ascii="minorHAnsi" w:eastAsiaTheme="minorEastAsia" w:hAnsi="minorHAnsi" w:cstheme="minorBidi"/>
      <w:color w:val="333333"/>
      <w:kern w:val="2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</w:style>
  <w:style w:type="paragraph" w:styleId="a5">
    <w:name w:val="Balloon Text"/>
    <w:basedOn w:val="a"/>
    <w:link w:val="a6"/>
    <w:uiPriority w:val="99"/>
    <w:semiHidden/>
    <w:unhideWhenUsed/>
    <w:qFormat/>
    <w:pPr>
      <w:spacing w:before="0" w:after="0"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b">
    <w:name w:val="Title"/>
    <w:basedOn w:val="a"/>
    <w:next w:val="a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d">
    <w:name w:val="批注主题 字符"/>
    <w:basedOn w:val="a4"/>
    <w:link w:val="ac"/>
    <w:uiPriority w:val="99"/>
    <w:semiHidden/>
    <w:qFormat/>
    <w:rPr>
      <w:b/>
      <w:bCs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paragraph" w:customStyle="1" w:styleId="paragraph">
    <w:name w:val="paragraph"/>
    <w:semiHidden/>
    <w:qFormat/>
    <w:pPr>
      <w:spacing w:before="100" w:beforeAutospacing="1" w:after="100" w:afterAutospacing="1"/>
    </w:pPr>
    <w:rPr>
      <w:rFonts w:ascii="等线" w:eastAsia="等线" w:hAnsi="等线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AB538-49FA-44BA-95EC-BE40813B7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xieli</dc:creator>
  <cp:lastModifiedBy>roger</cp:lastModifiedBy>
  <cp:revision>12</cp:revision>
  <dcterms:created xsi:type="dcterms:W3CDTF">2025-03-10T01:08:00Z</dcterms:created>
  <dcterms:modified xsi:type="dcterms:W3CDTF">2025-03-17T03:03:00Z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3C147DC37DD84E3CBE268230AB774EAC_13</vt:lpwstr>
  </property>
</Properties>
</file>