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580"/>
        <w:jc w:val="center"/>
        <w:rPr>
          <w:rFonts w:ascii="微软雅黑" w:hAnsi="微软雅黑" w:eastAsia="微软雅黑" w:cs="微软雅黑"/>
          <w:b/>
          <w:bCs/>
          <w:spacing w:val="5"/>
          <w:sz w:val="28"/>
          <w:szCs w:val="28"/>
          <w:shd w:val="clear" w:color="auto" w:fill="FFFFFF"/>
        </w:rPr>
      </w:pPr>
      <w:r>
        <w:rPr>
          <w:rFonts w:hint="eastAsia" w:ascii="微软雅黑" w:hAnsi="微软雅黑" w:eastAsia="微软雅黑" w:cs="微软雅黑"/>
          <w:b/>
          <w:bCs/>
          <w:spacing w:val="5"/>
          <w:sz w:val="28"/>
          <w:szCs w:val="28"/>
          <w:shd w:val="clear" w:color="auto" w:fill="FFFFFF"/>
        </w:rPr>
        <w:t>产业资本异军突起：“四大金刚”投资特点分析</w:t>
      </w:r>
    </w:p>
    <w:p>
      <w:pPr>
        <w:spacing w:line="360" w:lineRule="auto"/>
        <w:ind w:firstLine="480"/>
        <w:rPr>
          <w:rFonts w:ascii="仿宋_GB2312" w:hAnsi="仿宋_GB2312" w:cs="仿宋_GB2312"/>
          <w:sz w:val="24"/>
        </w:rPr>
      </w:pPr>
    </w:p>
    <w:p>
      <w:pPr>
        <w:spacing w:line="360" w:lineRule="auto"/>
        <w:ind w:firstLine="480"/>
        <w:rPr>
          <w:rFonts w:ascii="仿宋_GB2312" w:hAnsi="仿宋_GB2312" w:cs="仿宋_GB2312"/>
          <w:sz w:val="24"/>
        </w:rPr>
      </w:pPr>
      <w:r>
        <w:rPr>
          <w:rFonts w:hint="eastAsia" w:ascii="仿宋_GB2312" w:hAnsi="仿宋_GB2312" w:cs="仿宋_GB2312"/>
          <w:sz w:val="24"/>
        </w:rPr>
        <w:t>近年来，随着政策与市场变化等影响，投资圈的重心和逻辑也在不断变化，《中国CVC影响力报告》显示，2020年以来，股权投资市场整体</w:t>
      </w:r>
      <w:del w:id="0" w:author="明" w:date="2023-05-25T13:01:09Z">
        <w:r>
          <w:rPr>
            <w:rFonts w:hint="eastAsia" w:ascii="仿宋_GB2312" w:hAnsi="仿宋_GB2312" w:cs="仿宋_GB2312"/>
            <w:sz w:val="24"/>
          </w:rPr>
          <w:delText>投资</w:delText>
        </w:r>
      </w:del>
      <w:r>
        <w:rPr>
          <w:rFonts w:hint="eastAsia" w:ascii="仿宋_GB2312" w:hAnsi="仿宋_GB2312" w:cs="仿宋_GB2312"/>
          <w:sz w:val="24"/>
        </w:rPr>
        <w:t>规模有所下滑，但产业资本的出资规模却明显增加，逐渐取代私募</w:t>
      </w:r>
      <w:del w:id="1" w:author="明" w:date="2023-05-25T13:02:08Z">
        <w:r>
          <w:rPr>
            <w:rFonts w:hint="eastAsia" w:ascii="仿宋_GB2312" w:hAnsi="仿宋_GB2312" w:cs="仿宋_GB2312"/>
            <w:sz w:val="24"/>
          </w:rPr>
          <w:delText>股权</w:delText>
        </w:r>
      </w:del>
      <w:r>
        <w:rPr>
          <w:rFonts w:hint="eastAsia" w:ascii="仿宋_GB2312" w:hAnsi="仿宋_GB2312" w:cs="仿宋_GB2312"/>
          <w:sz w:val="24"/>
        </w:rPr>
        <w:t>投资机构成为当前股权投资市场的中坚力量，尤其以宁德时代、比亚迪、华为和小米为代表的</w:t>
      </w:r>
      <w:bookmarkStart w:id="0" w:name="OLE_LINK3"/>
      <w:r>
        <w:rPr>
          <w:rFonts w:hint="eastAsia" w:ascii="仿宋_GB2312" w:hAnsi="仿宋_GB2312" w:cs="仿宋_GB2312"/>
          <w:sz w:val="24"/>
        </w:rPr>
        <w:t>产业投资机构</w:t>
      </w:r>
      <w:bookmarkEnd w:id="0"/>
      <w:ins w:id="2" w:author="明" w:date="2023-05-25T13:02:34Z">
        <w:r>
          <w:rPr>
            <w:rFonts w:hint="eastAsia" w:ascii="仿宋_GB2312" w:hAnsi="仿宋_GB2312" w:cs="仿宋_GB2312"/>
            <w:sz w:val="24"/>
            <w:lang w:val="en-US" w:eastAsia="zh-CN"/>
          </w:rPr>
          <w:t>,</w:t>
        </w:r>
      </w:ins>
      <w:r>
        <w:rPr>
          <w:rFonts w:hint="eastAsia" w:ascii="仿宋_GB2312" w:hAnsi="仿宋_GB2312" w:cs="仿宋_GB2312"/>
          <w:sz w:val="24"/>
        </w:rPr>
        <w:t>凭借敏锐的市场洞察和精准的投资布局快速发展壮大，成为当前产业资本的“四大金刚”。</w:t>
      </w:r>
    </w:p>
    <w:p>
      <w:pPr>
        <w:numPr>
          <w:ilvl w:val="0"/>
          <w:numId w:val="1"/>
        </w:numPr>
        <w:ind w:firstLine="643"/>
        <w:rPr>
          <w:b/>
          <w:bCs/>
          <w:szCs w:val="32"/>
        </w:rPr>
      </w:pPr>
      <w:r>
        <w:rPr>
          <w:rFonts w:hint="eastAsia"/>
          <w:b/>
          <w:bCs/>
          <w:szCs w:val="32"/>
        </w:rPr>
        <w:t>“四大金刚”投资概况</w:t>
      </w:r>
    </w:p>
    <w:p>
      <w:pPr>
        <w:spacing w:line="360" w:lineRule="auto"/>
        <w:ind w:firstLine="480"/>
        <w:rPr>
          <w:rFonts w:ascii="仿宋_GB2312" w:hAnsi="仿宋_GB2312" w:cs="仿宋_GB2312"/>
          <w:bCs/>
          <w:sz w:val="24"/>
        </w:rPr>
      </w:pPr>
      <w:r>
        <w:rPr>
          <w:rFonts w:hint="eastAsia" w:ascii="仿宋_GB2312" w:hAnsi="仿宋_GB2312" w:cs="仿宋_GB2312"/>
          <w:bCs/>
          <w:sz w:val="24"/>
        </w:rPr>
        <w:t>近年来</w:t>
      </w:r>
      <w:r>
        <w:rPr>
          <w:rFonts w:hint="eastAsia" w:ascii="仿宋_GB2312" w:hAnsi="仿宋_GB2312" w:cs="仿宋_GB2312"/>
          <w:sz w:val="24"/>
        </w:rPr>
        <w:t>宁德时代、比亚迪、华为和小米</w:t>
      </w:r>
      <w:r>
        <w:rPr>
          <w:rFonts w:hint="eastAsia" w:ascii="仿宋_GB2312" w:hAnsi="仿宋_GB2312" w:cs="仿宋_GB2312"/>
          <w:bCs/>
          <w:sz w:val="24"/>
        </w:rPr>
        <w:t>围绕各自领域，不断进行产业链投资布局，尤其受到地缘政治和全球疫情冲击等因素，2020年起进入投资高峰期，投资笔数占全部数量超90%</w:t>
      </w:r>
      <w:r>
        <w:rPr>
          <w:rStyle w:val="16"/>
          <w:rFonts w:hint="eastAsia" w:ascii="仿宋_GB2312" w:hAnsi="仿宋_GB2312" w:cs="仿宋_GB2312"/>
          <w:bCs/>
          <w:sz w:val="24"/>
        </w:rPr>
        <w:footnoteReference w:id="0"/>
      </w:r>
      <w:r>
        <w:rPr>
          <w:rFonts w:hint="eastAsia" w:ascii="仿宋_GB2312" w:hAnsi="仿宋_GB2312" w:cs="仿宋_GB2312"/>
          <w:bCs/>
          <w:sz w:val="24"/>
        </w:rPr>
        <w:t>。通过产业链上下游布局保障供应、巩固地位、弥补不足，配合业务发展和战略转型，已成为当前产业投资机构的必选项之一。</w:t>
      </w:r>
    </w:p>
    <w:p>
      <w:pPr>
        <w:spacing w:line="360" w:lineRule="auto"/>
        <w:ind w:firstLine="420"/>
        <w:jc w:val="center"/>
        <w:rPr>
          <w:rFonts w:ascii="微软雅黑" w:hAnsi="微软雅黑" w:eastAsia="微软雅黑" w:cs="微软雅黑"/>
          <w:bCs/>
          <w:sz w:val="21"/>
          <w:szCs w:val="21"/>
        </w:rPr>
      </w:pPr>
      <w:r>
        <w:rPr>
          <w:rFonts w:hint="eastAsia" w:ascii="微软雅黑" w:hAnsi="微软雅黑" w:eastAsia="微软雅黑" w:cs="微软雅黑"/>
          <w:bCs/>
          <w:sz w:val="21"/>
          <w:szCs w:val="21"/>
        </w:rPr>
        <w:t>表1：“四大金刚”投资概览</w:t>
      </w:r>
    </w:p>
    <w:tbl>
      <w:tblPr>
        <w:tblStyle w:val="22"/>
        <w:tblW w:w="82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9"/>
        <w:gridCol w:w="1559"/>
        <w:gridCol w:w="1134"/>
        <w:gridCol w:w="1348"/>
        <w:gridCol w:w="3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9" w:type="dxa"/>
            <w:vAlign w:val="center"/>
          </w:tcPr>
          <w:p>
            <w:pPr>
              <w:ind w:firstLine="0" w:firstLineChars="0"/>
              <w:jc w:val="center"/>
              <w:rPr>
                <w:rFonts w:ascii="楷体" w:hAnsi="楷体" w:eastAsia="楷体"/>
                <w:b/>
                <w:bCs/>
                <w:sz w:val="21"/>
                <w:szCs w:val="21"/>
              </w:rPr>
            </w:pPr>
            <w:r>
              <w:rPr>
                <w:rFonts w:hint="eastAsia" w:ascii="楷体" w:hAnsi="楷体" w:eastAsia="楷体"/>
                <w:b/>
                <w:bCs/>
                <w:sz w:val="21"/>
                <w:szCs w:val="21"/>
              </w:rPr>
              <w:t>企业简称</w:t>
            </w:r>
          </w:p>
        </w:tc>
        <w:tc>
          <w:tcPr>
            <w:tcW w:w="1559" w:type="dxa"/>
            <w:vAlign w:val="center"/>
          </w:tcPr>
          <w:p>
            <w:pPr>
              <w:ind w:firstLine="0" w:firstLineChars="0"/>
              <w:jc w:val="center"/>
              <w:rPr>
                <w:rFonts w:ascii="楷体" w:hAnsi="楷体" w:eastAsia="楷体"/>
                <w:b/>
                <w:bCs/>
                <w:sz w:val="21"/>
                <w:szCs w:val="21"/>
              </w:rPr>
            </w:pPr>
            <w:r>
              <w:rPr>
                <w:rFonts w:hint="eastAsia" w:ascii="楷体" w:hAnsi="楷体" w:eastAsia="楷体"/>
                <w:b/>
                <w:bCs/>
                <w:sz w:val="21"/>
                <w:szCs w:val="21"/>
              </w:rPr>
              <w:t>所属领域</w:t>
            </w:r>
          </w:p>
        </w:tc>
        <w:tc>
          <w:tcPr>
            <w:tcW w:w="1134" w:type="dxa"/>
            <w:vAlign w:val="center"/>
          </w:tcPr>
          <w:p>
            <w:pPr>
              <w:ind w:firstLine="0" w:firstLineChars="0"/>
              <w:jc w:val="center"/>
              <w:rPr>
                <w:rFonts w:ascii="楷体" w:hAnsi="楷体" w:eastAsia="楷体"/>
                <w:b/>
                <w:bCs/>
                <w:sz w:val="21"/>
                <w:szCs w:val="21"/>
              </w:rPr>
            </w:pPr>
            <w:r>
              <w:rPr>
                <w:rFonts w:hint="eastAsia" w:ascii="楷体" w:hAnsi="楷体" w:eastAsia="楷体"/>
                <w:b/>
                <w:bCs/>
                <w:sz w:val="21"/>
                <w:szCs w:val="21"/>
              </w:rPr>
              <w:t>投资数量</w:t>
            </w:r>
            <w:r>
              <w:rPr>
                <w:rStyle w:val="16"/>
                <w:rFonts w:hint="eastAsia" w:ascii="楷体" w:hAnsi="楷体" w:eastAsia="楷体"/>
                <w:b/>
                <w:bCs/>
                <w:sz w:val="21"/>
                <w:szCs w:val="21"/>
              </w:rPr>
              <w:footnoteReference w:id="1"/>
            </w:r>
          </w:p>
        </w:tc>
        <w:tc>
          <w:tcPr>
            <w:tcW w:w="1348" w:type="dxa"/>
            <w:vAlign w:val="center"/>
          </w:tcPr>
          <w:p>
            <w:pPr>
              <w:ind w:firstLine="0" w:firstLineChars="0"/>
              <w:jc w:val="center"/>
              <w:rPr>
                <w:rFonts w:ascii="楷体" w:hAnsi="楷体" w:eastAsia="楷体"/>
                <w:b/>
                <w:bCs/>
                <w:sz w:val="21"/>
                <w:szCs w:val="21"/>
              </w:rPr>
            </w:pPr>
            <w:r>
              <w:rPr>
                <w:rFonts w:hint="eastAsia" w:ascii="楷体" w:hAnsi="楷体" w:eastAsia="楷体"/>
                <w:b/>
                <w:bCs/>
                <w:sz w:val="21"/>
                <w:szCs w:val="21"/>
              </w:rPr>
              <w:t>投资领域</w:t>
            </w:r>
          </w:p>
        </w:tc>
        <w:tc>
          <w:tcPr>
            <w:tcW w:w="3108" w:type="dxa"/>
            <w:vAlign w:val="center"/>
          </w:tcPr>
          <w:p>
            <w:pPr>
              <w:ind w:firstLine="0" w:firstLineChars="0"/>
              <w:jc w:val="center"/>
              <w:rPr>
                <w:rFonts w:ascii="楷体" w:hAnsi="楷体" w:eastAsia="楷体"/>
                <w:b/>
                <w:bCs/>
                <w:sz w:val="21"/>
                <w:szCs w:val="21"/>
              </w:rPr>
            </w:pPr>
            <w:r>
              <w:rPr>
                <w:rFonts w:hint="eastAsia" w:ascii="楷体" w:hAnsi="楷体" w:eastAsia="楷体"/>
                <w:b/>
                <w:bCs/>
                <w:sz w:val="21"/>
                <w:szCs w:val="21"/>
              </w:rPr>
              <w:t>投资目标（数量占比）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069"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宁德时代</w:t>
            </w:r>
          </w:p>
        </w:tc>
        <w:tc>
          <w:tcPr>
            <w:tcW w:w="1559"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锂离子电池研发制造</w:t>
            </w:r>
          </w:p>
        </w:tc>
        <w:tc>
          <w:tcPr>
            <w:tcW w:w="1134"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64</w:t>
            </w:r>
          </w:p>
        </w:tc>
        <w:tc>
          <w:tcPr>
            <w:tcW w:w="1348"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主要集中电池产业链</w:t>
            </w:r>
          </w:p>
        </w:tc>
        <w:tc>
          <w:tcPr>
            <w:tcW w:w="3108" w:type="dxa"/>
            <w:vAlign w:val="center"/>
          </w:tcPr>
          <w:p>
            <w:pPr>
              <w:numPr>
                <w:ilvl w:val="0"/>
                <w:numId w:val="2"/>
              </w:numPr>
              <w:ind w:firstLine="0" w:firstLineChars="0"/>
              <w:jc w:val="left"/>
              <w:rPr>
                <w:rFonts w:ascii="楷体" w:hAnsi="楷体" w:eastAsia="楷体"/>
                <w:bCs/>
                <w:sz w:val="21"/>
                <w:szCs w:val="21"/>
              </w:rPr>
            </w:pPr>
            <w:r>
              <w:rPr>
                <w:rFonts w:hint="eastAsia" w:ascii="楷体" w:hAnsi="楷体" w:eastAsia="楷体"/>
                <w:bCs/>
                <w:sz w:val="21"/>
                <w:szCs w:val="21"/>
              </w:rPr>
              <w:t>深化产业链合作、降本增效（70%）</w:t>
            </w:r>
          </w:p>
          <w:p>
            <w:pPr>
              <w:numPr>
                <w:ilvl w:val="0"/>
                <w:numId w:val="2"/>
              </w:numPr>
              <w:ind w:firstLine="0" w:firstLineChars="0"/>
              <w:jc w:val="left"/>
              <w:rPr>
                <w:rFonts w:ascii="楷体" w:hAnsi="楷体" w:eastAsia="楷体"/>
                <w:bCs/>
                <w:sz w:val="21"/>
                <w:szCs w:val="21"/>
              </w:rPr>
            </w:pPr>
            <w:r>
              <w:rPr>
                <w:rFonts w:hint="eastAsia" w:ascii="楷体" w:hAnsi="楷体" w:eastAsia="楷体"/>
                <w:bCs/>
                <w:sz w:val="21"/>
                <w:szCs w:val="21"/>
              </w:rPr>
              <w:t>保障供应链安全（13%）</w:t>
            </w:r>
          </w:p>
          <w:p>
            <w:pPr>
              <w:numPr>
                <w:ilvl w:val="0"/>
                <w:numId w:val="2"/>
              </w:numPr>
              <w:ind w:firstLine="0" w:firstLineChars="0"/>
              <w:jc w:val="left"/>
              <w:rPr>
                <w:rFonts w:ascii="楷体" w:hAnsi="楷体" w:eastAsia="楷体"/>
                <w:bCs/>
                <w:sz w:val="21"/>
                <w:szCs w:val="21"/>
              </w:rPr>
            </w:pPr>
            <w:r>
              <w:rPr>
                <w:rFonts w:hint="eastAsia" w:ascii="楷体" w:hAnsi="楷体" w:eastAsia="楷体"/>
                <w:bCs/>
                <w:sz w:val="21"/>
                <w:szCs w:val="21"/>
              </w:rPr>
              <w:t>助力战略转型（17%）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069"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比亚迪</w:t>
            </w:r>
          </w:p>
        </w:tc>
        <w:tc>
          <w:tcPr>
            <w:tcW w:w="1559"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新能源汽车</w:t>
            </w:r>
          </w:p>
        </w:tc>
        <w:tc>
          <w:tcPr>
            <w:tcW w:w="1134"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4</w:t>
            </w:r>
            <w:r>
              <w:rPr>
                <w:rFonts w:ascii="楷体" w:hAnsi="楷体" w:eastAsia="楷体"/>
                <w:bCs/>
                <w:sz w:val="21"/>
                <w:szCs w:val="21"/>
              </w:rPr>
              <w:t>8</w:t>
            </w:r>
          </w:p>
        </w:tc>
        <w:tc>
          <w:tcPr>
            <w:tcW w:w="1348"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电池、智能汽车产业链</w:t>
            </w:r>
          </w:p>
        </w:tc>
        <w:tc>
          <w:tcPr>
            <w:tcW w:w="3108" w:type="dxa"/>
            <w:vAlign w:val="center"/>
          </w:tcPr>
          <w:p>
            <w:pPr>
              <w:numPr>
                <w:ilvl w:val="0"/>
                <w:numId w:val="3"/>
              </w:numPr>
              <w:ind w:firstLine="0" w:firstLineChars="0"/>
              <w:jc w:val="left"/>
              <w:rPr>
                <w:rFonts w:ascii="楷体" w:hAnsi="楷体" w:eastAsia="楷体"/>
                <w:bCs/>
                <w:sz w:val="21"/>
                <w:szCs w:val="21"/>
              </w:rPr>
            </w:pPr>
            <w:r>
              <w:rPr>
                <w:rFonts w:hint="eastAsia" w:ascii="楷体" w:hAnsi="楷体" w:eastAsia="楷体"/>
                <w:bCs/>
                <w:sz w:val="21"/>
                <w:szCs w:val="21"/>
              </w:rPr>
              <w:t>保障供应链安全（48%）</w:t>
            </w:r>
          </w:p>
          <w:p>
            <w:pPr>
              <w:numPr>
                <w:ilvl w:val="0"/>
                <w:numId w:val="3"/>
              </w:numPr>
              <w:ind w:firstLine="0" w:firstLineChars="0"/>
              <w:jc w:val="left"/>
              <w:rPr>
                <w:rFonts w:ascii="楷体" w:hAnsi="楷体" w:eastAsia="楷体"/>
                <w:bCs/>
                <w:sz w:val="21"/>
                <w:szCs w:val="21"/>
              </w:rPr>
            </w:pPr>
            <w:r>
              <w:rPr>
                <w:rFonts w:hint="eastAsia" w:ascii="楷体" w:hAnsi="楷体" w:eastAsia="楷体"/>
                <w:bCs/>
                <w:sz w:val="21"/>
                <w:szCs w:val="21"/>
              </w:rPr>
              <w:t>降本增效（31%）</w:t>
            </w:r>
          </w:p>
          <w:p>
            <w:pPr>
              <w:numPr>
                <w:ilvl w:val="0"/>
                <w:numId w:val="3"/>
              </w:numPr>
              <w:ind w:firstLine="0" w:firstLineChars="0"/>
              <w:jc w:val="left"/>
              <w:rPr>
                <w:rFonts w:ascii="楷体" w:hAnsi="楷体" w:eastAsia="楷体"/>
                <w:bCs/>
                <w:sz w:val="21"/>
                <w:szCs w:val="21"/>
              </w:rPr>
            </w:pPr>
            <w:r>
              <w:rPr>
                <w:rFonts w:hint="eastAsia" w:ascii="楷体" w:hAnsi="楷体" w:eastAsia="楷体"/>
                <w:bCs/>
                <w:sz w:val="21"/>
                <w:szCs w:val="21"/>
              </w:rPr>
              <w:t>助力战略转型（17%）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jc w:val="center"/>
        </w:trPr>
        <w:tc>
          <w:tcPr>
            <w:tcW w:w="1069"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华为</w:t>
            </w:r>
          </w:p>
        </w:tc>
        <w:tc>
          <w:tcPr>
            <w:tcW w:w="1559"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I</w:t>
            </w:r>
            <w:r>
              <w:rPr>
                <w:rFonts w:ascii="楷体" w:hAnsi="楷体" w:eastAsia="楷体"/>
                <w:bCs/>
                <w:sz w:val="21"/>
                <w:szCs w:val="21"/>
              </w:rPr>
              <w:t>CT</w:t>
            </w:r>
            <w:r>
              <w:rPr>
                <w:rFonts w:hint="eastAsia" w:ascii="楷体" w:hAnsi="楷体" w:eastAsia="楷体"/>
                <w:bCs/>
                <w:sz w:val="21"/>
                <w:szCs w:val="21"/>
              </w:rPr>
              <w:t>基础设施和智能终端</w:t>
            </w:r>
          </w:p>
        </w:tc>
        <w:tc>
          <w:tcPr>
            <w:tcW w:w="1134"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8</w:t>
            </w:r>
            <w:r>
              <w:rPr>
                <w:rFonts w:ascii="楷体" w:hAnsi="楷体" w:eastAsia="楷体"/>
                <w:bCs/>
                <w:sz w:val="21"/>
                <w:szCs w:val="21"/>
              </w:rPr>
              <w:t>7</w:t>
            </w:r>
          </w:p>
        </w:tc>
        <w:tc>
          <w:tcPr>
            <w:tcW w:w="1348"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半导体产业链</w:t>
            </w:r>
          </w:p>
        </w:tc>
        <w:tc>
          <w:tcPr>
            <w:tcW w:w="3108" w:type="dxa"/>
            <w:vAlign w:val="center"/>
          </w:tcPr>
          <w:p>
            <w:pPr>
              <w:numPr>
                <w:ilvl w:val="0"/>
                <w:numId w:val="4"/>
              </w:numPr>
              <w:ind w:firstLine="0" w:firstLineChars="0"/>
              <w:jc w:val="left"/>
              <w:rPr>
                <w:rFonts w:ascii="楷体" w:hAnsi="楷体" w:eastAsia="楷体"/>
                <w:bCs/>
                <w:sz w:val="21"/>
                <w:szCs w:val="21"/>
              </w:rPr>
            </w:pPr>
            <w:r>
              <w:rPr>
                <w:rFonts w:hint="eastAsia" w:ascii="楷体" w:hAnsi="楷体" w:eastAsia="楷体"/>
                <w:bCs/>
                <w:sz w:val="21"/>
                <w:szCs w:val="21"/>
              </w:rPr>
              <w:t>打造国内芯片产业链，解决芯片卡脖子问题（82%）</w:t>
            </w:r>
          </w:p>
          <w:p>
            <w:pPr>
              <w:numPr>
                <w:ilvl w:val="0"/>
                <w:numId w:val="4"/>
              </w:numPr>
              <w:ind w:firstLine="0" w:firstLineChars="0"/>
              <w:jc w:val="left"/>
              <w:rPr>
                <w:rFonts w:ascii="楷体" w:hAnsi="楷体" w:eastAsia="楷体"/>
                <w:bCs/>
                <w:sz w:val="21"/>
                <w:szCs w:val="21"/>
              </w:rPr>
            </w:pPr>
            <w:r>
              <w:rPr>
                <w:rFonts w:hint="eastAsia" w:ascii="楷体" w:hAnsi="楷体" w:eastAsia="楷体"/>
                <w:bCs/>
                <w:sz w:val="21"/>
                <w:szCs w:val="21"/>
              </w:rPr>
              <w:t>前沿技术（18%）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069"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小米</w:t>
            </w:r>
          </w:p>
        </w:tc>
        <w:tc>
          <w:tcPr>
            <w:tcW w:w="1559"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消费电子及智能制造，2021年布局智能电动汽车</w:t>
            </w:r>
          </w:p>
        </w:tc>
        <w:tc>
          <w:tcPr>
            <w:tcW w:w="1134"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435</w:t>
            </w:r>
          </w:p>
        </w:tc>
        <w:tc>
          <w:tcPr>
            <w:tcW w:w="1348" w:type="dxa"/>
            <w:vAlign w:val="center"/>
          </w:tcPr>
          <w:p>
            <w:pPr>
              <w:ind w:firstLine="0" w:firstLineChars="0"/>
              <w:jc w:val="center"/>
              <w:rPr>
                <w:rFonts w:ascii="楷体" w:hAnsi="楷体" w:eastAsia="楷体"/>
                <w:bCs/>
                <w:sz w:val="21"/>
                <w:szCs w:val="21"/>
              </w:rPr>
            </w:pPr>
            <w:r>
              <w:rPr>
                <w:rFonts w:hint="eastAsia" w:ascii="楷体" w:hAnsi="楷体" w:eastAsia="楷体"/>
                <w:bCs/>
                <w:sz w:val="21"/>
                <w:szCs w:val="21"/>
              </w:rPr>
              <w:t>AIoT产业链及智能制造，智能汽车产业链</w:t>
            </w:r>
          </w:p>
        </w:tc>
        <w:tc>
          <w:tcPr>
            <w:tcW w:w="3108" w:type="dxa"/>
            <w:vAlign w:val="center"/>
          </w:tcPr>
          <w:p>
            <w:pPr>
              <w:ind w:firstLine="0" w:firstLineChars="0"/>
              <w:jc w:val="left"/>
              <w:rPr>
                <w:rFonts w:ascii="楷体" w:hAnsi="楷体" w:eastAsia="楷体"/>
                <w:bCs/>
                <w:sz w:val="21"/>
                <w:szCs w:val="21"/>
              </w:rPr>
            </w:pPr>
            <w:r>
              <w:rPr>
                <w:rFonts w:hint="eastAsia" w:ascii="楷体" w:hAnsi="楷体" w:eastAsia="楷体"/>
                <w:bCs/>
                <w:sz w:val="21"/>
                <w:szCs w:val="21"/>
              </w:rPr>
              <w:t>1</w:t>
            </w:r>
            <w:r>
              <w:rPr>
                <w:rFonts w:ascii="楷体" w:hAnsi="楷体" w:eastAsia="楷体"/>
                <w:bCs/>
                <w:sz w:val="21"/>
                <w:szCs w:val="21"/>
              </w:rPr>
              <w:t>.</w:t>
            </w:r>
            <w:r>
              <w:rPr>
                <w:rFonts w:hint="eastAsia" w:ascii="楷体" w:hAnsi="楷体" w:eastAsia="楷体"/>
                <w:bCs/>
                <w:sz w:val="21"/>
                <w:szCs w:val="21"/>
              </w:rPr>
              <w:t>围绕“手机 X AIoT”核心战略构建产业生态圈（81%）</w:t>
            </w:r>
          </w:p>
          <w:p>
            <w:pPr>
              <w:ind w:firstLine="0" w:firstLineChars="0"/>
              <w:jc w:val="left"/>
              <w:rPr>
                <w:rFonts w:ascii="楷体" w:hAnsi="楷体" w:eastAsia="楷体"/>
                <w:bCs/>
                <w:sz w:val="21"/>
                <w:szCs w:val="21"/>
              </w:rPr>
            </w:pPr>
            <w:r>
              <w:rPr>
                <w:rFonts w:hint="eastAsia" w:ascii="楷体" w:hAnsi="楷体" w:eastAsia="楷体"/>
                <w:bCs/>
                <w:sz w:val="21"/>
                <w:szCs w:val="21"/>
              </w:rPr>
              <w:t>2</w:t>
            </w:r>
            <w:r>
              <w:rPr>
                <w:rFonts w:ascii="楷体" w:hAnsi="楷体" w:eastAsia="楷体"/>
                <w:bCs/>
                <w:sz w:val="21"/>
                <w:szCs w:val="21"/>
              </w:rPr>
              <w:t>.</w:t>
            </w:r>
            <w:r>
              <w:rPr>
                <w:rFonts w:hint="eastAsia" w:ascii="楷体" w:hAnsi="楷体" w:eastAsia="楷体"/>
                <w:bCs/>
                <w:sz w:val="21"/>
                <w:szCs w:val="21"/>
              </w:rPr>
              <w:t>打造智能汽车制造产业链（19%）</w:t>
            </w:r>
          </w:p>
        </w:tc>
      </w:tr>
    </w:tbl>
    <w:p>
      <w:pPr>
        <w:numPr>
          <w:ilvl w:val="0"/>
          <w:numId w:val="1"/>
        </w:numPr>
        <w:ind w:firstLine="643"/>
        <w:rPr>
          <w:b/>
          <w:bCs/>
          <w:szCs w:val="32"/>
        </w:rPr>
      </w:pPr>
      <w:r>
        <w:rPr>
          <w:rFonts w:hint="eastAsia"/>
          <w:b/>
          <w:bCs/>
          <w:szCs w:val="32"/>
        </w:rPr>
        <w:t>“四大金刚”产业投资特点</w:t>
      </w:r>
    </w:p>
    <w:p>
      <w:pPr>
        <w:numPr>
          <w:ilvl w:val="0"/>
          <w:numId w:val="5"/>
        </w:numPr>
        <w:spacing w:line="360" w:lineRule="auto"/>
        <w:ind w:firstLine="482"/>
        <w:rPr>
          <w:sz w:val="24"/>
        </w:rPr>
      </w:pPr>
      <w:r>
        <w:rPr>
          <w:rFonts w:hint="eastAsia"/>
          <w:b/>
          <w:bCs/>
          <w:sz w:val="24"/>
        </w:rPr>
        <w:t>以投资促进产业链主导权和议价权，提高市场占有率。</w:t>
      </w:r>
      <w:r>
        <w:rPr>
          <w:rFonts w:hint="eastAsia" w:ascii="仿宋_GB2312" w:hAnsi="仿宋_GB2312" w:cs="仿宋_GB2312"/>
          <w:sz w:val="24"/>
        </w:rPr>
        <w:t>产业投资机构</w:t>
      </w:r>
      <w:r>
        <w:rPr>
          <w:rFonts w:hint="eastAsia"/>
          <w:sz w:val="24"/>
        </w:rPr>
        <w:t>多处于各自产业链相对中游的位置，在产业链的话语权受上下游影响较大</w:t>
      </w:r>
      <w:ins w:id="3" w:author="明" w:date="2023-05-25T13:10:01Z">
        <w:r>
          <w:rPr>
            <w:rFonts w:hint="eastAsia"/>
            <w:sz w:val="24"/>
            <w:lang w:eastAsia="zh-CN"/>
          </w:rPr>
          <w:t>。</w:t>
        </w:r>
      </w:ins>
      <w:del w:id="4" w:author="明" w:date="2023-05-25T13:10:01Z">
        <w:r>
          <w:rPr>
            <w:rFonts w:hint="eastAsia"/>
            <w:sz w:val="24"/>
          </w:rPr>
          <w:delText>，</w:delText>
        </w:r>
      </w:del>
      <w:r>
        <w:rPr>
          <w:rFonts w:hint="eastAsia"/>
          <w:sz w:val="24"/>
        </w:rPr>
        <w:t>近年来，由于新能源汽车需求上涨，动力电池</w:t>
      </w:r>
      <w:ins w:id="5" w:author="明" w:date="2023-05-25T13:08:54Z">
        <w:r>
          <w:rPr>
            <w:rFonts w:hint="eastAsia"/>
            <w:sz w:val="24"/>
            <w:lang w:val="en-US" w:eastAsia="zh-CN"/>
          </w:rPr>
          <w:t>厂商</w:t>
        </w:r>
      </w:ins>
      <w:ins w:id="6" w:author="明" w:date="2023-05-25T13:08:57Z">
        <w:r>
          <w:rPr>
            <w:rFonts w:hint="eastAsia"/>
            <w:sz w:val="24"/>
            <w:lang w:val="en-US" w:eastAsia="zh-CN"/>
          </w:rPr>
          <w:t>受</w:t>
        </w:r>
      </w:ins>
      <w:r>
        <w:rPr>
          <w:rFonts w:hint="eastAsia"/>
          <w:sz w:val="24"/>
        </w:rPr>
        <w:t>碳酸锂等原材料</w:t>
      </w:r>
      <w:ins w:id="7" w:author="明" w:date="2023-05-25T13:09:06Z">
        <w:r>
          <w:rPr>
            <w:rFonts w:hint="eastAsia"/>
            <w:sz w:val="24"/>
            <w:lang w:val="en-US" w:eastAsia="zh-CN"/>
          </w:rPr>
          <w:t>价格</w:t>
        </w:r>
      </w:ins>
      <w:ins w:id="8" w:author="明" w:date="2023-05-25T13:09:36Z">
        <w:r>
          <w:rPr>
            <w:rFonts w:hint="eastAsia"/>
            <w:sz w:val="24"/>
            <w:lang w:val="en-US" w:eastAsia="zh-CN"/>
          </w:rPr>
          <w:t>上涨</w:t>
        </w:r>
      </w:ins>
      <w:ins w:id="9" w:author="明" w:date="2023-05-25T13:09:08Z">
        <w:r>
          <w:rPr>
            <w:rFonts w:hint="eastAsia"/>
            <w:sz w:val="24"/>
            <w:lang w:val="en-US" w:eastAsia="zh-CN"/>
          </w:rPr>
          <w:t>影响</w:t>
        </w:r>
      </w:ins>
      <w:ins w:id="10" w:author="明" w:date="2023-05-25T13:09:09Z">
        <w:r>
          <w:rPr>
            <w:rFonts w:hint="eastAsia"/>
            <w:sz w:val="24"/>
            <w:lang w:val="en-US" w:eastAsia="zh-CN"/>
          </w:rPr>
          <w:t>，</w:t>
        </w:r>
      </w:ins>
      <w:r>
        <w:rPr>
          <w:rFonts w:hint="eastAsia"/>
          <w:sz w:val="24"/>
        </w:rPr>
        <w:t>成本不断攀升，</w:t>
      </w:r>
      <w:del w:id="11" w:author="明" w:date="2023-05-25T13:09:17Z">
        <w:r>
          <w:rPr>
            <w:rFonts w:hint="eastAsia"/>
            <w:sz w:val="24"/>
          </w:rPr>
          <w:delText>动力电池厂商</w:delText>
        </w:r>
      </w:del>
      <w:r>
        <w:rPr>
          <w:rFonts w:hint="eastAsia"/>
          <w:sz w:val="24"/>
        </w:rPr>
        <w:t>产量和利润受到严重挤压</w:t>
      </w:r>
      <w:ins w:id="12" w:author="明" w:date="2023-05-25T13:09:24Z">
        <w:r>
          <w:rPr>
            <w:rFonts w:hint="eastAsia"/>
            <w:sz w:val="24"/>
            <w:lang w:eastAsia="zh-CN"/>
          </w:rPr>
          <w:t>。</w:t>
        </w:r>
      </w:ins>
      <w:del w:id="13" w:author="明" w:date="2023-05-25T13:09:23Z">
        <w:r>
          <w:rPr>
            <w:rFonts w:hint="eastAsia"/>
            <w:sz w:val="24"/>
          </w:rPr>
          <w:delText>，</w:delText>
        </w:r>
      </w:del>
      <w:r>
        <w:rPr>
          <w:rFonts w:hint="eastAsia"/>
          <w:sz w:val="24"/>
        </w:rPr>
        <w:t>宁德时代和比亚迪通过产业上下游一体化投资布局，大幅提升产业链控制力，不断巩固产业龙头地位。</w:t>
      </w:r>
      <w:r>
        <w:rPr>
          <w:rFonts w:hint="eastAsia"/>
          <w:b/>
          <w:bCs/>
          <w:sz w:val="24"/>
        </w:rPr>
        <w:t>一是稳定上游供应，降本增效</w:t>
      </w:r>
      <w:r>
        <w:rPr>
          <w:rFonts w:hint="eastAsia"/>
          <w:sz w:val="24"/>
        </w:rPr>
        <w:t>。两者围绕动力电池积极投资磷、锂、钴、镍</w:t>
      </w:r>
      <w:ins w:id="14" w:author="明" w:date="2023-05-25T13:10:54Z">
        <w:r>
          <w:rPr>
            <w:rFonts w:hint="eastAsia"/>
            <w:sz w:val="24"/>
            <w:lang w:val="en-US" w:eastAsia="zh-CN"/>
          </w:rPr>
          <w:t>等</w:t>
        </w:r>
      </w:ins>
      <w:r>
        <w:rPr>
          <w:rFonts w:hint="eastAsia"/>
          <w:sz w:val="24"/>
        </w:rPr>
        <w:t>重要矿产资源和正负极、电解液等原材料源头企业，保证上游供应充足，</w:t>
      </w:r>
      <w:r>
        <w:rPr>
          <w:sz w:val="24"/>
        </w:rPr>
        <w:t>缓解</w:t>
      </w:r>
      <w:r>
        <w:rPr>
          <w:rFonts w:hint="eastAsia"/>
          <w:sz w:val="24"/>
        </w:rPr>
        <w:t>成本</w:t>
      </w:r>
      <w:r>
        <w:rPr>
          <w:sz w:val="24"/>
        </w:rPr>
        <w:t>压力</w:t>
      </w:r>
      <w:r>
        <w:rPr>
          <w:rFonts w:hint="eastAsia"/>
          <w:sz w:val="24"/>
        </w:rPr>
        <w:t>，保障电池产量</w:t>
      </w:r>
      <w:del w:id="15" w:author="明" w:date="2023-05-25T13:11:38Z">
        <w:r>
          <w:rPr>
            <w:rFonts w:hint="eastAsia"/>
            <w:sz w:val="24"/>
          </w:rPr>
          <w:delText>质量</w:delText>
        </w:r>
      </w:del>
      <w:r>
        <w:rPr>
          <w:rFonts w:hint="eastAsia"/>
          <w:sz w:val="24"/>
        </w:rPr>
        <w:t>；</w:t>
      </w:r>
      <w:r>
        <w:rPr>
          <w:rFonts w:hint="eastAsia"/>
          <w:b/>
          <w:bCs/>
          <w:sz w:val="24"/>
        </w:rPr>
        <w:t>二是与下游企业深化合作，进行产品优化</w:t>
      </w:r>
      <w:r>
        <w:rPr>
          <w:rFonts w:hint="eastAsia"/>
          <w:sz w:val="24"/>
        </w:rPr>
        <w:t>。宁德时代不断加大下游出行领域投资，如极氪、奇瑞等，形成长期联盟，共同研发电池和车型，提升市场占有率，共创锂电池应用场景，打通全产业链提升议价能力。</w:t>
      </w:r>
    </w:p>
    <w:p>
      <w:pPr>
        <w:numPr>
          <w:ilvl w:val="0"/>
          <w:numId w:val="5"/>
        </w:numPr>
        <w:spacing w:line="360" w:lineRule="auto"/>
        <w:ind w:firstLine="482"/>
        <w:rPr>
          <w:sz w:val="24"/>
        </w:rPr>
      </w:pPr>
      <w:r>
        <w:rPr>
          <w:rFonts w:hint="eastAsia"/>
          <w:b/>
          <w:bCs/>
          <w:sz w:val="24"/>
        </w:rPr>
        <w:t>以投资保障供应链安全，促进技术自主可控。</w:t>
      </w:r>
      <w:r>
        <w:rPr>
          <w:rFonts w:hint="eastAsia" w:ascii="仿宋_GB2312" w:hAnsi="仿宋_GB2312" w:cs="仿宋_GB2312"/>
          <w:sz w:val="24"/>
        </w:rPr>
        <w:t>产业投资机构</w:t>
      </w:r>
      <w:r>
        <w:rPr>
          <w:rFonts w:hint="eastAsia"/>
          <w:sz w:val="24"/>
        </w:rPr>
        <w:t>围绕关键领域进行战略布局，专注攻关“卡脖子”难题，保障供应链稳定和安全。受2019年以来美国多轮制裁影响，华为在芯片端受到重创，其原有供应链体系被打碎，多项业务受到强烈冲击</w:t>
      </w:r>
      <w:ins w:id="16" w:author="明" w:date="2023-05-25T13:14:53Z">
        <w:r>
          <w:rPr>
            <w:rFonts w:hint="eastAsia"/>
            <w:sz w:val="24"/>
            <w:lang w:eastAsia="zh-CN"/>
          </w:rPr>
          <w:t>。</w:t>
        </w:r>
      </w:ins>
      <w:del w:id="17" w:author="明" w:date="2023-05-25T13:14:53Z">
        <w:r>
          <w:rPr>
            <w:rFonts w:hint="eastAsia"/>
            <w:sz w:val="24"/>
          </w:rPr>
          <w:delText>，</w:delText>
        </w:r>
      </w:del>
      <w:r>
        <w:rPr>
          <w:rFonts w:hint="eastAsia"/>
          <w:sz w:val="24"/>
        </w:rPr>
        <w:t>为解决国产芯片问题，华为成立哈勃投资对芯片全产业链展开布局，既投资上游半导体材料及EDA软件开发等，解决产业链源头根本性的技术问题，又投资中游的芯片设计、晶圆制造、封装测试等重点领域和技术短板，保障供应链稳定和安全。比亚迪也提前布局致力于芯片国产化，围绕汽车智能化产业聚焦投资半导体核心领域，近3年累计投资23笔，占产业链投资比重达48%，通过投资输入专利技术，促进技术自主可控。</w:t>
      </w:r>
    </w:p>
    <w:p>
      <w:pPr>
        <w:numPr>
          <w:ilvl w:val="0"/>
          <w:numId w:val="5"/>
        </w:numPr>
        <w:spacing w:line="360" w:lineRule="auto"/>
        <w:ind w:firstLine="482"/>
        <w:rPr>
          <w:color w:val="0070C0"/>
          <w:sz w:val="24"/>
        </w:rPr>
      </w:pPr>
      <w:r>
        <w:rPr>
          <w:rFonts w:hint="eastAsia"/>
          <w:b/>
          <w:bCs/>
          <w:sz w:val="24"/>
        </w:rPr>
        <w:t>以投资拓展新市场，助力企业转型升级。</w:t>
      </w:r>
      <w:r>
        <w:rPr>
          <w:rFonts w:hint="eastAsia"/>
          <w:sz w:val="24"/>
        </w:rPr>
        <w:t>一方面，</w:t>
      </w:r>
      <w:r>
        <w:rPr>
          <w:rFonts w:hint="eastAsia" w:ascii="仿宋_GB2312" w:hAnsi="仿宋_GB2312" w:cs="仿宋_GB2312"/>
          <w:sz w:val="24"/>
        </w:rPr>
        <w:t>根据自身</w:t>
      </w:r>
      <w:r>
        <w:rPr>
          <w:rFonts w:hint="eastAsia"/>
          <w:sz w:val="24"/>
        </w:rPr>
        <w:t>战略调整和行业发展，</w:t>
      </w:r>
      <w:r>
        <w:rPr>
          <w:rFonts w:hint="eastAsia" w:ascii="仿宋_GB2312" w:hAnsi="仿宋_GB2312" w:cs="仿宋_GB2312"/>
          <w:sz w:val="24"/>
        </w:rPr>
        <w:t>产业投资机构</w:t>
      </w:r>
      <w:r>
        <w:rPr>
          <w:rFonts w:hint="eastAsia"/>
          <w:sz w:val="24"/>
        </w:rPr>
        <w:t>通过投资快速获取发展新机会，补全业务、优化产品。如宁德时代通过入股、合资等方式横向布局换电储能、电池运营和电池回收领域，拓宽锂电池应用场景，延展自身产业链及业务范围，将电池能源独立作为汽车外的共享资产，打造第二增长曲线。另一方面，通过投资产业链上下游建立起来的密切联系也有助于提升企业的敏锐度，及时发现行业发展新机遇。如小米通过参投各类企业强化对生态和各细分领域敏感度，定期与业务部门、被投资企业讨论交流行业走势和技术方向，并通过调研供应链合作伙伴了解产业发展，从手机、智能硬件、生活耗材再到造车，精准采位，快速打造AIoT生态圈，并在短短2年内形成较为完备的造车产业链，瞄准智能驾驶技术打造核心竞争力。</w:t>
      </w:r>
    </w:p>
    <w:p>
      <w:pPr>
        <w:numPr>
          <w:ilvl w:val="0"/>
          <w:numId w:val="5"/>
        </w:numPr>
        <w:spacing w:line="360" w:lineRule="auto"/>
        <w:ind w:firstLine="482"/>
      </w:pPr>
      <w:r>
        <w:rPr>
          <w:rFonts w:hint="eastAsia"/>
          <w:b/>
          <w:bCs/>
          <w:sz w:val="24"/>
        </w:rPr>
        <w:t>以“参股+赋能”提升产业生态影响力。</w:t>
      </w:r>
      <w:r>
        <w:rPr>
          <w:rFonts w:hint="eastAsia" w:ascii="仿宋_GB2312" w:hAnsi="仿宋_GB2312" w:cs="仿宋_GB2312"/>
          <w:sz w:val="24"/>
        </w:rPr>
        <w:t>产业投资机构</w:t>
      </w:r>
      <w:r>
        <w:rPr>
          <w:rFonts w:hint="eastAsia"/>
          <w:sz w:val="24"/>
        </w:rPr>
        <w:t>着眼于长远的产业布局，多形成“参股+赋能”的投资模式，一方面以参股为主，多处于5%-15%左右</w:t>
      </w:r>
      <w:r>
        <w:rPr>
          <w:rStyle w:val="16"/>
          <w:rFonts w:hint="eastAsia"/>
          <w:sz w:val="24"/>
        </w:rPr>
        <w:footnoteReference w:id="2"/>
      </w:r>
      <w:r>
        <w:rPr>
          <w:rFonts w:hint="eastAsia"/>
          <w:sz w:val="24"/>
        </w:rPr>
        <w:t>，既可以以较少资金撬动更大资源降低试错成本，也可以在具有一定控制权的基础上，保障被投资企业核心团队稳定性和经营相对独立性，释放发展潜力，另一方面在给予资金的同时，也给予管理、技术、资源等多方面的增值服务赋能被投资企业，形成利益共同体，提高整体行业竞争力。华为以大额订单和专业技术指导支持</w:t>
      </w:r>
      <w:bookmarkStart w:id="1" w:name="OLE_LINK1"/>
      <w:r>
        <w:rPr>
          <w:rFonts w:hint="eastAsia"/>
          <w:sz w:val="24"/>
        </w:rPr>
        <w:t>被投资企业</w:t>
      </w:r>
      <w:bookmarkEnd w:id="1"/>
      <w:r>
        <w:rPr>
          <w:rFonts w:hint="eastAsia"/>
          <w:sz w:val="24"/>
        </w:rPr>
        <w:t>发展，协同做大做强国内芯片产业链发展；小米始终坚持“参股不控股”和原则“投资+孵化”战略，对被投资企业以深度合作、品牌赋能和渠道共享等方式进行孵化，如今小米已投资了100余家智能装备企业，通过拉动上下游产品及技术供应商打造国产制造装备供给生态集群，同时反哺小米</w:t>
      </w:r>
      <w:bookmarkStart w:id="2" w:name="_GoBack"/>
      <w:bookmarkEnd w:id="2"/>
      <w:r>
        <w:rPr>
          <w:rFonts w:hint="eastAsia"/>
          <w:sz w:val="24"/>
        </w:rPr>
        <w:t>带来市场、技术、人才等资源，巩固其行业龙头地位。</w:t>
      </w:r>
    </w:p>
    <w:p>
      <w:pPr>
        <w:spacing w:line="360" w:lineRule="auto"/>
        <w:ind w:firstLine="420" w:firstLineChars="0"/>
        <w:rPr>
          <w:sz w:val="24"/>
        </w:rPr>
      </w:pPr>
    </w:p>
    <w:p>
      <w:pPr>
        <w:spacing w:line="360" w:lineRule="auto"/>
        <w:ind w:firstLine="420" w:firstLineChars="0"/>
        <w:rPr>
          <w:sz w:val="24"/>
        </w:rPr>
      </w:pPr>
      <w:r>
        <w:rPr>
          <w:rFonts w:hint="eastAsia"/>
          <w:sz w:val="24"/>
        </w:rPr>
        <w:t>从“四大金刚”分析可以看到，产业投资机构以顶层战略驱动，通过对产业链上下游企业的投资，不断搭建自身发展的“护城河”，维护产业供应链安全，快速实现新兴技术布局和核心业务升级，获得长远的发展价值。企业应重视运用资本手段，围绕自身核心业务，借助产业投资加快技术创新和业务优化，构筑生态版图，提升市场占有率，培育前沿新赛道，助力推动产业重塑和变革。</w:t>
      </w:r>
    </w:p>
    <w:p>
      <w:pPr>
        <w:ind w:firstLine="480"/>
        <w:rPr>
          <w:sz w:val="24"/>
        </w:rPr>
      </w:pPr>
      <w:r>
        <w:rPr>
          <w:sz w:val="24"/>
        </w:rPr>
        <w:br w:type="page"/>
      </w:r>
    </w:p>
    <w:p>
      <w:pPr>
        <w:spacing w:line="360" w:lineRule="auto"/>
        <w:ind w:firstLine="420" w:firstLineChars="0"/>
        <w:rPr>
          <w:sz w:val="24"/>
        </w:rPr>
      </w:pPr>
      <w:r>
        <w:rPr>
          <w:rFonts w:hint="eastAsia"/>
          <w:sz w:val="24"/>
        </w:rPr>
        <w:drawing>
          <wp:inline distT="0" distB="0" distL="114300" distR="114300">
            <wp:extent cx="777875" cy="1019810"/>
            <wp:effectExtent l="0" t="0" r="3175" b="8890"/>
            <wp:docPr id="1" name="图片 1" descr="w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yc"/>
                    <pic:cNvPicPr>
                      <a:picLocks noChangeAspect="1"/>
                    </pic:cNvPicPr>
                  </pic:nvPicPr>
                  <pic:blipFill>
                    <a:blip r:embed="rId12"/>
                    <a:stretch>
                      <a:fillRect/>
                    </a:stretch>
                  </pic:blipFill>
                  <pic:spPr>
                    <a:xfrm>
                      <a:off x="0" y="0"/>
                      <a:ext cx="777875" cy="1019810"/>
                    </a:xfrm>
                    <a:prstGeom prst="rect">
                      <a:avLst/>
                    </a:prstGeom>
                  </pic:spPr>
                </pic:pic>
              </a:graphicData>
            </a:graphic>
          </wp:inline>
        </w:drawing>
      </w:r>
    </w:p>
    <w:p>
      <w:pPr>
        <w:spacing w:line="360" w:lineRule="auto"/>
        <w:ind w:firstLine="420" w:firstLineChars="0"/>
        <w:rPr>
          <w:sz w:val="24"/>
        </w:rPr>
      </w:pPr>
      <w:r>
        <w:rPr>
          <w:rFonts w:hint="eastAsia"/>
          <w:sz w:val="24"/>
        </w:rPr>
        <w:t>王禹辰  硕士，中级经济师，就职于中国电信研究院，主要从事企业发展、资本市场、国企改革等相关研究。</w:t>
      </w:r>
    </w:p>
    <w:p>
      <w:pPr>
        <w:spacing w:line="360" w:lineRule="auto"/>
        <w:ind w:firstLine="0" w:firstLineChars="0"/>
      </w:pPr>
      <w:r>
        <w:rPr>
          <w:rFonts w:hint="eastAsia"/>
        </w:rPr>
        <w:t xml:space="preserve">  </w:t>
      </w:r>
      <w:r>
        <w:rPr>
          <w:rFonts w:hint="eastAsia"/>
        </w:rPr>
        <w:drawing>
          <wp:inline distT="0" distB="0" distL="114300" distR="114300">
            <wp:extent cx="760730" cy="934085"/>
            <wp:effectExtent l="0" t="0" r="1270" b="18415"/>
            <wp:docPr id="2" name="图片 2" descr="b782390f4b3cd12b34ca4db357ef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782390f4b3cd12b34ca4db357ef230"/>
                    <pic:cNvPicPr>
                      <a:picLocks noChangeAspect="1"/>
                    </pic:cNvPicPr>
                  </pic:nvPicPr>
                  <pic:blipFill>
                    <a:blip r:embed="rId13"/>
                    <a:stretch>
                      <a:fillRect/>
                    </a:stretch>
                  </pic:blipFill>
                  <pic:spPr>
                    <a:xfrm>
                      <a:off x="0" y="0"/>
                      <a:ext cx="760730" cy="934085"/>
                    </a:xfrm>
                    <a:prstGeom prst="rect">
                      <a:avLst/>
                    </a:prstGeom>
                  </pic:spPr>
                </pic:pic>
              </a:graphicData>
            </a:graphic>
          </wp:inline>
        </w:drawing>
      </w:r>
    </w:p>
    <w:p>
      <w:pPr>
        <w:spacing w:line="360" w:lineRule="auto"/>
        <w:ind w:firstLine="420" w:firstLineChars="0"/>
        <w:rPr>
          <w:sz w:val="24"/>
        </w:rPr>
      </w:pPr>
      <w:r>
        <w:rPr>
          <w:rFonts w:hint="eastAsia"/>
          <w:sz w:val="24"/>
        </w:rPr>
        <w:t>宋李民  硕士，中级经济师，就职于中国电信研究院，主要从事企业发展、投资分析、资本市场投资布局等相关研究。</w:t>
      </w:r>
    </w:p>
    <w:p>
      <w:pPr>
        <w:spacing w:line="360" w:lineRule="auto"/>
        <w:ind w:firstLine="420" w:firstLineChars="0"/>
        <w:rPr>
          <w:sz w:val="24"/>
        </w:rPr>
      </w:pPr>
      <w:r>
        <w:rPr>
          <w:rFonts w:hint="eastAsia"/>
          <w:sz w:val="24"/>
        </w:rPr>
        <w:drawing>
          <wp:inline distT="0" distB="0" distL="114300" distR="114300">
            <wp:extent cx="821055" cy="1123315"/>
            <wp:effectExtent l="0" t="0" r="17145" b="635"/>
            <wp:docPr id="3" name="图片 3" descr="88e5f5d5d12a9550b9b0e1ffd14c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8e5f5d5d12a9550b9b0e1ffd14cff1"/>
                    <pic:cNvPicPr>
                      <a:picLocks noChangeAspect="1"/>
                    </pic:cNvPicPr>
                  </pic:nvPicPr>
                  <pic:blipFill>
                    <a:blip r:embed="rId14"/>
                    <a:stretch>
                      <a:fillRect/>
                    </a:stretch>
                  </pic:blipFill>
                  <pic:spPr>
                    <a:xfrm flipH="1">
                      <a:off x="0" y="0"/>
                      <a:ext cx="821055" cy="1123315"/>
                    </a:xfrm>
                    <a:prstGeom prst="rect">
                      <a:avLst/>
                    </a:prstGeom>
                  </pic:spPr>
                </pic:pic>
              </a:graphicData>
            </a:graphic>
          </wp:inline>
        </w:drawing>
      </w:r>
    </w:p>
    <w:p>
      <w:pPr>
        <w:spacing w:line="360" w:lineRule="auto"/>
        <w:ind w:firstLine="420" w:firstLineChars="0"/>
        <w:rPr>
          <w:sz w:val="24"/>
        </w:rPr>
      </w:pPr>
      <w:r>
        <w:rPr>
          <w:rFonts w:hint="eastAsia"/>
          <w:sz w:val="24"/>
        </w:rPr>
        <w:t>杨孟杰  硕士，中级经济师，就职于中国电信研究院，主要从事资本运营、股权投资、投后管理等相关研究。</w:t>
      </w:r>
    </w:p>
    <w:p>
      <w:pPr>
        <w:spacing w:line="360" w:lineRule="auto"/>
        <w:ind w:firstLine="420" w:firstLineChars="0"/>
        <w:rPr>
          <w:sz w:val="24"/>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40"/>
      </w:pPr>
      <w:r>
        <w:separator/>
      </w:r>
    </w:p>
  </w:endnote>
  <w:endnote w:type="continuationSeparator" w:id="1">
    <w:p>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ind w:firstLine="640"/>
      </w:pPr>
      <w:r>
        <w:separator/>
      </w:r>
    </w:p>
  </w:footnote>
  <w:footnote w:type="continuationSeparator" w:id="7">
    <w:p>
      <w:pPr>
        <w:ind w:firstLine="640"/>
      </w:pPr>
      <w:r>
        <w:continuationSeparator/>
      </w:r>
    </w:p>
  </w:footnote>
  <w:footnote w:id="0">
    <w:p>
      <w:pPr>
        <w:pStyle w:val="9"/>
        <w:ind w:firstLine="360"/>
      </w:pPr>
      <w:r>
        <w:rPr>
          <w:rStyle w:val="16"/>
        </w:rPr>
        <w:footnoteRef/>
      </w:r>
      <w:r>
        <w:t xml:space="preserve"> </w:t>
      </w:r>
      <w:r>
        <w:rPr>
          <w:rFonts w:hint="eastAsia"/>
        </w:rPr>
        <w:t>取各家2020年-2023年投资数占全部投资总数比。小米由于生态战略起步早（2014年），占比较低，但2020年-2023年仍为其投资高峰，仅2021年一年投资82家企业。</w:t>
      </w:r>
    </w:p>
  </w:footnote>
  <w:footnote w:id="1">
    <w:p>
      <w:pPr>
        <w:pStyle w:val="9"/>
        <w:ind w:firstLine="360"/>
      </w:pPr>
      <w:r>
        <w:rPr>
          <w:rStyle w:val="16"/>
        </w:rPr>
        <w:footnoteRef/>
      </w:r>
      <w:r>
        <w:t xml:space="preserve"> </w:t>
      </w:r>
      <w:r>
        <w:rPr>
          <w:rFonts w:hint="eastAsia"/>
        </w:rPr>
        <w:t>数据来源：IT桔子</w:t>
      </w:r>
    </w:p>
  </w:footnote>
  <w:footnote w:id="2">
    <w:p>
      <w:pPr>
        <w:pStyle w:val="9"/>
        <w:ind w:firstLine="360"/>
      </w:pPr>
      <w:r>
        <w:rPr>
          <w:rStyle w:val="16"/>
        </w:rPr>
        <w:footnoteRef/>
      </w:r>
      <w:r>
        <w:t xml:space="preserve"> </w:t>
      </w:r>
      <w:r>
        <w:rPr>
          <w:rFonts w:hint="eastAsia"/>
        </w:rPr>
        <w:t>宁德时代对矿产等少量核心资源企业会超过25%。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504A44"/>
    <w:multiLevelType w:val="singleLevel"/>
    <w:tmpl w:val="D7504A44"/>
    <w:lvl w:ilvl="0" w:tentative="0">
      <w:start w:val="1"/>
      <w:numFmt w:val="decimal"/>
      <w:lvlText w:val="%1."/>
      <w:lvlJc w:val="left"/>
      <w:pPr>
        <w:tabs>
          <w:tab w:val="left" w:pos="312"/>
        </w:tabs>
      </w:pPr>
    </w:lvl>
  </w:abstractNum>
  <w:abstractNum w:abstractNumId="1">
    <w:nsid w:val="FAAAE849"/>
    <w:multiLevelType w:val="singleLevel"/>
    <w:tmpl w:val="FAAAE849"/>
    <w:lvl w:ilvl="0" w:tentative="0">
      <w:start w:val="1"/>
      <w:numFmt w:val="decimal"/>
      <w:lvlText w:val="%1."/>
      <w:lvlJc w:val="left"/>
      <w:pPr>
        <w:tabs>
          <w:tab w:val="left" w:pos="312"/>
        </w:tabs>
      </w:pPr>
    </w:lvl>
  </w:abstractNum>
  <w:abstractNum w:abstractNumId="2">
    <w:nsid w:val="22350EC5"/>
    <w:multiLevelType w:val="singleLevel"/>
    <w:tmpl w:val="22350EC5"/>
    <w:lvl w:ilvl="0" w:tentative="0">
      <w:start w:val="1"/>
      <w:numFmt w:val="chineseCounting"/>
      <w:suff w:val="nothing"/>
      <w:lvlText w:val="%1、"/>
      <w:lvlJc w:val="left"/>
      <w:rPr>
        <w:rFonts w:hint="eastAsia"/>
      </w:rPr>
    </w:lvl>
  </w:abstractNum>
  <w:abstractNum w:abstractNumId="3">
    <w:nsid w:val="5A433BEB"/>
    <w:multiLevelType w:val="singleLevel"/>
    <w:tmpl w:val="5A433BEB"/>
    <w:lvl w:ilvl="0" w:tentative="0">
      <w:start w:val="1"/>
      <w:numFmt w:val="decimal"/>
      <w:lvlText w:val="%1."/>
      <w:lvlJc w:val="left"/>
      <w:pPr>
        <w:tabs>
          <w:tab w:val="left" w:pos="312"/>
        </w:tabs>
      </w:pPr>
    </w:lvl>
  </w:abstractNum>
  <w:abstractNum w:abstractNumId="4">
    <w:nsid w:val="7BB86723"/>
    <w:multiLevelType w:val="singleLevel"/>
    <w:tmpl w:val="7BB86723"/>
    <w:lvl w:ilvl="0" w:tentative="0">
      <w:start w:val="1"/>
      <w:numFmt w:val="decimal"/>
      <w:suff w:val="nothing"/>
      <w:lvlText w:val="%1、"/>
      <w:lvlJc w:val="left"/>
      <w:rPr>
        <w:rFonts w:hint="default"/>
        <w:color w:val="auto"/>
        <w:sz w:val="24"/>
        <w:szCs w:val="24"/>
      </w:rPr>
    </w:lvl>
  </w:abstractNum>
  <w:num w:numId="1">
    <w:abstractNumId w:val="2"/>
  </w:num>
  <w:num w:numId="2">
    <w:abstractNumId w:val="0"/>
  </w:num>
  <w:num w:numId="3">
    <w:abstractNumId w:val="1"/>
  </w:num>
  <w:num w:numId="4">
    <w:abstractNumId w:val="3"/>
  </w:num>
  <w:num w:numId="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明">
    <w15:presenceInfo w15:providerId="WPS Office" w15:userId="4168974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trackRevisions w:val="1"/>
  <w:documentProtection w:enforcement="0"/>
  <w:defaultTabStop w:val="420"/>
  <w:drawingGridVerticalSpacing w:val="156"/>
  <w:noPunctuationKerning w:val="1"/>
  <w:characterSpacingControl w:val="compressPunctuation"/>
  <w:footnotePr>
    <w:footnote w:id="6"/>
    <w:footnote w:id="7"/>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lYzI2ODE4ZDk3MDMyZjEyZTk1ZThmZTA4MTNmNWMifQ=="/>
  </w:docVars>
  <w:rsids>
    <w:rsidRoot w:val="00634811"/>
    <w:rsid w:val="0002561E"/>
    <w:rsid w:val="0009075B"/>
    <w:rsid w:val="000D49A8"/>
    <w:rsid w:val="000E3E41"/>
    <w:rsid w:val="00150E44"/>
    <w:rsid w:val="00155BA1"/>
    <w:rsid w:val="001A5FCE"/>
    <w:rsid w:val="00382DEE"/>
    <w:rsid w:val="003A14A9"/>
    <w:rsid w:val="003E5FA2"/>
    <w:rsid w:val="003F417C"/>
    <w:rsid w:val="0045159B"/>
    <w:rsid w:val="0046346B"/>
    <w:rsid w:val="004968DB"/>
    <w:rsid w:val="00581F78"/>
    <w:rsid w:val="005C088A"/>
    <w:rsid w:val="006149F4"/>
    <w:rsid w:val="00634811"/>
    <w:rsid w:val="0067722F"/>
    <w:rsid w:val="006D2A98"/>
    <w:rsid w:val="00762CB0"/>
    <w:rsid w:val="00792E41"/>
    <w:rsid w:val="00824E91"/>
    <w:rsid w:val="00915BC5"/>
    <w:rsid w:val="00991ADF"/>
    <w:rsid w:val="009A41A1"/>
    <w:rsid w:val="009F3BD4"/>
    <w:rsid w:val="00A03576"/>
    <w:rsid w:val="00A97848"/>
    <w:rsid w:val="00AB132C"/>
    <w:rsid w:val="00AF1302"/>
    <w:rsid w:val="00B406C6"/>
    <w:rsid w:val="00BA2A93"/>
    <w:rsid w:val="00BC3E8C"/>
    <w:rsid w:val="00BD0D96"/>
    <w:rsid w:val="00BF0B5B"/>
    <w:rsid w:val="00C375B4"/>
    <w:rsid w:val="00CC5D9B"/>
    <w:rsid w:val="00D00ECC"/>
    <w:rsid w:val="00D866FD"/>
    <w:rsid w:val="00DB2A5A"/>
    <w:rsid w:val="00E6194C"/>
    <w:rsid w:val="00EA1910"/>
    <w:rsid w:val="00EF737C"/>
    <w:rsid w:val="00EF7950"/>
    <w:rsid w:val="00F22F9D"/>
    <w:rsid w:val="00F275F0"/>
    <w:rsid w:val="00FE4037"/>
    <w:rsid w:val="010073E9"/>
    <w:rsid w:val="01011432"/>
    <w:rsid w:val="012B13DD"/>
    <w:rsid w:val="013E61E2"/>
    <w:rsid w:val="016519C1"/>
    <w:rsid w:val="017936BE"/>
    <w:rsid w:val="018E5CA8"/>
    <w:rsid w:val="01995B0E"/>
    <w:rsid w:val="01AD5116"/>
    <w:rsid w:val="01CE78F9"/>
    <w:rsid w:val="01E054EB"/>
    <w:rsid w:val="01F176F8"/>
    <w:rsid w:val="01FE5971"/>
    <w:rsid w:val="02070CCA"/>
    <w:rsid w:val="02111B48"/>
    <w:rsid w:val="0216715F"/>
    <w:rsid w:val="021F4265"/>
    <w:rsid w:val="022573A2"/>
    <w:rsid w:val="02443CCC"/>
    <w:rsid w:val="02557C87"/>
    <w:rsid w:val="026C6D7F"/>
    <w:rsid w:val="027345B1"/>
    <w:rsid w:val="02867E41"/>
    <w:rsid w:val="02963DFC"/>
    <w:rsid w:val="02B524D4"/>
    <w:rsid w:val="02BE3A7E"/>
    <w:rsid w:val="02C03A35"/>
    <w:rsid w:val="02D037B2"/>
    <w:rsid w:val="02E4100B"/>
    <w:rsid w:val="03004097"/>
    <w:rsid w:val="0301396B"/>
    <w:rsid w:val="03045209"/>
    <w:rsid w:val="030B2A3C"/>
    <w:rsid w:val="033C0E47"/>
    <w:rsid w:val="03450965"/>
    <w:rsid w:val="03522419"/>
    <w:rsid w:val="036D2DAF"/>
    <w:rsid w:val="037B196F"/>
    <w:rsid w:val="03993BA4"/>
    <w:rsid w:val="03A00728"/>
    <w:rsid w:val="03A04F32"/>
    <w:rsid w:val="03D42E2E"/>
    <w:rsid w:val="03DF1EFE"/>
    <w:rsid w:val="03E034D9"/>
    <w:rsid w:val="03F4702C"/>
    <w:rsid w:val="040A684F"/>
    <w:rsid w:val="04137DFA"/>
    <w:rsid w:val="0422003D"/>
    <w:rsid w:val="04245B63"/>
    <w:rsid w:val="04385564"/>
    <w:rsid w:val="04455AD9"/>
    <w:rsid w:val="044955CA"/>
    <w:rsid w:val="04510922"/>
    <w:rsid w:val="04531D93"/>
    <w:rsid w:val="046643CE"/>
    <w:rsid w:val="04675A50"/>
    <w:rsid w:val="046B3792"/>
    <w:rsid w:val="046E3282"/>
    <w:rsid w:val="048900BC"/>
    <w:rsid w:val="04A647CA"/>
    <w:rsid w:val="04CC1D57"/>
    <w:rsid w:val="04CD61FB"/>
    <w:rsid w:val="04CE1F73"/>
    <w:rsid w:val="04D94B9F"/>
    <w:rsid w:val="04FE4606"/>
    <w:rsid w:val="050E236F"/>
    <w:rsid w:val="051756C8"/>
    <w:rsid w:val="053F661C"/>
    <w:rsid w:val="05447E98"/>
    <w:rsid w:val="05544226"/>
    <w:rsid w:val="056B1570"/>
    <w:rsid w:val="057228FE"/>
    <w:rsid w:val="05760640"/>
    <w:rsid w:val="059A3C03"/>
    <w:rsid w:val="05A641B2"/>
    <w:rsid w:val="05AA653C"/>
    <w:rsid w:val="05D11D1B"/>
    <w:rsid w:val="05DB66F5"/>
    <w:rsid w:val="05E82BC0"/>
    <w:rsid w:val="05FB0B46"/>
    <w:rsid w:val="05FB6D97"/>
    <w:rsid w:val="06020B9C"/>
    <w:rsid w:val="060C7EB6"/>
    <w:rsid w:val="0643056A"/>
    <w:rsid w:val="064C75F3"/>
    <w:rsid w:val="06532730"/>
    <w:rsid w:val="0672124F"/>
    <w:rsid w:val="06764670"/>
    <w:rsid w:val="068C79F0"/>
    <w:rsid w:val="068D7149"/>
    <w:rsid w:val="06976AC0"/>
    <w:rsid w:val="069845E6"/>
    <w:rsid w:val="06986394"/>
    <w:rsid w:val="06A42F8B"/>
    <w:rsid w:val="06B17456"/>
    <w:rsid w:val="06D10F0F"/>
    <w:rsid w:val="06FF6413"/>
    <w:rsid w:val="076369A2"/>
    <w:rsid w:val="0781151E"/>
    <w:rsid w:val="07996868"/>
    <w:rsid w:val="07B23486"/>
    <w:rsid w:val="07B40FAC"/>
    <w:rsid w:val="07B45450"/>
    <w:rsid w:val="07CF5DE6"/>
    <w:rsid w:val="07E51AAD"/>
    <w:rsid w:val="07F14ED8"/>
    <w:rsid w:val="08071A24"/>
    <w:rsid w:val="080F08D8"/>
    <w:rsid w:val="080F2686"/>
    <w:rsid w:val="08236132"/>
    <w:rsid w:val="084E7652"/>
    <w:rsid w:val="08566A7B"/>
    <w:rsid w:val="085D5AE7"/>
    <w:rsid w:val="086C7AD9"/>
    <w:rsid w:val="08997D49"/>
    <w:rsid w:val="089D5EE4"/>
    <w:rsid w:val="08C01BD2"/>
    <w:rsid w:val="08CE609D"/>
    <w:rsid w:val="08D35DAA"/>
    <w:rsid w:val="08FC0E5C"/>
    <w:rsid w:val="09120680"/>
    <w:rsid w:val="09175C96"/>
    <w:rsid w:val="091837BC"/>
    <w:rsid w:val="091C32AD"/>
    <w:rsid w:val="094B3B92"/>
    <w:rsid w:val="09540C99"/>
    <w:rsid w:val="09570789"/>
    <w:rsid w:val="096F5AD2"/>
    <w:rsid w:val="097035F9"/>
    <w:rsid w:val="099E0166"/>
    <w:rsid w:val="0A037FC9"/>
    <w:rsid w:val="0A1B5312"/>
    <w:rsid w:val="0A397E8E"/>
    <w:rsid w:val="0A747118"/>
    <w:rsid w:val="0A7F7F97"/>
    <w:rsid w:val="0A951569"/>
    <w:rsid w:val="0A991CEE"/>
    <w:rsid w:val="0AAE43D8"/>
    <w:rsid w:val="0ABF5336"/>
    <w:rsid w:val="0ACE05D7"/>
    <w:rsid w:val="0ADB2CF4"/>
    <w:rsid w:val="0B204BAA"/>
    <w:rsid w:val="0B266665"/>
    <w:rsid w:val="0B422D73"/>
    <w:rsid w:val="0B5036E2"/>
    <w:rsid w:val="0B582596"/>
    <w:rsid w:val="0B754EF6"/>
    <w:rsid w:val="0B93537C"/>
    <w:rsid w:val="0B9F01C5"/>
    <w:rsid w:val="0BAB6B6A"/>
    <w:rsid w:val="0BAD4690"/>
    <w:rsid w:val="0BB974D9"/>
    <w:rsid w:val="0BC419DA"/>
    <w:rsid w:val="0BC83447"/>
    <w:rsid w:val="0BC87F6C"/>
    <w:rsid w:val="0BCB4B16"/>
    <w:rsid w:val="0BEF6A57"/>
    <w:rsid w:val="0BF202F5"/>
    <w:rsid w:val="0BF56037"/>
    <w:rsid w:val="0C05627A"/>
    <w:rsid w:val="0C193AD3"/>
    <w:rsid w:val="0C4F5747"/>
    <w:rsid w:val="0C656D19"/>
    <w:rsid w:val="0C84018E"/>
    <w:rsid w:val="0CA02447"/>
    <w:rsid w:val="0CA737D5"/>
    <w:rsid w:val="0CAA0BCF"/>
    <w:rsid w:val="0CAD06C0"/>
    <w:rsid w:val="0CB63A18"/>
    <w:rsid w:val="0CBD0903"/>
    <w:rsid w:val="0CC46135"/>
    <w:rsid w:val="0CCA74C4"/>
    <w:rsid w:val="0CCE0D62"/>
    <w:rsid w:val="0CF167FE"/>
    <w:rsid w:val="0D0B3D64"/>
    <w:rsid w:val="0D1A101C"/>
    <w:rsid w:val="0D2758D8"/>
    <w:rsid w:val="0D2E35AF"/>
    <w:rsid w:val="0D3C216F"/>
    <w:rsid w:val="0D4252AC"/>
    <w:rsid w:val="0D682F64"/>
    <w:rsid w:val="0D6C2329"/>
    <w:rsid w:val="0D6C40D7"/>
    <w:rsid w:val="0D892EDB"/>
    <w:rsid w:val="0D935B07"/>
    <w:rsid w:val="0D971E4A"/>
    <w:rsid w:val="0D9F26FE"/>
    <w:rsid w:val="0DB02216"/>
    <w:rsid w:val="0DC108C7"/>
    <w:rsid w:val="0DCB704F"/>
    <w:rsid w:val="0DCD1019"/>
    <w:rsid w:val="0DED16BC"/>
    <w:rsid w:val="0E0B1B42"/>
    <w:rsid w:val="0E1800E2"/>
    <w:rsid w:val="0E3F3599"/>
    <w:rsid w:val="0E4F4C06"/>
    <w:rsid w:val="0E527771"/>
    <w:rsid w:val="0E5B4877"/>
    <w:rsid w:val="0E6059EA"/>
    <w:rsid w:val="0E611762"/>
    <w:rsid w:val="0E9E4764"/>
    <w:rsid w:val="0EA578A0"/>
    <w:rsid w:val="0EA77ABC"/>
    <w:rsid w:val="0EC928A2"/>
    <w:rsid w:val="0EEA5BFB"/>
    <w:rsid w:val="0EEC54CF"/>
    <w:rsid w:val="0F0C791F"/>
    <w:rsid w:val="0F20786F"/>
    <w:rsid w:val="0F256C33"/>
    <w:rsid w:val="0F31382A"/>
    <w:rsid w:val="0F52189B"/>
    <w:rsid w:val="0F625791"/>
    <w:rsid w:val="0F851480"/>
    <w:rsid w:val="0F8971C2"/>
    <w:rsid w:val="0FA4224E"/>
    <w:rsid w:val="0FA638D0"/>
    <w:rsid w:val="0FAB538A"/>
    <w:rsid w:val="0FB104C7"/>
    <w:rsid w:val="0FBA737B"/>
    <w:rsid w:val="0FBD6E6C"/>
    <w:rsid w:val="0FCB3337"/>
    <w:rsid w:val="0FD83CA6"/>
    <w:rsid w:val="0FDF6DE2"/>
    <w:rsid w:val="0FEF6B5B"/>
    <w:rsid w:val="0FF22FB9"/>
    <w:rsid w:val="10120F66"/>
    <w:rsid w:val="101C0036"/>
    <w:rsid w:val="101F18D4"/>
    <w:rsid w:val="102D2243"/>
    <w:rsid w:val="103C3770"/>
    <w:rsid w:val="10596B94"/>
    <w:rsid w:val="10741C20"/>
    <w:rsid w:val="10857989"/>
    <w:rsid w:val="10AA73F0"/>
    <w:rsid w:val="10AF2C58"/>
    <w:rsid w:val="10B71B0D"/>
    <w:rsid w:val="10C5422A"/>
    <w:rsid w:val="10C83D1A"/>
    <w:rsid w:val="10CA0C07"/>
    <w:rsid w:val="10CA7A92"/>
    <w:rsid w:val="10D206F5"/>
    <w:rsid w:val="10E87F18"/>
    <w:rsid w:val="10F93ED3"/>
    <w:rsid w:val="11365128"/>
    <w:rsid w:val="114C494B"/>
    <w:rsid w:val="11515ABE"/>
    <w:rsid w:val="11537A88"/>
    <w:rsid w:val="115630D4"/>
    <w:rsid w:val="11823EC9"/>
    <w:rsid w:val="118539B9"/>
    <w:rsid w:val="118C4D48"/>
    <w:rsid w:val="11904838"/>
    <w:rsid w:val="11943BFC"/>
    <w:rsid w:val="119D0D03"/>
    <w:rsid w:val="11A77DD3"/>
    <w:rsid w:val="11D02E86"/>
    <w:rsid w:val="11E20E0C"/>
    <w:rsid w:val="11E701D0"/>
    <w:rsid w:val="120D40DA"/>
    <w:rsid w:val="121865DB"/>
    <w:rsid w:val="12241424"/>
    <w:rsid w:val="12244F80"/>
    <w:rsid w:val="122E4051"/>
    <w:rsid w:val="123814F3"/>
    <w:rsid w:val="12413D84"/>
    <w:rsid w:val="12492C39"/>
    <w:rsid w:val="124D097B"/>
    <w:rsid w:val="12582E7C"/>
    <w:rsid w:val="125F245C"/>
    <w:rsid w:val="12722B14"/>
    <w:rsid w:val="12736F4F"/>
    <w:rsid w:val="129B16E6"/>
    <w:rsid w:val="12B409FA"/>
    <w:rsid w:val="12BC165D"/>
    <w:rsid w:val="12DE5A77"/>
    <w:rsid w:val="12E806A4"/>
    <w:rsid w:val="131D659F"/>
    <w:rsid w:val="13433B2C"/>
    <w:rsid w:val="135568F2"/>
    <w:rsid w:val="135875D7"/>
    <w:rsid w:val="13702B73"/>
    <w:rsid w:val="13767A5D"/>
    <w:rsid w:val="138A175B"/>
    <w:rsid w:val="13A50343"/>
    <w:rsid w:val="13AF4D1D"/>
    <w:rsid w:val="13B011C1"/>
    <w:rsid w:val="13EC7D20"/>
    <w:rsid w:val="1437543F"/>
    <w:rsid w:val="143C4803"/>
    <w:rsid w:val="146C7CA8"/>
    <w:rsid w:val="147F0B94"/>
    <w:rsid w:val="14902DA1"/>
    <w:rsid w:val="149D101A"/>
    <w:rsid w:val="14A31207"/>
    <w:rsid w:val="14B44CE1"/>
    <w:rsid w:val="14CD5DA3"/>
    <w:rsid w:val="150712B5"/>
    <w:rsid w:val="15273705"/>
    <w:rsid w:val="15316332"/>
    <w:rsid w:val="15485429"/>
    <w:rsid w:val="154C6CC8"/>
    <w:rsid w:val="15510782"/>
    <w:rsid w:val="158C3568"/>
    <w:rsid w:val="159E5049"/>
    <w:rsid w:val="15A703A2"/>
    <w:rsid w:val="15BF393E"/>
    <w:rsid w:val="15E47D74"/>
    <w:rsid w:val="15F630D7"/>
    <w:rsid w:val="15FC6940"/>
    <w:rsid w:val="16290DB7"/>
    <w:rsid w:val="162E2871"/>
    <w:rsid w:val="16553D6F"/>
    <w:rsid w:val="16571DC8"/>
    <w:rsid w:val="16590D93"/>
    <w:rsid w:val="165A5414"/>
    <w:rsid w:val="165B2F3A"/>
    <w:rsid w:val="1662251B"/>
    <w:rsid w:val="166567A5"/>
    <w:rsid w:val="166B5873"/>
    <w:rsid w:val="16702E8A"/>
    <w:rsid w:val="16774218"/>
    <w:rsid w:val="168129A1"/>
    <w:rsid w:val="16922E00"/>
    <w:rsid w:val="16A448E1"/>
    <w:rsid w:val="16AF39B2"/>
    <w:rsid w:val="16BC1C2B"/>
    <w:rsid w:val="16DA0303"/>
    <w:rsid w:val="16F818C7"/>
    <w:rsid w:val="171F21BA"/>
    <w:rsid w:val="17231CAA"/>
    <w:rsid w:val="17591B70"/>
    <w:rsid w:val="17602EFE"/>
    <w:rsid w:val="176522C3"/>
    <w:rsid w:val="17771FF6"/>
    <w:rsid w:val="17A0779F"/>
    <w:rsid w:val="17AC7EF2"/>
    <w:rsid w:val="17B84AE8"/>
    <w:rsid w:val="17D2750F"/>
    <w:rsid w:val="17DD00AB"/>
    <w:rsid w:val="17E56F60"/>
    <w:rsid w:val="18047D2E"/>
    <w:rsid w:val="183103F7"/>
    <w:rsid w:val="18491BE4"/>
    <w:rsid w:val="18550589"/>
    <w:rsid w:val="18626802"/>
    <w:rsid w:val="18786026"/>
    <w:rsid w:val="18A40BC9"/>
    <w:rsid w:val="18A66D13"/>
    <w:rsid w:val="18B0756E"/>
    <w:rsid w:val="18B352B0"/>
    <w:rsid w:val="18B708FC"/>
    <w:rsid w:val="18C64FE3"/>
    <w:rsid w:val="18D80CEF"/>
    <w:rsid w:val="18E15979"/>
    <w:rsid w:val="18FE07FD"/>
    <w:rsid w:val="19102702"/>
    <w:rsid w:val="19115BE1"/>
    <w:rsid w:val="1912647A"/>
    <w:rsid w:val="19355CC5"/>
    <w:rsid w:val="194A79C2"/>
    <w:rsid w:val="195720DF"/>
    <w:rsid w:val="196C5B8A"/>
    <w:rsid w:val="19836A30"/>
    <w:rsid w:val="19923117"/>
    <w:rsid w:val="19A60971"/>
    <w:rsid w:val="19DB4ABE"/>
    <w:rsid w:val="19E03E83"/>
    <w:rsid w:val="1A0538E9"/>
    <w:rsid w:val="1A166D8F"/>
    <w:rsid w:val="1A18361C"/>
    <w:rsid w:val="1A3146DE"/>
    <w:rsid w:val="1A3441CE"/>
    <w:rsid w:val="1A345F7C"/>
    <w:rsid w:val="1A564145"/>
    <w:rsid w:val="1A590792"/>
    <w:rsid w:val="1A6E76E0"/>
    <w:rsid w:val="1A8567D8"/>
    <w:rsid w:val="1A89451A"/>
    <w:rsid w:val="1A8A3DEE"/>
    <w:rsid w:val="1A907657"/>
    <w:rsid w:val="1AB23A71"/>
    <w:rsid w:val="1AB560CE"/>
    <w:rsid w:val="1AB835BF"/>
    <w:rsid w:val="1ABF7F3C"/>
    <w:rsid w:val="1ADF05DE"/>
    <w:rsid w:val="1AE6371B"/>
    <w:rsid w:val="1AFA71C6"/>
    <w:rsid w:val="1B03607B"/>
    <w:rsid w:val="1B0D0CA7"/>
    <w:rsid w:val="1B0D6EF9"/>
    <w:rsid w:val="1B28788F"/>
    <w:rsid w:val="1B684130"/>
    <w:rsid w:val="1B746F78"/>
    <w:rsid w:val="1B7C407F"/>
    <w:rsid w:val="1B9211AC"/>
    <w:rsid w:val="1B9C202B"/>
    <w:rsid w:val="1BA15893"/>
    <w:rsid w:val="1BBE4697"/>
    <w:rsid w:val="1BD45161"/>
    <w:rsid w:val="1BFB1448"/>
    <w:rsid w:val="1C146065"/>
    <w:rsid w:val="1C163B8C"/>
    <w:rsid w:val="1C2F2E9F"/>
    <w:rsid w:val="1C3A1F70"/>
    <w:rsid w:val="1C4C57FF"/>
    <w:rsid w:val="1C4D1829"/>
    <w:rsid w:val="1C694603"/>
    <w:rsid w:val="1C6E39C8"/>
    <w:rsid w:val="1C746B04"/>
    <w:rsid w:val="1C7D6C93"/>
    <w:rsid w:val="1C8E7BC6"/>
    <w:rsid w:val="1C961170"/>
    <w:rsid w:val="1C9A0C60"/>
    <w:rsid w:val="1CD777BF"/>
    <w:rsid w:val="1D187DD7"/>
    <w:rsid w:val="1D1D719C"/>
    <w:rsid w:val="1D1F4CC2"/>
    <w:rsid w:val="1D271DC8"/>
    <w:rsid w:val="1D484219"/>
    <w:rsid w:val="1D4D7A81"/>
    <w:rsid w:val="1D8D41A7"/>
    <w:rsid w:val="1DC51D0D"/>
    <w:rsid w:val="1DE502B6"/>
    <w:rsid w:val="1DFB74DD"/>
    <w:rsid w:val="1E026ABD"/>
    <w:rsid w:val="1E104084"/>
    <w:rsid w:val="1E380731"/>
    <w:rsid w:val="1E4A2212"/>
    <w:rsid w:val="1E537319"/>
    <w:rsid w:val="1E641526"/>
    <w:rsid w:val="1EA01E32"/>
    <w:rsid w:val="1EDA3596"/>
    <w:rsid w:val="1EF108E0"/>
    <w:rsid w:val="1EF74148"/>
    <w:rsid w:val="1F122D30"/>
    <w:rsid w:val="1F325180"/>
    <w:rsid w:val="1F3F0C31"/>
    <w:rsid w:val="1F49071C"/>
    <w:rsid w:val="1F4A1CD2"/>
    <w:rsid w:val="1F582134"/>
    <w:rsid w:val="1F6D7F66"/>
    <w:rsid w:val="1FD5668D"/>
    <w:rsid w:val="1FD9384E"/>
    <w:rsid w:val="1FDC333E"/>
    <w:rsid w:val="200D1749"/>
    <w:rsid w:val="2019376E"/>
    <w:rsid w:val="201D2C89"/>
    <w:rsid w:val="202076CF"/>
    <w:rsid w:val="20407429"/>
    <w:rsid w:val="204F1D62"/>
    <w:rsid w:val="207812B9"/>
    <w:rsid w:val="207D68CF"/>
    <w:rsid w:val="207E5971"/>
    <w:rsid w:val="20915ED7"/>
    <w:rsid w:val="209854B7"/>
    <w:rsid w:val="209E23A2"/>
    <w:rsid w:val="20A025BE"/>
    <w:rsid w:val="20AD0837"/>
    <w:rsid w:val="20E34258"/>
    <w:rsid w:val="214B42D7"/>
    <w:rsid w:val="214E201A"/>
    <w:rsid w:val="215533A8"/>
    <w:rsid w:val="21582E98"/>
    <w:rsid w:val="215869F4"/>
    <w:rsid w:val="215B21E3"/>
    <w:rsid w:val="21617F9F"/>
    <w:rsid w:val="217C0935"/>
    <w:rsid w:val="21843C8D"/>
    <w:rsid w:val="21894E00"/>
    <w:rsid w:val="21A460DD"/>
    <w:rsid w:val="21F7620D"/>
    <w:rsid w:val="2210107D"/>
    <w:rsid w:val="2212752E"/>
    <w:rsid w:val="222B4109"/>
    <w:rsid w:val="22400EBD"/>
    <w:rsid w:val="22431452"/>
    <w:rsid w:val="227B299A"/>
    <w:rsid w:val="22941CAE"/>
    <w:rsid w:val="22B569E9"/>
    <w:rsid w:val="22D622C7"/>
    <w:rsid w:val="22E5075C"/>
    <w:rsid w:val="22E744D4"/>
    <w:rsid w:val="22F866E1"/>
    <w:rsid w:val="23024E6A"/>
    <w:rsid w:val="230E7CB2"/>
    <w:rsid w:val="2329689A"/>
    <w:rsid w:val="23333275"/>
    <w:rsid w:val="23337719"/>
    <w:rsid w:val="23384D2F"/>
    <w:rsid w:val="23533917"/>
    <w:rsid w:val="237C4C1C"/>
    <w:rsid w:val="2383244E"/>
    <w:rsid w:val="2392443F"/>
    <w:rsid w:val="23A83C63"/>
    <w:rsid w:val="23C245F9"/>
    <w:rsid w:val="23E32EED"/>
    <w:rsid w:val="23EB1DA2"/>
    <w:rsid w:val="23FC3FAF"/>
    <w:rsid w:val="24044C11"/>
    <w:rsid w:val="240B2444"/>
    <w:rsid w:val="2420033E"/>
    <w:rsid w:val="242B4894"/>
    <w:rsid w:val="242D4168"/>
    <w:rsid w:val="245A749D"/>
    <w:rsid w:val="246062EC"/>
    <w:rsid w:val="24763D61"/>
    <w:rsid w:val="247B7807"/>
    <w:rsid w:val="247D50F0"/>
    <w:rsid w:val="24A3267C"/>
    <w:rsid w:val="24EF7670"/>
    <w:rsid w:val="24FD1D8D"/>
    <w:rsid w:val="25004B0F"/>
    <w:rsid w:val="253A38FD"/>
    <w:rsid w:val="253B28B5"/>
    <w:rsid w:val="253F23A5"/>
    <w:rsid w:val="25445C0D"/>
    <w:rsid w:val="25496D80"/>
    <w:rsid w:val="25551BC9"/>
    <w:rsid w:val="25C82315"/>
    <w:rsid w:val="25E62821"/>
    <w:rsid w:val="25E92311"/>
    <w:rsid w:val="26321F0A"/>
    <w:rsid w:val="264E03C6"/>
    <w:rsid w:val="26955FF5"/>
    <w:rsid w:val="26B20144"/>
    <w:rsid w:val="26C22CF2"/>
    <w:rsid w:val="26C863CA"/>
    <w:rsid w:val="26E01966"/>
    <w:rsid w:val="26E52AD8"/>
    <w:rsid w:val="26E8614E"/>
    <w:rsid w:val="26E86A6C"/>
    <w:rsid w:val="26F31699"/>
    <w:rsid w:val="26FE1DEC"/>
    <w:rsid w:val="26FE27E8"/>
    <w:rsid w:val="270A0791"/>
    <w:rsid w:val="27160EE4"/>
    <w:rsid w:val="27277595"/>
    <w:rsid w:val="273870AC"/>
    <w:rsid w:val="27477FF9"/>
    <w:rsid w:val="275D4D64"/>
    <w:rsid w:val="27614E56"/>
    <w:rsid w:val="277976C4"/>
    <w:rsid w:val="277A14C9"/>
    <w:rsid w:val="27814EF7"/>
    <w:rsid w:val="27B801ED"/>
    <w:rsid w:val="27B84EB4"/>
    <w:rsid w:val="27CB6172"/>
    <w:rsid w:val="27E45486"/>
    <w:rsid w:val="27E62FAC"/>
    <w:rsid w:val="27EF51A2"/>
    <w:rsid w:val="27FD20A3"/>
    <w:rsid w:val="281573ED"/>
    <w:rsid w:val="2826784C"/>
    <w:rsid w:val="28481571"/>
    <w:rsid w:val="286640ED"/>
    <w:rsid w:val="28A6273B"/>
    <w:rsid w:val="28C055AB"/>
    <w:rsid w:val="28C50E13"/>
    <w:rsid w:val="28CD1A76"/>
    <w:rsid w:val="28DC7F0B"/>
    <w:rsid w:val="28EA6ACC"/>
    <w:rsid w:val="28FB65E3"/>
    <w:rsid w:val="29096190"/>
    <w:rsid w:val="29157C90"/>
    <w:rsid w:val="2939535D"/>
    <w:rsid w:val="293B10D5"/>
    <w:rsid w:val="295B3526"/>
    <w:rsid w:val="296028EA"/>
    <w:rsid w:val="29910CF5"/>
    <w:rsid w:val="299A404E"/>
    <w:rsid w:val="29A21154"/>
    <w:rsid w:val="29A50C45"/>
    <w:rsid w:val="29AE18A7"/>
    <w:rsid w:val="29C0782D"/>
    <w:rsid w:val="29C966E1"/>
    <w:rsid w:val="29E7300B"/>
    <w:rsid w:val="2A0F0515"/>
    <w:rsid w:val="2A224043"/>
    <w:rsid w:val="2A2C6C70"/>
    <w:rsid w:val="2A377AEF"/>
    <w:rsid w:val="2A3D2C2B"/>
    <w:rsid w:val="2A6D3510"/>
    <w:rsid w:val="2AB96756"/>
    <w:rsid w:val="2ABC7FF4"/>
    <w:rsid w:val="2ABF7AE4"/>
    <w:rsid w:val="2AD43590"/>
    <w:rsid w:val="2AE82B97"/>
    <w:rsid w:val="2AED28A3"/>
    <w:rsid w:val="2AF459E0"/>
    <w:rsid w:val="2AF4778E"/>
    <w:rsid w:val="2B142A9B"/>
    <w:rsid w:val="2B14398C"/>
    <w:rsid w:val="2B325796"/>
    <w:rsid w:val="2B4D3342"/>
    <w:rsid w:val="2B6D12EE"/>
    <w:rsid w:val="2B794137"/>
    <w:rsid w:val="2B822FEC"/>
    <w:rsid w:val="2BA14DB8"/>
    <w:rsid w:val="2BA94A1C"/>
    <w:rsid w:val="2BA967CA"/>
    <w:rsid w:val="2BD33847"/>
    <w:rsid w:val="2BDA4BD6"/>
    <w:rsid w:val="2BE45A54"/>
    <w:rsid w:val="2BE772F2"/>
    <w:rsid w:val="2BF612E4"/>
    <w:rsid w:val="2C123F87"/>
    <w:rsid w:val="2C1874AC"/>
    <w:rsid w:val="2C414C55"/>
    <w:rsid w:val="2C475FE3"/>
    <w:rsid w:val="2C574478"/>
    <w:rsid w:val="2C7E2617"/>
    <w:rsid w:val="2C9D63E4"/>
    <w:rsid w:val="2CA90A4C"/>
    <w:rsid w:val="2CC338BC"/>
    <w:rsid w:val="2CDA0C05"/>
    <w:rsid w:val="2CDC672B"/>
    <w:rsid w:val="2CE9649C"/>
    <w:rsid w:val="2CEB696E"/>
    <w:rsid w:val="2D047A30"/>
    <w:rsid w:val="2D0B0DBF"/>
    <w:rsid w:val="2D12214D"/>
    <w:rsid w:val="2D1762C5"/>
    <w:rsid w:val="2D1E4F96"/>
    <w:rsid w:val="2D281971"/>
    <w:rsid w:val="2D4C1B03"/>
    <w:rsid w:val="2D5E35E4"/>
    <w:rsid w:val="2D5E7941"/>
    <w:rsid w:val="2D6F57F1"/>
    <w:rsid w:val="2D99461C"/>
    <w:rsid w:val="2DB24F00"/>
    <w:rsid w:val="2DB60E05"/>
    <w:rsid w:val="2DEC299E"/>
    <w:rsid w:val="2DF02AE0"/>
    <w:rsid w:val="2E1341D4"/>
    <w:rsid w:val="2E1E4B22"/>
    <w:rsid w:val="2E3F51C4"/>
    <w:rsid w:val="2E5D564A"/>
    <w:rsid w:val="2E620EB2"/>
    <w:rsid w:val="2E7B3D22"/>
    <w:rsid w:val="2E821554"/>
    <w:rsid w:val="2E8C5F2F"/>
    <w:rsid w:val="2E8E614B"/>
    <w:rsid w:val="2EB3170E"/>
    <w:rsid w:val="2EBC4A66"/>
    <w:rsid w:val="2EC41B6D"/>
    <w:rsid w:val="2EE63891"/>
    <w:rsid w:val="2EEB534C"/>
    <w:rsid w:val="2F1D65C3"/>
    <w:rsid w:val="2F204FF5"/>
    <w:rsid w:val="2F210D6D"/>
    <w:rsid w:val="2F3A3665"/>
    <w:rsid w:val="2F3C5BA7"/>
    <w:rsid w:val="2F5702EB"/>
    <w:rsid w:val="2F6649D2"/>
    <w:rsid w:val="2F9257C7"/>
    <w:rsid w:val="2F9E23BE"/>
    <w:rsid w:val="2FA8323D"/>
    <w:rsid w:val="2FEE6EA1"/>
    <w:rsid w:val="2FF355C0"/>
    <w:rsid w:val="2FFB336C"/>
    <w:rsid w:val="2FFD70E5"/>
    <w:rsid w:val="30071D11"/>
    <w:rsid w:val="30112B90"/>
    <w:rsid w:val="301A5EE8"/>
    <w:rsid w:val="3034062C"/>
    <w:rsid w:val="307229AC"/>
    <w:rsid w:val="30A510F5"/>
    <w:rsid w:val="30B9307E"/>
    <w:rsid w:val="30EE1123"/>
    <w:rsid w:val="30F54260"/>
    <w:rsid w:val="31077AEF"/>
    <w:rsid w:val="313474AF"/>
    <w:rsid w:val="31464ABB"/>
    <w:rsid w:val="315C7E3B"/>
    <w:rsid w:val="316F5DC0"/>
    <w:rsid w:val="31E367AE"/>
    <w:rsid w:val="31EC7411"/>
    <w:rsid w:val="320209E2"/>
    <w:rsid w:val="3206456A"/>
    <w:rsid w:val="3220530C"/>
    <w:rsid w:val="32222E32"/>
    <w:rsid w:val="322E5C7B"/>
    <w:rsid w:val="32381D53"/>
    <w:rsid w:val="327318E0"/>
    <w:rsid w:val="3287538B"/>
    <w:rsid w:val="32BA306B"/>
    <w:rsid w:val="32E12CEE"/>
    <w:rsid w:val="32F01380"/>
    <w:rsid w:val="33016EEC"/>
    <w:rsid w:val="33030EB6"/>
    <w:rsid w:val="33136C1F"/>
    <w:rsid w:val="332D5F33"/>
    <w:rsid w:val="33386686"/>
    <w:rsid w:val="33584C40"/>
    <w:rsid w:val="3369683F"/>
    <w:rsid w:val="33E16D1D"/>
    <w:rsid w:val="33EA7980"/>
    <w:rsid w:val="33EC7B9C"/>
    <w:rsid w:val="33FB7DDF"/>
    <w:rsid w:val="340842AA"/>
    <w:rsid w:val="340C1D01"/>
    <w:rsid w:val="340D18C0"/>
    <w:rsid w:val="341449FD"/>
    <w:rsid w:val="341D3908"/>
    <w:rsid w:val="345C4021"/>
    <w:rsid w:val="34621C0C"/>
    <w:rsid w:val="34727975"/>
    <w:rsid w:val="348558FB"/>
    <w:rsid w:val="34873A5C"/>
    <w:rsid w:val="349873DC"/>
    <w:rsid w:val="34B85CD0"/>
    <w:rsid w:val="34D32B0A"/>
    <w:rsid w:val="34D50630"/>
    <w:rsid w:val="34F36D08"/>
    <w:rsid w:val="34FB796B"/>
    <w:rsid w:val="350E769E"/>
    <w:rsid w:val="351078BA"/>
    <w:rsid w:val="35251BE6"/>
    <w:rsid w:val="35373099"/>
    <w:rsid w:val="353C245D"/>
    <w:rsid w:val="35725E7F"/>
    <w:rsid w:val="357C4F4F"/>
    <w:rsid w:val="358838F4"/>
    <w:rsid w:val="359F0C3E"/>
    <w:rsid w:val="35C3492C"/>
    <w:rsid w:val="35E13004"/>
    <w:rsid w:val="35E84393"/>
    <w:rsid w:val="35EB3E83"/>
    <w:rsid w:val="35F40F8A"/>
    <w:rsid w:val="36154A5C"/>
    <w:rsid w:val="36435A6D"/>
    <w:rsid w:val="36545584"/>
    <w:rsid w:val="365612FD"/>
    <w:rsid w:val="365657A0"/>
    <w:rsid w:val="3676199F"/>
    <w:rsid w:val="36851BE2"/>
    <w:rsid w:val="36873BAC"/>
    <w:rsid w:val="368D0A96"/>
    <w:rsid w:val="36A52284"/>
    <w:rsid w:val="36A71B58"/>
    <w:rsid w:val="36A80715"/>
    <w:rsid w:val="36EA26A6"/>
    <w:rsid w:val="36F54FB9"/>
    <w:rsid w:val="370276D6"/>
    <w:rsid w:val="37054AD1"/>
    <w:rsid w:val="37225683"/>
    <w:rsid w:val="374C6AA7"/>
    <w:rsid w:val="37503F9E"/>
    <w:rsid w:val="37517D16"/>
    <w:rsid w:val="37557806"/>
    <w:rsid w:val="37887BDC"/>
    <w:rsid w:val="378974B0"/>
    <w:rsid w:val="3793032E"/>
    <w:rsid w:val="37A461DA"/>
    <w:rsid w:val="37C87FD8"/>
    <w:rsid w:val="37EF1A09"/>
    <w:rsid w:val="37F54B45"/>
    <w:rsid w:val="38341B11"/>
    <w:rsid w:val="38431D54"/>
    <w:rsid w:val="38455ACD"/>
    <w:rsid w:val="385555E4"/>
    <w:rsid w:val="38740160"/>
    <w:rsid w:val="387737AC"/>
    <w:rsid w:val="38983E4E"/>
    <w:rsid w:val="38A74DA6"/>
    <w:rsid w:val="38C84008"/>
    <w:rsid w:val="390239BE"/>
    <w:rsid w:val="3905525C"/>
    <w:rsid w:val="39070FD4"/>
    <w:rsid w:val="391060DB"/>
    <w:rsid w:val="3911775D"/>
    <w:rsid w:val="391B05DB"/>
    <w:rsid w:val="3922196A"/>
    <w:rsid w:val="395064D7"/>
    <w:rsid w:val="395D6E46"/>
    <w:rsid w:val="397F500E"/>
    <w:rsid w:val="398F2B3E"/>
    <w:rsid w:val="39B527DE"/>
    <w:rsid w:val="39D013C6"/>
    <w:rsid w:val="39D215E2"/>
    <w:rsid w:val="39D4535A"/>
    <w:rsid w:val="39E84962"/>
    <w:rsid w:val="39F2758E"/>
    <w:rsid w:val="3A045513"/>
    <w:rsid w:val="3A572656"/>
    <w:rsid w:val="3A614714"/>
    <w:rsid w:val="3A742699"/>
    <w:rsid w:val="3A7C32FC"/>
    <w:rsid w:val="3A9E7716"/>
    <w:rsid w:val="3ABC1336"/>
    <w:rsid w:val="3B1E43B3"/>
    <w:rsid w:val="3B2C6AD0"/>
    <w:rsid w:val="3B7F12F6"/>
    <w:rsid w:val="3B9A612F"/>
    <w:rsid w:val="3BA1126C"/>
    <w:rsid w:val="3BC60CD2"/>
    <w:rsid w:val="3BDA29D0"/>
    <w:rsid w:val="3BF03FA1"/>
    <w:rsid w:val="3BFD221A"/>
    <w:rsid w:val="3C1732DC"/>
    <w:rsid w:val="3C3245BA"/>
    <w:rsid w:val="3C3D6ABB"/>
    <w:rsid w:val="3C574020"/>
    <w:rsid w:val="3C6D73A0"/>
    <w:rsid w:val="3C8F7316"/>
    <w:rsid w:val="3C9E1180"/>
    <w:rsid w:val="3CE27D8E"/>
    <w:rsid w:val="3CFC0724"/>
    <w:rsid w:val="3D1E069A"/>
    <w:rsid w:val="3D29776B"/>
    <w:rsid w:val="3D533C89"/>
    <w:rsid w:val="3D69400B"/>
    <w:rsid w:val="3D8C5F4C"/>
    <w:rsid w:val="3DA23079"/>
    <w:rsid w:val="3DBD4357"/>
    <w:rsid w:val="3DC254CA"/>
    <w:rsid w:val="3DC41242"/>
    <w:rsid w:val="3DD35929"/>
    <w:rsid w:val="3DE418E4"/>
    <w:rsid w:val="3DFA4C63"/>
    <w:rsid w:val="3DFE0BF8"/>
    <w:rsid w:val="3E1C72D0"/>
    <w:rsid w:val="3E3363C7"/>
    <w:rsid w:val="3E4405D4"/>
    <w:rsid w:val="3E5A3954"/>
    <w:rsid w:val="3E5F540E"/>
    <w:rsid w:val="3E686071"/>
    <w:rsid w:val="3E854E75"/>
    <w:rsid w:val="3E90381A"/>
    <w:rsid w:val="3EA42E21"/>
    <w:rsid w:val="3ECA2888"/>
    <w:rsid w:val="3ED23E32"/>
    <w:rsid w:val="3ED25BE0"/>
    <w:rsid w:val="3ED6747E"/>
    <w:rsid w:val="3F2301EA"/>
    <w:rsid w:val="3F3D5750"/>
    <w:rsid w:val="3F795781"/>
    <w:rsid w:val="3F830C89"/>
    <w:rsid w:val="3F8E5FAB"/>
    <w:rsid w:val="3F9B4224"/>
    <w:rsid w:val="3FAA4467"/>
    <w:rsid w:val="3FBD23EC"/>
    <w:rsid w:val="401C35B7"/>
    <w:rsid w:val="403C2513"/>
    <w:rsid w:val="40692574"/>
    <w:rsid w:val="409018AF"/>
    <w:rsid w:val="409C64A6"/>
    <w:rsid w:val="40A565A2"/>
    <w:rsid w:val="40BC08F6"/>
    <w:rsid w:val="40C357E1"/>
    <w:rsid w:val="40CD2B03"/>
    <w:rsid w:val="40CD3D02"/>
    <w:rsid w:val="40D914A8"/>
    <w:rsid w:val="40D95004"/>
    <w:rsid w:val="40F37EE8"/>
    <w:rsid w:val="411424E0"/>
    <w:rsid w:val="4114603C"/>
    <w:rsid w:val="413D1A37"/>
    <w:rsid w:val="41831414"/>
    <w:rsid w:val="41856F3A"/>
    <w:rsid w:val="41CA2B9F"/>
    <w:rsid w:val="41D13F2D"/>
    <w:rsid w:val="41D67795"/>
    <w:rsid w:val="41D8350E"/>
    <w:rsid w:val="41DF2AEE"/>
    <w:rsid w:val="41F320F5"/>
    <w:rsid w:val="42186000"/>
    <w:rsid w:val="42312C1E"/>
    <w:rsid w:val="4251506E"/>
    <w:rsid w:val="4269060A"/>
    <w:rsid w:val="428B67D2"/>
    <w:rsid w:val="42D737C5"/>
    <w:rsid w:val="42F02AD9"/>
    <w:rsid w:val="430622FC"/>
    <w:rsid w:val="431247FD"/>
    <w:rsid w:val="43160791"/>
    <w:rsid w:val="43193DDE"/>
    <w:rsid w:val="432D1637"/>
    <w:rsid w:val="43394480"/>
    <w:rsid w:val="434A21E9"/>
    <w:rsid w:val="43543068"/>
    <w:rsid w:val="435C3CCA"/>
    <w:rsid w:val="43635059"/>
    <w:rsid w:val="436B215F"/>
    <w:rsid w:val="43A63197"/>
    <w:rsid w:val="43E837B0"/>
    <w:rsid w:val="43EC504E"/>
    <w:rsid w:val="440426ED"/>
    <w:rsid w:val="4404683C"/>
    <w:rsid w:val="44202F4A"/>
    <w:rsid w:val="4453331F"/>
    <w:rsid w:val="445A645C"/>
    <w:rsid w:val="448259B3"/>
    <w:rsid w:val="44937BC0"/>
    <w:rsid w:val="44A27E03"/>
    <w:rsid w:val="44AC2A30"/>
    <w:rsid w:val="44C304A5"/>
    <w:rsid w:val="44CD30D2"/>
    <w:rsid w:val="44D77AAC"/>
    <w:rsid w:val="44F05012"/>
    <w:rsid w:val="45592BB7"/>
    <w:rsid w:val="455C4456"/>
    <w:rsid w:val="45863281"/>
    <w:rsid w:val="45AF4585"/>
    <w:rsid w:val="45B63B66"/>
    <w:rsid w:val="45C50B81"/>
    <w:rsid w:val="45C81AEB"/>
    <w:rsid w:val="45DB35CC"/>
    <w:rsid w:val="45E64357"/>
    <w:rsid w:val="45E87A97"/>
    <w:rsid w:val="462E7BA0"/>
    <w:rsid w:val="463D6035"/>
    <w:rsid w:val="46431172"/>
    <w:rsid w:val="46445615"/>
    <w:rsid w:val="46517D32"/>
    <w:rsid w:val="4685487C"/>
    <w:rsid w:val="46A460B4"/>
    <w:rsid w:val="46B8390E"/>
    <w:rsid w:val="46C16C66"/>
    <w:rsid w:val="46EB783F"/>
    <w:rsid w:val="46F04E55"/>
    <w:rsid w:val="46F26E20"/>
    <w:rsid w:val="46F81F5C"/>
    <w:rsid w:val="4703102D"/>
    <w:rsid w:val="47213261"/>
    <w:rsid w:val="476F66C2"/>
    <w:rsid w:val="47801F7F"/>
    <w:rsid w:val="47A10846"/>
    <w:rsid w:val="47A143A2"/>
    <w:rsid w:val="47AD71EA"/>
    <w:rsid w:val="47B16CDB"/>
    <w:rsid w:val="47BC5E84"/>
    <w:rsid w:val="47C22C96"/>
    <w:rsid w:val="47C84024"/>
    <w:rsid w:val="47D14C87"/>
    <w:rsid w:val="48074B4D"/>
    <w:rsid w:val="481B05F8"/>
    <w:rsid w:val="482D3E87"/>
    <w:rsid w:val="48343468"/>
    <w:rsid w:val="484C07B1"/>
    <w:rsid w:val="48517B76"/>
    <w:rsid w:val="485F6737"/>
    <w:rsid w:val="486E0728"/>
    <w:rsid w:val="486F26F2"/>
    <w:rsid w:val="488A0367"/>
    <w:rsid w:val="48912668"/>
    <w:rsid w:val="48C02CB0"/>
    <w:rsid w:val="48DD5746"/>
    <w:rsid w:val="48DF33D4"/>
    <w:rsid w:val="48EC5AF0"/>
    <w:rsid w:val="48F13107"/>
    <w:rsid w:val="48F30C2D"/>
    <w:rsid w:val="491F5EC6"/>
    <w:rsid w:val="494871CB"/>
    <w:rsid w:val="49627B61"/>
    <w:rsid w:val="49777AB0"/>
    <w:rsid w:val="49831FB1"/>
    <w:rsid w:val="49A5461D"/>
    <w:rsid w:val="49BE748D"/>
    <w:rsid w:val="4A001853"/>
    <w:rsid w:val="4A1E617D"/>
    <w:rsid w:val="4A315EB1"/>
    <w:rsid w:val="4A3239D7"/>
    <w:rsid w:val="4A365275"/>
    <w:rsid w:val="4A3F748D"/>
    <w:rsid w:val="4A4F6337"/>
    <w:rsid w:val="4A54394D"/>
    <w:rsid w:val="4A6242BC"/>
    <w:rsid w:val="4A7933B4"/>
    <w:rsid w:val="4A8136EB"/>
    <w:rsid w:val="4A934476"/>
    <w:rsid w:val="4A9D70A2"/>
    <w:rsid w:val="4AA03036"/>
    <w:rsid w:val="4AB60164"/>
    <w:rsid w:val="4AB97C54"/>
    <w:rsid w:val="4ABA5EA6"/>
    <w:rsid w:val="4AF07F13"/>
    <w:rsid w:val="4B0E7FA0"/>
    <w:rsid w:val="4B117A90"/>
    <w:rsid w:val="4B294DDA"/>
    <w:rsid w:val="4B3814C1"/>
    <w:rsid w:val="4B386DCB"/>
    <w:rsid w:val="4B3F0159"/>
    <w:rsid w:val="4B5A7CCA"/>
    <w:rsid w:val="4B7A73E4"/>
    <w:rsid w:val="4B9009B5"/>
    <w:rsid w:val="4BA40904"/>
    <w:rsid w:val="4BE60F1D"/>
    <w:rsid w:val="4BF929FE"/>
    <w:rsid w:val="4BFF5B3B"/>
    <w:rsid w:val="4C001FDF"/>
    <w:rsid w:val="4C115F9A"/>
    <w:rsid w:val="4C213D03"/>
    <w:rsid w:val="4C2D26A8"/>
    <w:rsid w:val="4C3103EA"/>
    <w:rsid w:val="4C6D6F48"/>
    <w:rsid w:val="4C765DFD"/>
    <w:rsid w:val="4C997D3D"/>
    <w:rsid w:val="4CA7245A"/>
    <w:rsid w:val="4CCC3C6F"/>
    <w:rsid w:val="4CD80866"/>
    <w:rsid w:val="4CE74F4D"/>
    <w:rsid w:val="4CFE5DF2"/>
    <w:rsid w:val="4D0E4287"/>
    <w:rsid w:val="4D3D2DBF"/>
    <w:rsid w:val="4D64034B"/>
    <w:rsid w:val="4D737A85"/>
    <w:rsid w:val="4D785BA5"/>
    <w:rsid w:val="4D953834"/>
    <w:rsid w:val="4DCA28A4"/>
    <w:rsid w:val="4DDD3C5A"/>
    <w:rsid w:val="4DEE5E67"/>
    <w:rsid w:val="4DFC0584"/>
    <w:rsid w:val="4E1967DF"/>
    <w:rsid w:val="4E261AA5"/>
    <w:rsid w:val="4E3F420A"/>
    <w:rsid w:val="4E4837C9"/>
    <w:rsid w:val="4E6E027D"/>
    <w:rsid w:val="4E797E26"/>
    <w:rsid w:val="4E7C3473"/>
    <w:rsid w:val="4E870795"/>
    <w:rsid w:val="4E8974AF"/>
    <w:rsid w:val="4EE23C1E"/>
    <w:rsid w:val="4EF120B3"/>
    <w:rsid w:val="4EF179BD"/>
    <w:rsid w:val="4EFD543E"/>
    <w:rsid w:val="4F1D6A04"/>
    <w:rsid w:val="4F277882"/>
    <w:rsid w:val="4F391364"/>
    <w:rsid w:val="4F675ED1"/>
    <w:rsid w:val="4F6C1739"/>
    <w:rsid w:val="4F74239C"/>
    <w:rsid w:val="4F7B372A"/>
    <w:rsid w:val="4F7C7BCE"/>
    <w:rsid w:val="4F870321"/>
    <w:rsid w:val="4FC60E49"/>
    <w:rsid w:val="4FCC3F86"/>
    <w:rsid w:val="4FDA2B47"/>
    <w:rsid w:val="4FFA4F97"/>
    <w:rsid w:val="50146059"/>
    <w:rsid w:val="5015592D"/>
    <w:rsid w:val="503E30D6"/>
    <w:rsid w:val="504346B5"/>
    <w:rsid w:val="50454464"/>
    <w:rsid w:val="50577CF3"/>
    <w:rsid w:val="5066262C"/>
    <w:rsid w:val="506D5769"/>
    <w:rsid w:val="508036EE"/>
    <w:rsid w:val="50811214"/>
    <w:rsid w:val="508D5E0B"/>
    <w:rsid w:val="5099030C"/>
    <w:rsid w:val="509C7DFC"/>
    <w:rsid w:val="50DE0415"/>
    <w:rsid w:val="50E05F3B"/>
    <w:rsid w:val="50EA0B67"/>
    <w:rsid w:val="5100038B"/>
    <w:rsid w:val="5104202D"/>
    <w:rsid w:val="51044B29"/>
    <w:rsid w:val="5107796B"/>
    <w:rsid w:val="510E48DA"/>
    <w:rsid w:val="511035AB"/>
    <w:rsid w:val="511300BE"/>
    <w:rsid w:val="511B1920"/>
    <w:rsid w:val="51552644"/>
    <w:rsid w:val="516C5A20"/>
    <w:rsid w:val="51871D8B"/>
    <w:rsid w:val="519531C9"/>
    <w:rsid w:val="51986815"/>
    <w:rsid w:val="51B353FD"/>
    <w:rsid w:val="51B7313F"/>
    <w:rsid w:val="51BD627C"/>
    <w:rsid w:val="51C21AE4"/>
    <w:rsid w:val="52020133"/>
    <w:rsid w:val="520E0886"/>
    <w:rsid w:val="521F1F77"/>
    <w:rsid w:val="52224331"/>
    <w:rsid w:val="522B1438"/>
    <w:rsid w:val="522E2CD6"/>
    <w:rsid w:val="524331A6"/>
    <w:rsid w:val="5268443A"/>
    <w:rsid w:val="526D37FE"/>
    <w:rsid w:val="52707792"/>
    <w:rsid w:val="52727066"/>
    <w:rsid w:val="5277467D"/>
    <w:rsid w:val="52A337BC"/>
    <w:rsid w:val="52A86F2C"/>
    <w:rsid w:val="52AE7A9B"/>
    <w:rsid w:val="52CB6777"/>
    <w:rsid w:val="52CD0741"/>
    <w:rsid w:val="52DC2732"/>
    <w:rsid w:val="52DC6BD6"/>
    <w:rsid w:val="52DE294E"/>
    <w:rsid w:val="53000B16"/>
    <w:rsid w:val="53277E51"/>
    <w:rsid w:val="53426A39"/>
    <w:rsid w:val="534704F3"/>
    <w:rsid w:val="5362532D"/>
    <w:rsid w:val="539B439B"/>
    <w:rsid w:val="53CE29C2"/>
    <w:rsid w:val="53DF072C"/>
    <w:rsid w:val="53FF492A"/>
    <w:rsid w:val="540939FA"/>
    <w:rsid w:val="54134879"/>
    <w:rsid w:val="54280D1A"/>
    <w:rsid w:val="543A0058"/>
    <w:rsid w:val="544B4013"/>
    <w:rsid w:val="54624EB9"/>
    <w:rsid w:val="546926EB"/>
    <w:rsid w:val="54694499"/>
    <w:rsid w:val="54901A26"/>
    <w:rsid w:val="54971006"/>
    <w:rsid w:val="549C486F"/>
    <w:rsid w:val="54E51D72"/>
    <w:rsid w:val="54F40207"/>
    <w:rsid w:val="54F975CB"/>
    <w:rsid w:val="55032DB6"/>
    <w:rsid w:val="553625CD"/>
    <w:rsid w:val="55452810"/>
    <w:rsid w:val="555D3FFE"/>
    <w:rsid w:val="55630EE8"/>
    <w:rsid w:val="5598354E"/>
    <w:rsid w:val="559F4616"/>
    <w:rsid w:val="55A20309"/>
    <w:rsid w:val="55A559A5"/>
    <w:rsid w:val="55B66725"/>
    <w:rsid w:val="55BA1450"/>
    <w:rsid w:val="55C51BA3"/>
    <w:rsid w:val="55D50038"/>
    <w:rsid w:val="55F34962"/>
    <w:rsid w:val="560A4FFD"/>
    <w:rsid w:val="561F7505"/>
    <w:rsid w:val="5630526E"/>
    <w:rsid w:val="56311020"/>
    <w:rsid w:val="56356D29"/>
    <w:rsid w:val="565E627F"/>
    <w:rsid w:val="5697353F"/>
    <w:rsid w:val="56A45C5C"/>
    <w:rsid w:val="56BC4D54"/>
    <w:rsid w:val="56BD505E"/>
    <w:rsid w:val="56CD6F61"/>
    <w:rsid w:val="56D06A51"/>
    <w:rsid w:val="56EB73E7"/>
    <w:rsid w:val="56EF6ED8"/>
    <w:rsid w:val="56FF2E93"/>
    <w:rsid w:val="5700148F"/>
    <w:rsid w:val="57120E18"/>
    <w:rsid w:val="57511940"/>
    <w:rsid w:val="57517B92"/>
    <w:rsid w:val="575E22AF"/>
    <w:rsid w:val="57650F48"/>
    <w:rsid w:val="579E08FE"/>
    <w:rsid w:val="57B1418D"/>
    <w:rsid w:val="57D1482F"/>
    <w:rsid w:val="57D165DD"/>
    <w:rsid w:val="57EC1669"/>
    <w:rsid w:val="57F16C7F"/>
    <w:rsid w:val="57F624E8"/>
    <w:rsid w:val="57FA3D86"/>
    <w:rsid w:val="580764A3"/>
    <w:rsid w:val="580A1AEF"/>
    <w:rsid w:val="580E15DF"/>
    <w:rsid w:val="58134E48"/>
    <w:rsid w:val="58296419"/>
    <w:rsid w:val="585119A0"/>
    <w:rsid w:val="5889335C"/>
    <w:rsid w:val="588B2C30"/>
    <w:rsid w:val="58913FBE"/>
    <w:rsid w:val="589917F1"/>
    <w:rsid w:val="589C308F"/>
    <w:rsid w:val="589D2963"/>
    <w:rsid w:val="58A41F44"/>
    <w:rsid w:val="58B32187"/>
    <w:rsid w:val="58BF6D7E"/>
    <w:rsid w:val="58CF5213"/>
    <w:rsid w:val="58D345D7"/>
    <w:rsid w:val="591946E0"/>
    <w:rsid w:val="591F15CA"/>
    <w:rsid w:val="5934151A"/>
    <w:rsid w:val="594352B9"/>
    <w:rsid w:val="595219A0"/>
    <w:rsid w:val="597109B8"/>
    <w:rsid w:val="59851D75"/>
    <w:rsid w:val="59981AA8"/>
    <w:rsid w:val="5999137D"/>
    <w:rsid w:val="59A71CEC"/>
    <w:rsid w:val="59B77BDF"/>
    <w:rsid w:val="59C7413C"/>
    <w:rsid w:val="59CA3C2C"/>
    <w:rsid w:val="59D46859"/>
    <w:rsid w:val="5A2F3A8F"/>
    <w:rsid w:val="5A5D05FC"/>
    <w:rsid w:val="5A5F25C6"/>
    <w:rsid w:val="5A696FA1"/>
    <w:rsid w:val="5A7F67C4"/>
    <w:rsid w:val="5A89319F"/>
    <w:rsid w:val="5A932270"/>
    <w:rsid w:val="5A981634"/>
    <w:rsid w:val="5AB3021C"/>
    <w:rsid w:val="5AF2343A"/>
    <w:rsid w:val="5AFE3B8D"/>
    <w:rsid w:val="5B0B1E06"/>
    <w:rsid w:val="5B0D5B7E"/>
    <w:rsid w:val="5B101B12"/>
    <w:rsid w:val="5B157129"/>
    <w:rsid w:val="5B21162A"/>
    <w:rsid w:val="5B3C46B5"/>
    <w:rsid w:val="5B4B48F9"/>
    <w:rsid w:val="5B590DC3"/>
    <w:rsid w:val="5B647768"/>
    <w:rsid w:val="5B771CA8"/>
    <w:rsid w:val="5B81031A"/>
    <w:rsid w:val="5B835E40"/>
    <w:rsid w:val="5B8B1199"/>
    <w:rsid w:val="5B8F2A37"/>
    <w:rsid w:val="5B9D1407"/>
    <w:rsid w:val="5BAA5AC3"/>
    <w:rsid w:val="5BBB115B"/>
    <w:rsid w:val="5BC00E43"/>
    <w:rsid w:val="5BCA1CC1"/>
    <w:rsid w:val="5BEF797A"/>
    <w:rsid w:val="5BFE5E0F"/>
    <w:rsid w:val="5C103962"/>
    <w:rsid w:val="5C15193D"/>
    <w:rsid w:val="5C1E200D"/>
    <w:rsid w:val="5C272C70"/>
    <w:rsid w:val="5C3655A9"/>
    <w:rsid w:val="5C4E28F2"/>
    <w:rsid w:val="5C515F3F"/>
    <w:rsid w:val="5C6519EA"/>
    <w:rsid w:val="5C734107"/>
    <w:rsid w:val="5C7E485A"/>
    <w:rsid w:val="5C936557"/>
    <w:rsid w:val="5CA6628A"/>
    <w:rsid w:val="5CBC1B3E"/>
    <w:rsid w:val="5CC20BEA"/>
    <w:rsid w:val="5CC44962"/>
    <w:rsid w:val="5CF27722"/>
    <w:rsid w:val="5CF702E9"/>
    <w:rsid w:val="5CFA4828"/>
    <w:rsid w:val="5D0F71CD"/>
    <w:rsid w:val="5D2378DB"/>
    <w:rsid w:val="5D535CE6"/>
    <w:rsid w:val="5D551A5E"/>
    <w:rsid w:val="5D746389"/>
    <w:rsid w:val="5D8D2FA6"/>
    <w:rsid w:val="5D92680F"/>
    <w:rsid w:val="5D972077"/>
    <w:rsid w:val="5DAD36A2"/>
    <w:rsid w:val="5DB8352F"/>
    <w:rsid w:val="5DCC7F73"/>
    <w:rsid w:val="5DDE1A54"/>
    <w:rsid w:val="5DE03A1E"/>
    <w:rsid w:val="5DE52DE2"/>
    <w:rsid w:val="5DE84681"/>
    <w:rsid w:val="5DFB2606"/>
    <w:rsid w:val="5E174F66"/>
    <w:rsid w:val="5E18414F"/>
    <w:rsid w:val="5E287173"/>
    <w:rsid w:val="5E317DD6"/>
    <w:rsid w:val="5E364377"/>
    <w:rsid w:val="5E371164"/>
    <w:rsid w:val="5E413D91"/>
    <w:rsid w:val="5E541D16"/>
    <w:rsid w:val="5E655CD1"/>
    <w:rsid w:val="5E7A2598"/>
    <w:rsid w:val="5E93283E"/>
    <w:rsid w:val="5EA06D09"/>
    <w:rsid w:val="5EA27CF7"/>
    <w:rsid w:val="5EA410AC"/>
    <w:rsid w:val="5ECB022A"/>
    <w:rsid w:val="5EDB41E5"/>
    <w:rsid w:val="5EE412EC"/>
    <w:rsid w:val="5EE50BC0"/>
    <w:rsid w:val="5EEA61D6"/>
    <w:rsid w:val="5EEB267A"/>
    <w:rsid w:val="5F0B4ACB"/>
    <w:rsid w:val="5F2E35DE"/>
    <w:rsid w:val="5F546472"/>
    <w:rsid w:val="5F5521EA"/>
    <w:rsid w:val="5F5C70D4"/>
    <w:rsid w:val="5F812FDF"/>
    <w:rsid w:val="5FB213EA"/>
    <w:rsid w:val="5FB707AE"/>
    <w:rsid w:val="5FBC4B02"/>
    <w:rsid w:val="5FC1162D"/>
    <w:rsid w:val="5FCD7FD2"/>
    <w:rsid w:val="600C0AFA"/>
    <w:rsid w:val="601259E5"/>
    <w:rsid w:val="6016117F"/>
    <w:rsid w:val="604364E6"/>
    <w:rsid w:val="60675D31"/>
    <w:rsid w:val="606C77EB"/>
    <w:rsid w:val="60A56859"/>
    <w:rsid w:val="60A800F7"/>
    <w:rsid w:val="60A8015D"/>
    <w:rsid w:val="60AA20C1"/>
    <w:rsid w:val="60B847DE"/>
    <w:rsid w:val="60BF5B6D"/>
    <w:rsid w:val="60C2740B"/>
    <w:rsid w:val="60DF1D6B"/>
    <w:rsid w:val="610712C2"/>
    <w:rsid w:val="611B4D6D"/>
    <w:rsid w:val="613C1835"/>
    <w:rsid w:val="613D2F35"/>
    <w:rsid w:val="615249FF"/>
    <w:rsid w:val="61545938"/>
    <w:rsid w:val="61683FF2"/>
    <w:rsid w:val="616E30EF"/>
    <w:rsid w:val="61700C15"/>
    <w:rsid w:val="617050B9"/>
    <w:rsid w:val="61785D1C"/>
    <w:rsid w:val="619C1A0A"/>
    <w:rsid w:val="61A11716"/>
    <w:rsid w:val="61A46B11"/>
    <w:rsid w:val="61BA4586"/>
    <w:rsid w:val="61E6537B"/>
    <w:rsid w:val="61F96E5C"/>
    <w:rsid w:val="6200643D"/>
    <w:rsid w:val="621041A6"/>
    <w:rsid w:val="622424AD"/>
    <w:rsid w:val="62373E29"/>
    <w:rsid w:val="623C4F9B"/>
    <w:rsid w:val="624A590A"/>
    <w:rsid w:val="626C5880"/>
    <w:rsid w:val="627E3805"/>
    <w:rsid w:val="628232F6"/>
    <w:rsid w:val="62A50D92"/>
    <w:rsid w:val="62AF7E63"/>
    <w:rsid w:val="62B45F2D"/>
    <w:rsid w:val="62E0626E"/>
    <w:rsid w:val="62E573E1"/>
    <w:rsid w:val="62F85366"/>
    <w:rsid w:val="630E4B89"/>
    <w:rsid w:val="63161C90"/>
    <w:rsid w:val="633D0FCB"/>
    <w:rsid w:val="636C629A"/>
    <w:rsid w:val="636E5628"/>
    <w:rsid w:val="637013A0"/>
    <w:rsid w:val="63844E4C"/>
    <w:rsid w:val="63911317"/>
    <w:rsid w:val="639257BA"/>
    <w:rsid w:val="6393508F"/>
    <w:rsid w:val="639B16A7"/>
    <w:rsid w:val="63AD43A2"/>
    <w:rsid w:val="63B374DF"/>
    <w:rsid w:val="63C74D38"/>
    <w:rsid w:val="63C76F62"/>
    <w:rsid w:val="63EE0517"/>
    <w:rsid w:val="63F773CC"/>
    <w:rsid w:val="6401649C"/>
    <w:rsid w:val="64151D68"/>
    <w:rsid w:val="642A77A1"/>
    <w:rsid w:val="644B5969"/>
    <w:rsid w:val="645667E8"/>
    <w:rsid w:val="646A2293"/>
    <w:rsid w:val="64966BE4"/>
    <w:rsid w:val="649B069F"/>
    <w:rsid w:val="64AF414A"/>
    <w:rsid w:val="64D25334"/>
    <w:rsid w:val="64F63B27"/>
    <w:rsid w:val="650224CC"/>
    <w:rsid w:val="650C6EA7"/>
    <w:rsid w:val="65181CEF"/>
    <w:rsid w:val="652E506F"/>
    <w:rsid w:val="652F2B95"/>
    <w:rsid w:val="65366619"/>
    <w:rsid w:val="653D4633"/>
    <w:rsid w:val="655230FA"/>
    <w:rsid w:val="6565189F"/>
    <w:rsid w:val="657A4758"/>
    <w:rsid w:val="658E5B0E"/>
    <w:rsid w:val="65921AA2"/>
    <w:rsid w:val="65B7760C"/>
    <w:rsid w:val="65D8147F"/>
    <w:rsid w:val="65E25E59"/>
    <w:rsid w:val="6626043C"/>
    <w:rsid w:val="665D7597"/>
    <w:rsid w:val="665E1984"/>
    <w:rsid w:val="66652D12"/>
    <w:rsid w:val="666D7E19"/>
    <w:rsid w:val="6672106C"/>
    <w:rsid w:val="66763171"/>
    <w:rsid w:val="667C005C"/>
    <w:rsid w:val="6695111E"/>
    <w:rsid w:val="66A17AC3"/>
    <w:rsid w:val="66D02156"/>
    <w:rsid w:val="66EC3434"/>
    <w:rsid w:val="66F66060"/>
    <w:rsid w:val="66F95B50"/>
    <w:rsid w:val="670562A3"/>
    <w:rsid w:val="67184229"/>
    <w:rsid w:val="67395F4D"/>
    <w:rsid w:val="673B3A73"/>
    <w:rsid w:val="676254A4"/>
    <w:rsid w:val="67670D0C"/>
    <w:rsid w:val="6773145F"/>
    <w:rsid w:val="677376B1"/>
    <w:rsid w:val="67825B46"/>
    <w:rsid w:val="678A0557"/>
    <w:rsid w:val="67931B01"/>
    <w:rsid w:val="67AB0BF9"/>
    <w:rsid w:val="67C65A33"/>
    <w:rsid w:val="67D43D2A"/>
    <w:rsid w:val="67E45EB9"/>
    <w:rsid w:val="680E1188"/>
    <w:rsid w:val="68183DB4"/>
    <w:rsid w:val="68224C33"/>
    <w:rsid w:val="682D3D04"/>
    <w:rsid w:val="68307350"/>
    <w:rsid w:val="686B65DA"/>
    <w:rsid w:val="68831B76"/>
    <w:rsid w:val="68AA1941"/>
    <w:rsid w:val="68AA5354"/>
    <w:rsid w:val="68C36416"/>
    <w:rsid w:val="68C857DA"/>
    <w:rsid w:val="68D221B5"/>
    <w:rsid w:val="68E31062"/>
    <w:rsid w:val="69201173"/>
    <w:rsid w:val="694A4441"/>
    <w:rsid w:val="694F1A58"/>
    <w:rsid w:val="69731BEA"/>
    <w:rsid w:val="697D65C5"/>
    <w:rsid w:val="69821E2D"/>
    <w:rsid w:val="69B1626F"/>
    <w:rsid w:val="69B61AD7"/>
    <w:rsid w:val="69C9180A"/>
    <w:rsid w:val="69CC4E56"/>
    <w:rsid w:val="69DA57C5"/>
    <w:rsid w:val="69E91EAC"/>
    <w:rsid w:val="6A301889"/>
    <w:rsid w:val="6A350C4E"/>
    <w:rsid w:val="6A575068"/>
    <w:rsid w:val="6A773014"/>
    <w:rsid w:val="6A927E4E"/>
    <w:rsid w:val="6A9E67F3"/>
    <w:rsid w:val="6AF02DC7"/>
    <w:rsid w:val="6AFE4741"/>
    <w:rsid w:val="6B032AFA"/>
    <w:rsid w:val="6B0A20DA"/>
    <w:rsid w:val="6B0D3978"/>
    <w:rsid w:val="6B0F5943"/>
    <w:rsid w:val="6B166CD1"/>
    <w:rsid w:val="6B225676"/>
    <w:rsid w:val="6B2A277C"/>
    <w:rsid w:val="6B304E9E"/>
    <w:rsid w:val="6B3166FC"/>
    <w:rsid w:val="6B517D09"/>
    <w:rsid w:val="6B633598"/>
    <w:rsid w:val="6B6C68F1"/>
    <w:rsid w:val="6B930322"/>
    <w:rsid w:val="6B9D6AAA"/>
    <w:rsid w:val="6BA51E03"/>
    <w:rsid w:val="6BA77929"/>
    <w:rsid w:val="6BAE6F0A"/>
    <w:rsid w:val="6BB65DBE"/>
    <w:rsid w:val="6BC06C3D"/>
    <w:rsid w:val="6BDD334B"/>
    <w:rsid w:val="6BF80185"/>
    <w:rsid w:val="6BFF59B7"/>
    <w:rsid w:val="6C044D7B"/>
    <w:rsid w:val="6C24541E"/>
    <w:rsid w:val="6C292A34"/>
    <w:rsid w:val="6C311952"/>
    <w:rsid w:val="6C4D6722"/>
    <w:rsid w:val="6C575BE3"/>
    <w:rsid w:val="6C580C23"/>
    <w:rsid w:val="6C7C0DB6"/>
    <w:rsid w:val="6CBF6EF4"/>
    <w:rsid w:val="6CD25AAA"/>
    <w:rsid w:val="6CD81D64"/>
    <w:rsid w:val="6CE32BE3"/>
    <w:rsid w:val="6CF90658"/>
    <w:rsid w:val="6D050DAB"/>
    <w:rsid w:val="6D107750"/>
    <w:rsid w:val="6D1160C5"/>
    <w:rsid w:val="6D194857"/>
    <w:rsid w:val="6D3E606B"/>
    <w:rsid w:val="6D604233"/>
    <w:rsid w:val="6D761CA9"/>
    <w:rsid w:val="6D763A57"/>
    <w:rsid w:val="6D864791"/>
    <w:rsid w:val="6D9263B7"/>
    <w:rsid w:val="6D967C55"/>
    <w:rsid w:val="6DB35909"/>
    <w:rsid w:val="6DBB3B60"/>
    <w:rsid w:val="6DBC51E2"/>
    <w:rsid w:val="6DCF760B"/>
    <w:rsid w:val="6DDA2238"/>
    <w:rsid w:val="6DEC1F6B"/>
    <w:rsid w:val="6DF130DE"/>
    <w:rsid w:val="6DF5610C"/>
    <w:rsid w:val="6DF64B98"/>
    <w:rsid w:val="6E1B63AC"/>
    <w:rsid w:val="6E1F1379"/>
    <w:rsid w:val="6E3A48D9"/>
    <w:rsid w:val="6E5378F4"/>
    <w:rsid w:val="6E623FDB"/>
    <w:rsid w:val="6E712470"/>
    <w:rsid w:val="6E7C1B49"/>
    <w:rsid w:val="6E8D72AA"/>
    <w:rsid w:val="6E9A19C7"/>
    <w:rsid w:val="6EA75E92"/>
    <w:rsid w:val="6ED547AD"/>
    <w:rsid w:val="6EF32E85"/>
    <w:rsid w:val="6EF330F3"/>
    <w:rsid w:val="6EF70BC7"/>
    <w:rsid w:val="6F0118FB"/>
    <w:rsid w:val="6F062BB9"/>
    <w:rsid w:val="6F084B83"/>
    <w:rsid w:val="6F280D81"/>
    <w:rsid w:val="6F4F27B2"/>
    <w:rsid w:val="6F5A4CB2"/>
    <w:rsid w:val="6F6873CF"/>
    <w:rsid w:val="6FCF38F2"/>
    <w:rsid w:val="6FEF5D43"/>
    <w:rsid w:val="6FF375E1"/>
    <w:rsid w:val="70052E70"/>
    <w:rsid w:val="70082960"/>
    <w:rsid w:val="702A28D7"/>
    <w:rsid w:val="702C664F"/>
    <w:rsid w:val="702F7EED"/>
    <w:rsid w:val="705160B5"/>
    <w:rsid w:val="706C2EEF"/>
    <w:rsid w:val="70860455"/>
    <w:rsid w:val="70B36D70"/>
    <w:rsid w:val="70D171F6"/>
    <w:rsid w:val="710F044A"/>
    <w:rsid w:val="71193077"/>
    <w:rsid w:val="71211F2C"/>
    <w:rsid w:val="71413A82"/>
    <w:rsid w:val="71436346"/>
    <w:rsid w:val="715E6CDC"/>
    <w:rsid w:val="71600CA6"/>
    <w:rsid w:val="71630796"/>
    <w:rsid w:val="71755DD4"/>
    <w:rsid w:val="717F6C52"/>
    <w:rsid w:val="71C34D91"/>
    <w:rsid w:val="71D074AE"/>
    <w:rsid w:val="71DD22F7"/>
    <w:rsid w:val="71F17B50"/>
    <w:rsid w:val="71F4319C"/>
    <w:rsid w:val="72071122"/>
    <w:rsid w:val="72203F91"/>
    <w:rsid w:val="72233A82"/>
    <w:rsid w:val="7238577F"/>
    <w:rsid w:val="72457E9C"/>
    <w:rsid w:val="724D0AFE"/>
    <w:rsid w:val="72641A80"/>
    <w:rsid w:val="727147ED"/>
    <w:rsid w:val="727B1B10"/>
    <w:rsid w:val="727D3192"/>
    <w:rsid w:val="7289422C"/>
    <w:rsid w:val="728F1117"/>
    <w:rsid w:val="72A42E14"/>
    <w:rsid w:val="72A5093A"/>
    <w:rsid w:val="72C54B39"/>
    <w:rsid w:val="72C81D85"/>
    <w:rsid w:val="72C9287B"/>
    <w:rsid w:val="72D66D46"/>
    <w:rsid w:val="72D6715D"/>
    <w:rsid w:val="72F84F0E"/>
    <w:rsid w:val="7315786E"/>
    <w:rsid w:val="7327134F"/>
    <w:rsid w:val="732A300A"/>
    <w:rsid w:val="736425A4"/>
    <w:rsid w:val="73756725"/>
    <w:rsid w:val="737F73DD"/>
    <w:rsid w:val="73832A2A"/>
    <w:rsid w:val="738F7621"/>
    <w:rsid w:val="73B2330F"/>
    <w:rsid w:val="73BE1CB4"/>
    <w:rsid w:val="73C51294"/>
    <w:rsid w:val="73CD1EF7"/>
    <w:rsid w:val="73D613AB"/>
    <w:rsid w:val="73E07E7C"/>
    <w:rsid w:val="73F76F74"/>
    <w:rsid w:val="74035919"/>
    <w:rsid w:val="740A314B"/>
    <w:rsid w:val="741B7106"/>
    <w:rsid w:val="741F7660"/>
    <w:rsid w:val="74296F20"/>
    <w:rsid w:val="744877CF"/>
    <w:rsid w:val="746960C4"/>
    <w:rsid w:val="748F53FE"/>
    <w:rsid w:val="74A40EAA"/>
    <w:rsid w:val="74A964C0"/>
    <w:rsid w:val="74BF5CE3"/>
    <w:rsid w:val="74CC6652"/>
    <w:rsid w:val="74D472B5"/>
    <w:rsid w:val="74E97204"/>
    <w:rsid w:val="75061B64"/>
    <w:rsid w:val="75157C52"/>
    <w:rsid w:val="75343293"/>
    <w:rsid w:val="754206C3"/>
    <w:rsid w:val="75671ED7"/>
    <w:rsid w:val="757545F4"/>
    <w:rsid w:val="75774810"/>
    <w:rsid w:val="758111EB"/>
    <w:rsid w:val="758B3E18"/>
    <w:rsid w:val="758D4034"/>
    <w:rsid w:val="759E3B4B"/>
    <w:rsid w:val="75A82C1C"/>
    <w:rsid w:val="75A924F0"/>
    <w:rsid w:val="75B94E29"/>
    <w:rsid w:val="75B96BD7"/>
    <w:rsid w:val="75BC2223"/>
    <w:rsid w:val="75C31803"/>
    <w:rsid w:val="75E8126A"/>
    <w:rsid w:val="75F47C0F"/>
    <w:rsid w:val="76053BCA"/>
    <w:rsid w:val="760A5684"/>
    <w:rsid w:val="76143E0D"/>
    <w:rsid w:val="76197675"/>
    <w:rsid w:val="762A1882"/>
    <w:rsid w:val="76424E1E"/>
    <w:rsid w:val="765406AD"/>
    <w:rsid w:val="76595CC4"/>
    <w:rsid w:val="769F401E"/>
    <w:rsid w:val="76C03F95"/>
    <w:rsid w:val="76CE0460"/>
    <w:rsid w:val="76FB4FCD"/>
    <w:rsid w:val="770025E3"/>
    <w:rsid w:val="77197ED4"/>
    <w:rsid w:val="772269FE"/>
    <w:rsid w:val="77291B3A"/>
    <w:rsid w:val="77356731"/>
    <w:rsid w:val="773D3837"/>
    <w:rsid w:val="773F310C"/>
    <w:rsid w:val="77400C32"/>
    <w:rsid w:val="776668EA"/>
    <w:rsid w:val="776C1A27"/>
    <w:rsid w:val="7778661E"/>
    <w:rsid w:val="777D1E86"/>
    <w:rsid w:val="779D6084"/>
    <w:rsid w:val="77A94A29"/>
    <w:rsid w:val="77CB0E43"/>
    <w:rsid w:val="77D0645A"/>
    <w:rsid w:val="77D5581E"/>
    <w:rsid w:val="77E43CB3"/>
    <w:rsid w:val="77E85551"/>
    <w:rsid w:val="77F43EF6"/>
    <w:rsid w:val="77F47144"/>
    <w:rsid w:val="781C344D"/>
    <w:rsid w:val="782347DB"/>
    <w:rsid w:val="78680440"/>
    <w:rsid w:val="7872306D"/>
    <w:rsid w:val="7879264D"/>
    <w:rsid w:val="787943FB"/>
    <w:rsid w:val="788C05D2"/>
    <w:rsid w:val="78931961"/>
    <w:rsid w:val="78B13B95"/>
    <w:rsid w:val="78D45AD6"/>
    <w:rsid w:val="78E0447A"/>
    <w:rsid w:val="78F41CD4"/>
    <w:rsid w:val="78FC33D7"/>
    <w:rsid w:val="792E51E6"/>
    <w:rsid w:val="794F33AE"/>
    <w:rsid w:val="795C61F7"/>
    <w:rsid w:val="79652BD2"/>
    <w:rsid w:val="79782905"/>
    <w:rsid w:val="79786DA9"/>
    <w:rsid w:val="79865022"/>
    <w:rsid w:val="79872B48"/>
    <w:rsid w:val="79927E6B"/>
    <w:rsid w:val="799A6D1F"/>
    <w:rsid w:val="79B0209F"/>
    <w:rsid w:val="79B80F53"/>
    <w:rsid w:val="79BC6C95"/>
    <w:rsid w:val="79E24222"/>
    <w:rsid w:val="79ED50A1"/>
    <w:rsid w:val="79EE0E19"/>
    <w:rsid w:val="7A124B07"/>
    <w:rsid w:val="7A15284A"/>
    <w:rsid w:val="7A644C9E"/>
    <w:rsid w:val="7A680BCB"/>
    <w:rsid w:val="7A6C06BC"/>
    <w:rsid w:val="7A7E3F4B"/>
    <w:rsid w:val="7AAA11E4"/>
    <w:rsid w:val="7ABB0CFB"/>
    <w:rsid w:val="7ACB4CB6"/>
    <w:rsid w:val="7ADE0E8D"/>
    <w:rsid w:val="7B0528FD"/>
    <w:rsid w:val="7B1228E5"/>
    <w:rsid w:val="7B340AAD"/>
    <w:rsid w:val="7B362A78"/>
    <w:rsid w:val="7B3B008E"/>
    <w:rsid w:val="7B3E36DA"/>
    <w:rsid w:val="7B5A6766"/>
    <w:rsid w:val="7B5B428C"/>
    <w:rsid w:val="7B615D46"/>
    <w:rsid w:val="7B7535A0"/>
    <w:rsid w:val="7B833D31"/>
    <w:rsid w:val="7B917CAE"/>
    <w:rsid w:val="7BBF2A6D"/>
    <w:rsid w:val="7BC71922"/>
    <w:rsid w:val="7BCC6F38"/>
    <w:rsid w:val="7BD04C7A"/>
    <w:rsid w:val="7BD32074"/>
    <w:rsid w:val="7BE6624C"/>
    <w:rsid w:val="7BED2B12"/>
    <w:rsid w:val="7C2741FB"/>
    <w:rsid w:val="7C286864"/>
    <w:rsid w:val="7C29438A"/>
    <w:rsid w:val="7C3074C7"/>
    <w:rsid w:val="7C6A0C2B"/>
    <w:rsid w:val="7C70767F"/>
    <w:rsid w:val="7C8810B1"/>
    <w:rsid w:val="7CCD2F68"/>
    <w:rsid w:val="7CD82038"/>
    <w:rsid w:val="7CDD6705"/>
    <w:rsid w:val="7CE338D3"/>
    <w:rsid w:val="7CFD384D"/>
    <w:rsid w:val="7D142945"/>
    <w:rsid w:val="7D4E22FA"/>
    <w:rsid w:val="7D5457AA"/>
    <w:rsid w:val="7D5B4A17"/>
    <w:rsid w:val="7D5D078F"/>
    <w:rsid w:val="7D60202E"/>
    <w:rsid w:val="7D6531A0"/>
    <w:rsid w:val="7D782ED3"/>
    <w:rsid w:val="7D7D498E"/>
    <w:rsid w:val="7DC75C09"/>
    <w:rsid w:val="7DD16A88"/>
    <w:rsid w:val="7DD87E16"/>
    <w:rsid w:val="7DF06F0E"/>
    <w:rsid w:val="7E0B01EB"/>
    <w:rsid w:val="7E0E3838"/>
    <w:rsid w:val="7E186464"/>
    <w:rsid w:val="7E1E7F1F"/>
    <w:rsid w:val="7E2A4959"/>
    <w:rsid w:val="7E3F2540"/>
    <w:rsid w:val="7E5A6A7D"/>
    <w:rsid w:val="7E6B0C8A"/>
    <w:rsid w:val="7E723DC7"/>
    <w:rsid w:val="7E906943"/>
    <w:rsid w:val="7E9B156F"/>
    <w:rsid w:val="7EC5039A"/>
    <w:rsid w:val="7EDC1B88"/>
    <w:rsid w:val="7EDC56E4"/>
    <w:rsid w:val="7EE07DCE"/>
    <w:rsid w:val="7EE65C2A"/>
    <w:rsid w:val="7F032C71"/>
    <w:rsid w:val="7F0C421B"/>
    <w:rsid w:val="7F1C2780"/>
    <w:rsid w:val="7F2B0A14"/>
    <w:rsid w:val="7F2C0419"/>
    <w:rsid w:val="7F5B5141"/>
    <w:rsid w:val="7F8A5140"/>
    <w:rsid w:val="7F947D6D"/>
    <w:rsid w:val="7F98785D"/>
    <w:rsid w:val="7FB126CD"/>
    <w:rsid w:val="7FBF128D"/>
    <w:rsid w:val="7FDD1714"/>
    <w:rsid w:val="7FFA0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723" w:firstLineChars="200"/>
      <w:jc w:val="both"/>
    </w:pPr>
    <w:rPr>
      <w:rFonts w:eastAsia="仿宋_GB2312" w:asciiTheme="minorHAnsi" w:hAnsiTheme="minorHAnsi" w:cstheme="minorBidi"/>
      <w:kern w:val="2"/>
      <w:sz w:val="32"/>
      <w:szCs w:val="24"/>
      <w:lang w:val="en-US" w:eastAsia="zh-CN" w:bidi="ar-SA"/>
    </w:rPr>
  </w:style>
  <w:style w:type="paragraph" w:styleId="2">
    <w:name w:val="heading 1"/>
    <w:basedOn w:val="1"/>
    <w:next w:val="1"/>
    <w:qFormat/>
    <w:uiPriority w:val="0"/>
    <w:pPr>
      <w:keepNext/>
      <w:keepLines/>
      <w:spacing w:before="340" w:after="330" w:line="576" w:lineRule="auto"/>
      <w:outlineLvl w:val="0"/>
    </w:pPr>
    <w:rPr>
      <w:rFonts w:eastAsia="黑体"/>
      <w:kern w:val="44"/>
    </w:rPr>
  </w:style>
  <w:style w:type="paragraph" w:styleId="3">
    <w:name w:val="heading 2"/>
    <w:basedOn w:val="1"/>
    <w:next w:val="1"/>
    <w:semiHidden/>
    <w:unhideWhenUsed/>
    <w:qFormat/>
    <w:uiPriority w:val="0"/>
    <w:pPr>
      <w:keepNext/>
      <w:keepLines/>
      <w:spacing w:before="260" w:after="260" w:line="413" w:lineRule="auto"/>
      <w:outlineLvl w:val="1"/>
    </w:pPr>
    <w:rPr>
      <w:rFonts w:ascii="Arial" w:hAnsi="Arial" w:eastAsia="楷体_GB2312"/>
    </w:rPr>
  </w:style>
  <w:style w:type="paragraph" w:styleId="4">
    <w:name w:val="heading 3"/>
    <w:basedOn w:val="1"/>
    <w:next w:val="1"/>
    <w:semiHidden/>
    <w:unhideWhenUsed/>
    <w:qFormat/>
    <w:uiPriority w:val="0"/>
    <w:pPr>
      <w:keepNext/>
      <w:keepLines/>
      <w:spacing w:before="260" w:after="260" w:line="413" w:lineRule="auto"/>
      <w:outlineLvl w:val="2"/>
    </w:p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1"/>
    <w:qFormat/>
    <w:uiPriority w:val="0"/>
    <w:pPr>
      <w:jc w:val="left"/>
    </w:pPr>
  </w:style>
  <w:style w:type="paragraph" w:styleId="6">
    <w:name w:val="Balloon Text"/>
    <w:basedOn w:val="1"/>
    <w:link w:val="19"/>
    <w:qFormat/>
    <w:uiPriority w:val="0"/>
    <w:rPr>
      <w:sz w:val="18"/>
      <w:szCs w:val="18"/>
    </w:rPr>
  </w:style>
  <w:style w:type="paragraph" w:styleId="7">
    <w:name w:val="footer"/>
    <w:basedOn w:val="1"/>
    <w:link w:val="18"/>
    <w:qFormat/>
    <w:uiPriority w:val="0"/>
    <w:pPr>
      <w:tabs>
        <w:tab w:val="center" w:pos="4153"/>
        <w:tab w:val="right" w:pos="8306"/>
      </w:tabs>
      <w:snapToGrid w:val="0"/>
      <w:jc w:val="left"/>
    </w:pPr>
    <w:rPr>
      <w:sz w:val="18"/>
      <w:szCs w:val="18"/>
    </w:rPr>
  </w:style>
  <w:style w:type="paragraph" w:styleId="8">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9">
    <w:name w:val="footnote text"/>
    <w:basedOn w:val="1"/>
    <w:qFormat/>
    <w:uiPriority w:val="0"/>
    <w:pPr>
      <w:snapToGrid w:val="0"/>
      <w:jc w:val="left"/>
    </w:pPr>
    <w:rPr>
      <w:sz w:val="18"/>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annotation reference"/>
    <w:basedOn w:val="12"/>
    <w:qFormat/>
    <w:uiPriority w:val="0"/>
    <w:rPr>
      <w:sz w:val="21"/>
      <w:szCs w:val="21"/>
    </w:rPr>
  </w:style>
  <w:style w:type="character" w:styleId="16">
    <w:name w:val="footnote reference"/>
    <w:basedOn w:val="12"/>
    <w:qFormat/>
    <w:uiPriority w:val="0"/>
    <w:rPr>
      <w:vertAlign w:val="superscript"/>
    </w:rPr>
  </w:style>
  <w:style w:type="character" w:customStyle="1" w:styleId="17">
    <w:name w:val="页眉 字符"/>
    <w:basedOn w:val="12"/>
    <w:link w:val="8"/>
    <w:qFormat/>
    <w:uiPriority w:val="0"/>
    <w:rPr>
      <w:rFonts w:eastAsia="仿宋_GB2312"/>
      <w:kern w:val="2"/>
      <w:sz w:val="18"/>
      <w:szCs w:val="18"/>
    </w:rPr>
  </w:style>
  <w:style w:type="character" w:customStyle="1" w:styleId="18">
    <w:name w:val="页脚 字符"/>
    <w:basedOn w:val="12"/>
    <w:link w:val="7"/>
    <w:qFormat/>
    <w:uiPriority w:val="0"/>
    <w:rPr>
      <w:rFonts w:eastAsia="仿宋_GB2312"/>
      <w:kern w:val="2"/>
      <w:sz w:val="18"/>
      <w:szCs w:val="18"/>
    </w:rPr>
  </w:style>
  <w:style w:type="character" w:customStyle="1" w:styleId="19">
    <w:name w:val="批注框文本 字符"/>
    <w:basedOn w:val="12"/>
    <w:link w:val="6"/>
    <w:qFormat/>
    <w:uiPriority w:val="0"/>
    <w:rPr>
      <w:rFonts w:eastAsia="仿宋_GB2312"/>
      <w:kern w:val="2"/>
      <w:sz w:val="18"/>
      <w:szCs w:val="18"/>
    </w:rPr>
  </w:style>
  <w:style w:type="paragraph" w:styleId="20">
    <w:name w:val="List Paragraph"/>
    <w:basedOn w:val="1"/>
    <w:qFormat/>
    <w:uiPriority w:val="99"/>
    <w:pPr>
      <w:ind w:firstLine="420"/>
    </w:pPr>
  </w:style>
  <w:style w:type="character" w:customStyle="1" w:styleId="21">
    <w:name w:val="批注文字 字符"/>
    <w:basedOn w:val="12"/>
    <w:link w:val="5"/>
    <w:qFormat/>
    <w:uiPriority w:val="0"/>
    <w:rPr>
      <w:rFonts w:eastAsia="仿宋_GB2312"/>
      <w:kern w:val="2"/>
      <w:sz w:val="32"/>
      <w:szCs w:val="24"/>
    </w:rPr>
  </w:style>
  <w:style w:type="table" w:customStyle="1" w:styleId="22">
    <w:name w:val="网格型1"/>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 Inc.</Company>
  <Pages>4</Pages>
  <Words>2272</Words>
  <Characters>2338</Characters>
  <Lines>17</Lines>
  <Paragraphs>4</Paragraphs>
  <TotalTime>79</TotalTime>
  <ScaleCrop>false</ScaleCrop>
  <LinksUpToDate>false</LinksUpToDate>
  <CharactersWithSpaces>2348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2022-06-09T01:02:00Z</dcterms:created>
  <dc:creator>X270</dc:creator>
  <cp:lastModifiedBy>明</cp:lastModifiedBy>
  <dcterms:modified xsi:type="dcterms:W3CDTF">2023-05-25T05:23:28Z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819F1004B8DF4946B7651150154F081E_13</vt:lpwstr>
  </property>
</Properties>
</file>