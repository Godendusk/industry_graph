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7DDE7B">
      <w:pPr>
        <w:spacing w:line="540" w:lineRule="exact"/>
        <w:jc w:val="center"/>
        <w:outlineLvl w:val="0"/>
        <w:rPr>
          <w:rFonts w:ascii="方正小标宋_GBK" w:hAnsi="方正小标宋_GBK" w:eastAsia="方正小标宋_GBK" w:cs="方正小标宋_GBK"/>
          <w:sz w:val="36"/>
          <w:szCs w:val="36"/>
        </w:rPr>
      </w:pPr>
      <w:ins w:id="0" w:author="1" w:date="2025-06-27T11:30:47Z">
        <w:r>
          <w:rPr>
            <w:rFonts w:hint="eastAsia" w:ascii="方正小标宋_GBK" w:hAnsi="方正小标宋_GBK" w:eastAsia="方正小标宋_GBK" w:cs="方正小标宋_GBK"/>
            <w:sz w:val="36"/>
            <w:szCs w:val="36"/>
          </w:rPr>
          <w:t>工业制造场景</w:t>
        </w:r>
      </w:ins>
      <w:ins w:id="1" w:author="1" w:date="2025-06-27T11:30:49Z">
        <w:r>
          <w:rPr>
            <w:rFonts w:hint="eastAsia" w:ascii="方正小标宋_GBK" w:hAnsi="方正小标宋_GBK" w:eastAsia="方正小标宋_GBK" w:cs="方正小标宋_GBK"/>
            <w:sz w:val="36"/>
            <w:szCs w:val="36"/>
            <w:lang w:val="en-US" w:eastAsia="zh-CN"/>
          </w:rPr>
          <w:t>下</w:t>
        </w:r>
      </w:ins>
      <w:r>
        <w:rPr>
          <w:rFonts w:hint="eastAsia" w:ascii="方正小标宋_GBK" w:hAnsi="方正小标宋_GBK" w:eastAsia="方正小标宋_GBK" w:cs="方正小标宋_GBK"/>
          <w:sz w:val="36"/>
          <w:szCs w:val="36"/>
        </w:rPr>
        <w:t>人形机器人</w:t>
      </w:r>
      <w:del w:id="2" w:author="1" w:date="2025-06-27T11:30:53Z">
        <w:r>
          <w:rPr>
            <w:rFonts w:hint="eastAsia" w:ascii="方正小标宋_GBK" w:hAnsi="方正小标宋_GBK" w:eastAsia="方正小标宋_GBK" w:cs="方正小标宋_GBK"/>
            <w:sz w:val="36"/>
            <w:szCs w:val="36"/>
          </w:rPr>
          <w:delText>在</w:delText>
        </w:r>
      </w:del>
      <w:del w:id="3" w:author="1" w:date="2025-06-27T11:30:47Z">
        <w:r>
          <w:rPr>
            <w:rFonts w:hint="eastAsia" w:ascii="方正小标宋_GBK" w:hAnsi="方正小标宋_GBK" w:eastAsia="方正小标宋_GBK" w:cs="方正小标宋_GBK"/>
            <w:sz w:val="36"/>
            <w:szCs w:val="36"/>
          </w:rPr>
          <w:delText>工业制造场景</w:delText>
        </w:r>
      </w:del>
      <w:r>
        <w:rPr>
          <w:rFonts w:hint="eastAsia" w:ascii="方正小标宋_GBK" w:hAnsi="方正小标宋_GBK" w:eastAsia="方正小标宋_GBK" w:cs="方正小标宋_GBK"/>
          <w:sz w:val="36"/>
          <w:szCs w:val="36"/>
        </w:rPr>
        <w:t>应用</w:t>
      </w:r>
      <w:del w:id="4" w:author="1" w:date="2025-06-27T11:30:54Z">
        <w:r>
          <w:rPr>
            <w:rFonts w:hint="eastAsia" w:ascii="方正小标宋_GBK" w:hAnsi="方正小标宋_GBK" w:eastAsia="方正小标宋_GBK" w:cs="方正小标宋_GBK"/>
            <w:sz w:val="36"/>
            <w:szCs w:val="36"/>
          </w:rPr>
          <w:delText>的</w:delText>
        </w:r>
      </w:del>
      <w:r>
        <w:rPr>
          <w:rFonts w:hint="eastAsia" w:ascii="方正小标宋_GBK" w:hAnsi="方正小标宋_GBK" w:eastAsia="方正小标宋_GBK" w:cs="方正小标宋_GBK"/>
          <w:sz w:val="36"/>
          <w:szCs w:val="36"/>
        </w:rPr>
        <w:t>趋势、挑战</w:t>
      </w:r>
      <w:ins w:id="5" w:author="1" w:date="2025-06-27T11:30:58Z">
        <w:r>
          <w:rPr>
            <w:rFonts w:hint="eastAsia" w:ascii="方正小标宋_GBK" w:hAnsi="方正小标宋_GBK" w:eastAsia="方正小标宋_GBK" w:cs="方正小标宋_GBK"/>
            <w:sz w:val="36"/>
            <w:szCs w:val="36"/>
            <w:lang w:val="en-US" w:eastAsia="zh-CN"/>
          </w:rPr>
          <w:t>及建议</w:t>
        </w:r>
      </w:ins>
      <w:del w:id="6" w:author="1" w:date="2025-06-27T11:30:56Z">
        <w:bookmarkStart w:id="0" w:name="_GoBack"/>
        <w:bookmarkEnd w:id="0"/>
        <w:r>
          <w:rPr>
            <w:rFonts w:hint="eastAsia" w:ascii="方正小标宋_GBK" w:hAnsi="方正小标宋_GBK" w:eastAsia="方正小标宋_GBK" w:cs="方正小标宋_GBK"/>
            <w:sz w:val="36"/>
            <w:szCs w:val="36"/>
          </w:rPr>
          <w:delText>、启示和建议</w:delText>
        </w:r>
      </w:del>
    </w:p>
    <w:p w14:paraId="090B8879">
      <w:pPr>
        <w:spacing w:line="540" w:lineRule="exact"/>
        <w:outlineLvl w:val="0"/>
        <w:rPr>
          <w:rFonts w:cs="方正小标宋_GBK" w:eastAsiaTheme="minorHAnsi"/>
          <w:sz w:val="22"/>
        </w:rPr>
      </w:pPr>
    </w:p>
    <w:p w14:paraId="0A007A46">
      <w:pPr>
        <w:ind w:firstLine="640" w:firstLineChars="200"/>
        <w:rPr>
          <w:rFonts w:ascii="仿宋_GB2312" w:hAnsi="仿宋_GB2312" w:eastAsia="仿宋_GB2312" w:cs="仿宋_GB2312"/>
          <w:sz w:val="32"/>
        </w:rPr>
      </w:pPr>
      <w:r>
        <w:rPr>
          <w:rFonts w:hint="eastAsia" w:ascii="仿宋_GB2312" w:hAnsi="仿宋_GB2312" w:eastAsia="仿宋_GB2312" w:cs="仿宋_GB2312"/>
          <w:sz w:val="32"/>
        </w:rPr>
        <w:t>当前人形机器人产业正由</w:t>
      </w:r>
      <w:r>
        <w:rPr>
          <w:rFonts w:ascii="仿宋_GB2312" w:hAnsi="仿宋_GB2312" w:eastAsia="仿宋_GB2312" w:cs="仿宋_GB2312"/>
          <w:sz w:val="32"/>
        </w:rPr>
        <w:t>从通过自然语言口令被动执行任务</w:t>
      </w:r>
      <w:r>
        <w:rPr>
          <w:rFonts w:hint="eastAsia" w:ascii="仿宋_GB2312" w:hAnsi="仿宋_GB2312" w:eastAsia="仿宋_GB2312" w:cs="仿宋_GB2312"/>
          <w:sz w:val="32"/>
        </w:rPr>
        <w:t>向</w:t>
      </w:r>
      <w:r>
        <w:rPr>
          <w:rFonts w:ascii="仿宋_GB2312" w:hAnsi="仿宋_GB2312" w:eastAsia="仿宋_GB2312" w:cs="仿宋_GB2312"/>
          <w:sz w:val="32"/>
        </w:rPr>
        <w:t>主动学习</w:t>
      </w:r>
      <w:r>
        <w:rPr>
          <w:rFonts w:hint="eastAsia" w:ascii="仿宋_GB2312" w:hAnsi="仿宋_GB2312" w:eastAsia="仿宋_GB2312" w:cs="仿宋_GB2312"/>
          <w:sz w:val="32"/>
        </w:rPr>
        <w:t>和</w:t>
      </w:r>
      <w:r>
        <w:rPr>
          <w:rFonts w:ascii="仿宋_GB2312" w:hAnsi="仿宋_GB2312" w:eastAsia="仿宋_GB2312" w:cs="仿宋_GB2312"/>
          <w:sz w:val="32"/>
        </w:rPr>
        <w:t>寻找任务</w:t>
      </w:r>
      <w:r>
        <w:rPr>
          <w:rFonts w:hint="eastAsia" w:ascii="仿宋_GB2312" w:hAnsi="仿宋_GB2312" w:eastAsia="仿宋_GB2312" w:cs="仿宋_GB2312"/>
          <w:sz w:val="32"/>
        </w:rPr>
        <w:t>过渡</w:t>
      </w:r>
      <w:r>
        <w:rPr>
          <w:rFonts w:ascii="仿宋_GB2312" w:hAnsi="仿宋_GB2312" w:eastAsia="仿宋_GB2312" w:cs="仿宋_GB2312"/>
          <w:sz w:val="32"/>
        </w:rPr>
        <w:t>，</w:t>
      </w:r>
      <w:r>
        <w:rPr>
          <w:rFonts w:hint="eastAsia" w:ascii="仿宋_GB2312" w:hAnsi="仿宋_GB2312" w:eastAsia="仿宋_GB2312" w:cs="仿宋_GB2312"/>
          <w:sz w:val="32"/>
        </w:rPr>
        <w:t>工业制造领域有望成为人形机器人最先实现商业化落地的领域。随着去年美国机器人公司Figure将旗下第一代人形机器人送进了宝马汽车工厂，波士顿动力发布了人形机器人Atl</w:t>
      </w:r>
      <w:r>
        <w:rPr>
          <w:rFonts w:ascii="仿宋_GB2312" w:hAnsi="仿宋_GB2312" w:eastAsia="仿宋_GB2312" w:cs="仿宋_GB2312"/>
          <w:sz w:val="32"/>
        </w:rPr>
        <w:t>as</w:t>
      </w:r>
      <w:r>
        <w:rPr>
          <w:rFonts w:hint="eastAsia" w:ascii="仿宋_GB2312" w:hAnsi="仿宋_GB2312" w:eastAsia="仿宋_GB2312" w:cs="仿宋_GB2312"/>
          <w:sz w:val="32"/>
        </w:rPr>
        <w:t>搬运汽车零部件的视频，国内头部厂商优必选、智元机器人也纷纷在工厂进行试点，长期看人形机器人在工厂若实现一定规模的量产作业将解锁更多的应用场景，也将丰富运动和控制等高价值数据积累，促进和改善机器人模型的泛化能力，缩短机器人进入家庭生活场景的周期。</w:t>
      </w:r>
    </w:p>
    <w:p w14:paraId="1D476EB8">
      <w:pPr>
        <w:pStyle w:val="8"/>
        <w:ind w:left="421" w:hanging="421" w:firstLineChars="0"/>
        <w:rPr>
          <w:rFonts w:ascii="Times New Roman" w:hAnsi="Times New Roman" w:eastAsia="黑体" w:cs="Times New Roman"/>
          <w:sz w:val="32"/>
        </w:rPr>
      </w:pPr>
      <w:r>
        <w:rPr>
          <w:rFonts w:hint="eastAsia" w:ascii="Times New Roman" w:hAnsi="Times New Roman" w:eastAsia="黑体" w:cs="Times New Roman"/>
          <w:sz w:val="32"/>
        </w:rPr>
        <w:t>一、人形机器人工业制造场景应用现状和趋势</w:t>
      </w:r>
    </w:p>
    <w:p w14:paraId="698F4C58">
      <w:pPr>
        <w:ind w:firstLine="643" w:firstLineChars="200"/>
        <w:rPr>
          <w:rFonts w:ascii="仿宋_GB2312" w:hAnsi="仿宋_GB2312" w:eastAsia="仿宋_GB2312" w:cs="仿宋_GB2312"/>
          <w:sz w:val="32"/>
        </w:rPr>
      </w:pPr>
      <w:r>
        <w:rPr>
          <w:rFonts w:hint="eastAsia" w:ascii="仿宋_GB2312" w:hAnsi="仿宋_GB2312" w:eastAsia="仿宋_GB2312" w:cs="仿宋_GB2312"/>
          <w:b/>
          <w:sz w:val="32"/>
        </w:rPr>
        <w:t>工业制造场景作业精细化程度高，强度大，人形机器人产品性能标准将不断提高。</w:t>
      </w:r>
      <w:r>
        <w:rPr>
          <w:rFonts w:hint="eastAsia" w:ascii="仿宋_GB2312" w:hAnsi="仿宋_GB2312" w:eastAsia="仿宋_GB2312" w:cs="仿宋_GB2312"/>
          <w:sz w:val="32"/>
        </w:rPr>
        <w:t>行业已初步探索了适用于工业制造场景的人形机器人的性能要求，重点在机器人视觉感知、负载能力、本体结构和故障率上强化了相关标准。如在视觉方面，机器人的工作距离要介于</w:t>
      </w:r>
      <w:r>
        <w:rPr>
          <w:rFonts w:ascii="仿宋_GB2312" w:hAnsi="仿宋_GB2312" w:eastAsia="仿宋_GB2312" w:cs="仿宋_GB2312"/>
          <w:sz w:val="32"/>
        </w:rPr>
        <w:t>300~1,200mm，全视野帧率≥20帧/s，定位精度＜0.5mm，支持RGBD深度相机技术，需抗强光与抗反光，可支持室内外场景≥50万流明下实现感知精准识别。在灵巧手方面，机器人每个手指承载能力＞1.5KG，上肢连手承载能力＞8KG。在本体结构方面，可自动升降身体高度，手臂可延展的高度范围不小于2米。另外，工业型人形机器人平均无故障作业时间也不能低</w:t>
      </w:r>
      <w:r>
        <w:rPr>
          <w:rFonts w:hint="eastAsia" w:ascii="仿宋_GB2312" w:hAnsi="仿宋_GB2312" w:eastAsia="仿宋_GB2312" w:cs="仿宋_GB2312"/>
          <w:sz w:val="32"/>
        </w:rPr>
        <w:t>于</w:t>
      </w:r>
      <w:r>
        <w:rPr>
          <w:rFonts w:ascii="仿宋_GB2312" w:hAnsi="仿宋_GB2312" w:eastAsia="仿宋_GB2312" w:cs="仿宋_GB2312"/>
          <w:sz w:val="32"/>
        </w:rPr>
        <w:t>2,000小时左右。</w:t>
      </w:r>
    </w:p>
    <w:p w14:paraId="16D8EE4F">
      <w:pPr>
        <w:ind w:firstLine="643" w:firstLineChars="200"/>
        <w:rPr>
          <w:ins w:id="8" w:author="1" w:date="2025-06-27T11:26:35Z"/>
          <w:rFonts w:ascii="仿宋_GB2312" w:hAnsi="仿宋_GB2312" w:eastAsia="仿宋_GB2312" w:cs="仿宋_GB2312"/>
          <w:sz w:val="32"/>
        </w:rPr>
        <w:pPrChange w:id="7" w:author="1" w:date="2025-06-27T11:26:21Z">
          <w:pPr>
            <w:ind w:firstLine="643" w:firstLineChars="200"/>
          </w:pPr>
        </w:pPrChange>
      </w:pPr>
      <w:r>
        <w:rPr>
          <w:rFonts w:hint="eastAsia" w:ascii="仿宋_GB2312" w:hAnsi="仿宋_GB2312" w:eastAsia="仿宋_GB2312" w:cs="仿宋_GB2312"/>
          <w:b/>
          <w:sz w:val="32"/>
        </w:rPr>
        <w:t>人形机器人在工业制造场景</w:t>
      </w:r>
      <w:del w:id="9" w:author="1" w:date="2025-06-27T11:28:09Z">
        <w:r>
          <w:rPr>
            <w:rFonts w:hint="default" w:ascii="仿宋_GB2312" w:hAnsi="仿宋_GB2312" w:eastAsia="仿宋_GB2312" w:cs="仿宋_GB2312"/>
            <w:b/>
            <w:sz w:val="32"/>
            <w:lang w:val="en-US"/>
          </w:rPr>
          <w:delText>落地已初具规模</w:delText>
        </w:r>
      </w:del>
      <w:ins w:id="10" w:author="1" w:date="2025-06-27T11:28:10Z">
        <w:r>
          <w:rPr>
            <w:rFonts w:hint="eastAsia" w:ascii="仿宋_GB2312" w:hAnsi="仿宋_GB2312" w:eastAsia="仿宋_GB2312" w:cs="仿宋_GB2312"/>
            <w:b/>
            <w:sz w:val="32"/>
            <w:lang w:val="en-US" w:eastAsia="zh-CN"/>
          </w:rPr>
          <w:t>进入</w:t>
        </w:r>
      </w:ins>
      <w:ins w:id="11" w:author="1" w:date="2025-06-27T11:28:12Z">
        <w:r>
          <w:rPr>
            <w:rFonts w:hint="eastAsia" w:ascii="仿宋_GB2312" w:hAnsi="仿宋_GB2312" w:eastAsia="仿宋_GB2312" w:cs="仿宋_GB2312"/>
            <w:b/>
            <w:sz w:val="32"/>
            <w:lang w:val="en-US" w:eastAsia="zh-CN"/>
          </w:rPr>
          <w:t>小规模</w:t>
        </w:r>
      </w:ins>
      <w:ins w:id="12" w:author="1" w:date="2025-06-27T11:28:13Z">
        <w:r>
          <w:rPr>
            <w:rFonts w:hint="eastAsia" w:ascii="仿宋_GB2312" w:hAnsi="仿宋_GB2312" w:eastAsia="仿宋_GB2312" w:cs="仿宋_GB2312"/>
            <w:b/>
            <w:sz w:val="32"/>
            <w:lang w:val="en-US" w:eastAsia="zh-CN"/>
          </w:rPr>
          <w:t>量产</w:t>
        </w:r>
      </w:ins>
      <w:ins w:id="13" w:author="1" w:date="2025-06-27T11:28:14Z">
        <w:r>
          <w:rPr>
            <w:rFonts w:hint="eastAsia" w:ascii="仿宋_GB2312" w:hAnsi="仿宋_GB2312" w:eastAsia="仿宋_GB2312" w:cs="仿宋_GB2312"/>
            <w:b/>
            <w:sz w:val="32"/>
            <w:lang w:val="en-US" w:eastAsia="zh-CN"/>
          </w:rPr>
          <w:t>阶段</w:t>
        </w:r>
      </w:ins>
      <w:r>
        <w:rPr>
          <w:rFonts w:hint="eastAsia" w:ascii="仿宋_GB2312" w:hAnsi="仿宋_GB2312" w:eastAsia="仿宋_GB2312" w:cs="仿宋_GB2312"/>
          <w:b/>
          <w:sz w:val="32"/>
        </w:rPr>
        <w:t>，批量进入制造工厂。</w:t>
      </w:r>
      <w:ins w:id="14" w:author="1" w:date="2025-06-27T11:25:47Z">
        <w:r>
          <w:rPr>
            <w:rFonts w:hint="eastAsia" w:ascii="仿宋_GB2312" w:hAnsi="仿宋_GB2312" w:eastAsia="仿宋_GB2312" w:cs="仿宋_GB2312"/>
            <w:sz w:val="32"/>
          </w:rPr>
          <w:t>目前工业人形机器人较为成熟的场景多集中在动作与视觉感知配合度不高，精细化作业程度较低的场景，如物流分拣、焊接及装配质检、基础组装（如打螺丝）等。</w:t>
        </w:r>
      </w:ins>
      <w:ins w:id="15" w:author="1" w:date="2025-06-27T11:26:23Z">
        <w:r>
          <w:rPr>
            <w:rFonts w:hint="eastAsia" w:ascii="仿宋_GB2312" w:hAnsi="仿宋_GB2312" w:eastAsia="仿宋_GB2312" w:cs="仿宋_GB2312"/>
            <w:sz w:val="32"/>
            <w:lang w:val="en-US" w:eastAsia="zh-CN"/>
          </w:rPr>
          <w:t>随着</w:t>
        </w:r>
      </w:ins>
      <w:ins w:id="16" w:author="1" w:date="2025-06-27T11:26:26Z">
        <w:r>
          <w:rPr>
            <w:rFonts w:hint="eastAsia" w:ascii="仿宋_GB2312" w:hAnsi="仿宋_GB2312" w:eastAsia="仿宋_GB2312" w:cs="仿宋_GB2312"/>
            <w:sz w:val="32"/>
            <w:lang w:val="en-US" w:eastAsia="zh-CN"/>
          </w:rPr>
          <w:t>供需</w:t>
        </w:r>
      </w:ins>
      <w:ins w:id="17" w:author="1" w:date="2025-06-27T11:26:27Z">
        <w:r>
          <w:rPr>
            <w:rFonts w:hint="eastAsia" w:ascii="仿宋_GB2312" w:hAnsi="仿宋_GB2312" w:eastAsia="仿宋_GB2312" w:cs="仿宋_GB2312"/>
            <w:sz w:val="32"/>
            <w:lang w:val="en-US" w:eastAsia="zh-CN"/>
          </w:rPr>
          <w:t>规模</w:t>
        </w:r>
      </w:ins>
      <w:ins w:id="18" w:author="1" w:date="2025-06-27T11:26:28Z">
        <w:r>
          <w:rPr>
            <w:rFonts w:hint="eastAsia" w:ascii="仿宋_GB2312" w:hAnsi="仿宋_GB2312" w:eastAsia="仿宋_GB2312" w:cs="仿宋_GB2312"/>
            <w:sz w:val="32"/>
            <w:lang w:val="en-US" w:eastAsia="zh-CN"/>
          </w:rPr>
          <w:t>不断</w:t>
        </w:r>
      </w:ins>
      <w:ins w:id="19" w:author="1" w:date="2025-06-27T11:26:29Z">
        <w:r>
          <w:rPr>
            <w:rFonts w:hint="eastAsia" w:ascii="仿宋_GB2312" w:hAnsi="仿宋_GB2312" w:eastAsia="仿宋_GB2312" w:cs="仿宋_GB2312"/>
            <w:sz w:val="32"/>
            <w:lang w:val="en-US" w:eastAsia="zh-CN"/>
          </w:rPr>
          <w:t>扩大，</w:t>
        </w:r>
      </w:ins>
      <w:del w:id="20" w:author="1" w:date="2025-06-27T11:26:20Z">
        <w:r>
          <w:rPr>
            <w:rFonts w:hint="eastAsia" w:ascii="仿宋_GB2312" w:hAnsi="仿宋_GB2312" w:eastAsia="仿宋_GB2312" w:cs="仿宋_GB2312"/>
            <w:sz w:val="32"/>
          </w:rPr>
          <w:delText>人形机器人</w:delText>
        </w:r>
      </w:del>
      <w:r>
        <w:rPr>
          <w:rFonts w:hint="eastAsia" w:ascii="仿宋_GB2312" w:hAnsi="仿宋_GB2312" w:eastAsia="仿宋_GB2312" w:cs="仿宋_GB2312"/>
          <w:sz w:val="32"/>
        </w:rPr>
        <w:t>正从过去小规模进工厂试点探索应用场景阶段进入一定数量规模的量产作业阶段。近期东风柳汽与优必选签署战略协议，优必选</w:t>
      </w:r>
      <w:r>
        <w:rPr>
          <w:rFonts w:ascii="仿宋_GB2312" w:hAnsi="仿宋_GB2312" w:eastAsia="仿宋_GB2312" w:cs="仿宋_GB2312"/>
          <w:sz w:val="32"/>
        </w:rPr>
        <w:t>20台Walker S1机器人将于今年上半年在东风柳汽的汽车制造工厂完成部署并用于整车制造过程中的如安全带检测、车门锁检测、车身质检、标签打印和搬运等工作，致力于提升工厂的智能化和无人化水平及作业效率，这是全球首次人形机器人批量进入汽车制造工厂。</w:t>
      </w:r>
    </w:p>
    <w:p w14:paraId="781B977F">
      <w:pPr>
        <w:ind w:firstLine="640" w:firstLineChars="200"/>
        <w:rPr>
          <w:del w:id="22" w:author="1" w:date="2025-06-27T11:25:47Z"/>
          <w:rFonts w:ascii="仿宋_GB2312" w:hAnsi="仿宋_GB2312" w:eastAsia="仿宋_GB2312" w:cs="仿宋_GB2312"/>
          <w:sz w:val="32"/>
        </w:rPr>
        <w:pPrChange w:id="21" w:author="1" w:date="2025-06-27T11:26:21Z">
          <w:pPr>
            <w:ind w:firstLine="643" w:firstLineChars="200"/>
          </w:pPr>
        </w:pPrChange>
      </w:pPr>
      <w:del w:id="23" w:author="1" w:date="2025-06-27T11:25:47Z">
        <w:r>
          <w:rPr>
            <w:rFonts w:hint="eastAsia" w:ascii="仿宋_GB2312" w:hAnsi="仿宋_GB2312" w:eastAsia="仿宋_GB2312" w:cs="仿宋_GB2312"/>
            <w:sz w:val="32"/>
          </w:rPr>
          <w:delText>目前工业人形机器人较为成熟的场景多集中在动作与视觉感知配合度不高，精细化作业程度较低的场景，如物流分拣、焊接及装配质检、基础组装（如打螺丝）等。</w:delText>
        </w:r>
      </w:del>
    </w:p>
    <w:p w14:paraId="781B977F">
      <w:pPr>
        <w:ind w:firstLine="643" w:firstLineChars="200"/>
        <w:rPr>
          <w:rFonts w:ascii="仿宋_GB2312" w:hAnsi="仿宋_GB2312" w:eastAsia="仿宋_GB2312" w:cs="仿宋_GB2312"/>
          <w:sz w:val="32"/>
        </w:rPr>
        <w:pPrChange w:id="24" w:author="1" w:date="2025-06-27T11:26:21Z">
          <w:pPr>
            <w:ind w:firstLine="643" w:firstLineChars="200"/>
          </w:pPr>
        </w:pPrChange>
      </w:pPr>
      <w:del w:id="25" w:author="1" w:date="2025-06-27T11:27:08Z">
        <w:r>
          <w:rPr>
            <w:rFonts w:hint="eastAsia" w:ascii="仿宋_GB2312" w:hAnsi="仿宋_GB2312" w:eastAsia="仿宋_GB2312" w:cs="仿宋_GB2312"/>
            <w:b/>
            <w:sz w:val="32"/>
          </w:rPr>
          <w:delText>随着</w:delText>
        </w:r>
      </w:del>
      <w:r>
        <w:rPr>
          <w:rFonts w:hint="eastAsia" w:ascii="仿宋_GB2312" w:hAnsi="仿宋_GB2312" w:eastAsia="仿宋_GB2312" w:cs="仿宋_GB2312"/>
          <w:b/>
          <w:sz w:val="32"/>
        </w:rPr>
        <w:t>人形机器人</w:t>
      </w:r>
      <w:del w:id="26" w:author="1" w:date="2025-06-27T11:27:16Z">
        <w:r>
          <w:rPr>
            <w:rFonts w:hint="default" w:ascii="仿宋_GB2312" w:hAnsi="仿宋_GB2312" w:eastAsia="仿宋_GB2312" w:cs="仿宋_GB2312"/>
            <w:b/>
            <w:sz w:val="32"/>
            <w:lang w:val="en-US"/>
          </w:rPr>
          <w:delText>在工业制造领域</w:delText>
        </w:r>
      </w:del>
      <w:ins w:id="27" w:author="1" w:date="2025-06-27T11:27:16Z">
        <w:r>
          <w:rPr>
            <w:rFonts w:hint="eastAsia" w:ascii="仿宋_GB2312" w:hAnsi="仿宋_GB2312" w:eastAsia="仿宋_GB2312" w:cs="仿宋_GB2312"/>
            <w:b/>
            <w:sz w:val="32"/>
            <w:lang w:val="en-US" w:eastAsia="zh-CN"/>
          </w:rPr>
          <w:t>视觉</w:t>
        </w:r>
      </w:ins>
      <w:ins w:id="28" w:author="1" w:date="2025-06-27T11:27:17Z">
        <w:r>
          <w:rPr>
            <w:rFonts w:hint="eastAsia" w:ascii="仿宋_GB2312" w:hAnsi="仿宋_GB2312" w:eastAsia="仿宋_GB2312" w:cs="仿宋_GB2312"/>
            <w:b/>
            <w:sz w:val="32"/>
            <w:lang w:val="en-US" w:eastAsia="zh-CN"/>
          </w:rPr>
          <w:t>感知</w:t>
        </w:r>
      </w:ins>
      <w:ins w:id="29" w:author="1" w:date="2025-06-27T11:27:32Z">
        <w:r>
          <w:rPr>
            <w:rFonts w:hint="eastAsia" w:ascii="仿宋_GB2312" w:hAnsi="仿宋_GB2312" w:eastAsia="仿宋_GB2312" w:cs="仿宋_GB2312"/>
            <w:b/>
            <w:sz w:val="32"/>
            <w:lang w:val="en-US" w:eastAsia="zh-CN"/>
          </w:rPr>
          <w:t>需求</w:t>
        </w:r>
      </w:ins>
      <w:ins w:id="30" w:author="1" w:date="2025-06-27T11:27:33Z">
        <w:r>
          <w:rPr>
            <w:rFonts w:hint="eastAsia" w:ascii="仿宋_GB2312" w:hAnsi="仿宋_GB2312" w:eastAsia="仿宋_GB2312" w:cs="仿宋_GB2312"/>
            <w:b/>
            <w:sz w:val="32"/>
            <w:lang w:val="en-US" w:eastAsia="zh-CN"/>
          </w:rPr>
          <w:t>不断</w:t>
        </w:r>
      </w:ins>
      <w:ins w:id="31" w:author="1" w:date="2025-06-27T11:28:25Z">
        <w:r>
          <w:rPr>
            <w:rFonts w:hint="eastAsia" w:ascii="仿宋_GB2312" w:hAnsi="仿宋_GB2312" w:eastAsia="仿宋_GB2312" w:cs="仿宋_GB2312"/>
            <w:b/>
            <w:sz w:val="32"/>
            <w:lang w:val="en-US" w:eastAsia="zh-CN"/>
          </w:rPr>
          <w:t>提升，</w:t>
        </w:r>
      </w:ins>
      <w:ins w:id="32" w:author="1" w:date="2025-06-27T11:28:56Z">
        <w:r>
          <w:rPr>
            <w:rFonts w:hint="eastAsia" w:ascii="仿宋_GB2312" w:hAnsi="仿宋_GB2312" w:eastAsia="仿宋_GB2312" w:cs="仿宋_GB2312"/>
            <w:b/>
            <w:sz w:val="32"/>
            <w:lang w:val="en-US" w:eastAsia="zh-CN"/>
          </w:rPr>
          <w:t>高精</w:t>
        </w:r>
      </w:ins>
      <w:ins w:id="33" w:author="1" w:date="2025-06-27T11:29:00Z">
        <w:r>
          <w:rPr>
            <w:rFonts w:hint="eastAsia" w:ascii="仿宋_GB2312" w:hAnsi="仿宋_GB2312" w:eastAsia="仿宋_GB2312" w:cs="仿宋_GB2312"/>
            <w:b/>
            <w:sz w:val="32"/>
            <w:lang w:val="en-US" w:eastAsia="zh-CN"/>
          </w:rPr>
          <w:t>度</w:t>
        </w:r>
      </w:ins>
      <w:del w:id="34" w:author="1" w:date="2025-06-27T11:28:29Z">
        <w:r>
          <w:rPr>
            <w:rFonts w:hint="eastAsia" w:ascii="仿宋_GB2312" w:hAnsi="仿宋_GB2312" w:eastAsia="仿宋_GB2312" w:cs="仿宋_GB2312"/>
            <w:b/>
            <w:sz w:val="32"/>
          </w:rPr>
          <w:delText>实现规模化量产应用，</w:delText>
        </w:r>
      </w:del>
      <w:r>
        <w:rPr>
          <w:rFonts w:hint="eastAsia" w:ascii="仿宋_GB2312" w:hAnsi="仿宋_GB2312" w:eastAsia="仿宋_GB2312" w:cs="仿宋_GB2312"/>
          <w:b/>
          <w:sz w:val="32"/>
        </w:rPr>
        <w:t>3</w:t>
      </w:r>
      <w:r>
        <w:rPr>
          <w:rFonts w:ascii="仿宋_GB2312" w:hAnsi="仿宋_GB2312" w:eastAsia="仿宋_GB2312" w:cs="仿宋_GB2312"/>
          <w:b/>
          <w:sz w:val="32"/>
        </w:rPr>
        <w:t>D</w:t>
      </w:r>
      <w:r>
        <w:rPr>
          <w:rFonts w:hint="eastAsia" w:ascii="仿宋_GB2312" w:hAnsi="仿宋_GB2312" w:eastAsia="仿宋_GB2312" w:cs="仿宋_GB2312"/>
          <w:b/>
          <w:sz w:val="32"/>
        </w:rPr>
        <w:t>视觉产业将迎来高速发展。</w:t>
      </w:r>
      <w:r>
        <w:rPr>
          <w:rFonts w:hint="eastAsia" w:ascii="仿宋_GB2312" w:hAnsi="仿宋_GB2312" w:eastAsia="仿宋_GB2312" w:cs="仿宋_GB2312"/>
          <w:sz w:val="32"/>
        </w:rPr>
        <w:t>各厂家纷纷加强了工业人形机器人产品的视觉感知能力，除了对机器人部署3</w:t>
      </w:r>
      <w:r>
        <w:rPr>
          <w:rFonts w:ascii="仿宋_GB2312" w:hAnsi="仿宋_GB2312" w:eastAsia="仿宋_GB2312" w:cs="仿宋_GB2312"/>
          <w:sz w:val="32"/>
        </w:rPr>
        <w:t>D</w:t>
      </w:r>
      <w:r>
        <w:rPr>
          <w:rFonts w:hint="eastAsia" w:ascii="仿宋_GB2312" w:hAnsi="仿宋_GB2312" w:eastAsia="仿宋_GB2312" w:cs="仿宋_GB2312"/>
          <w:sz w:val="32"/>
        </w:rPr>
        <w:t>激光雷达以外，还将3</w:t>
      </w:r>
      <w:r>
        <w:rPr>
          <w:rFonts w:ascii="仿宋_GB2312" w:hAnsi="仿宋_GB2312" w:eastAsia="仿宋_GB2312" w:cs="仿宋_GB2312"/>
          <w:sz w:val="32"/>
        </w:rPr>
        <w:t>D</w:t>
      </w:r>
      <w:r>
        <w:rPr>
          <w:rFonts w:hint="eastAsia" w:ascii="仿宋_GB2312" w:hAnsi="仿宋_GB2312" w:eastAsia="仿宋_GB2312" w:cs="仿宋_GB2312"/>
          <w:sz w:val="32"/>
        </w:rPr>
        <w:t>视觉相机大规模应用于人形机器人，提高了机器人空间建模准确性和对周边环境深度信息的理解能力</w:t>
      </w:r>
      <w:del w:id="35" w:author="1" w:date="2025-06-27T11:26:50Z">
        <w:r>
          <w:rPr>
            <w:rFonts w:hint="eastAsia" w:ascii="仿宋_GB2312" w:hAnsi="仿宋_GB2312" w:eastAsia="仿宋_GB2312" w:cs="仿宋_GB2312"/>
            <w:sz w:val="32"/>
          </w:rPr>
          <w:delText>，</w:delText>
        </w:r>
      </w:del>
      <w:ins w:id="36" w:author="1" w:date="2025-06-27T11:26:50Z">
        <w:r>
          <w:rPr>
            <w:rFonts w:hint="eastAsia" w:ascii="仿宋_GB2312" w:hAnsi="仿宋_GB2312" w:eastAsia="仿宋_GB2312" w:cs="仿宋_GB2312"/>
            <w:sz w:val="32"/>
            <w:lang w:eastAsia="zh-CN"/>
          </w:rPr>
          <w:t>。</w:t>
        </w:r>
      </w:ins>
      <w:r>
        <w:rPr>
          <w:rFonts w:hint="eastAsia" w:ascii="仿宋_GB2312" w:hAnsi="仿宋_GB2312" w:eastAsia="仿宋_GB2312" w:cs="仿宋_GB2312"/>
          <w:sz w:val="32"/>
        </w:rPr>
        <w:t>如优必选Walk</w:t>
      </w:r>
      <w:r>
        <w:rPr>
          <w:rFonts w:ascii="仿宋_GB2312" w:hAnsi="仿宋_GB2312" w:eastAsia="仿宋_GB2312" w:cs="仿宋_GB2312"/>
          <w:sz w:val="32"/>
        </w:rPr>
        <w:t>er S</w:t>
      </w:r>
      <w:r>
        <w:rPr>
          <w:rFonts w:hint="eastAsia" w:ascii="仿宋_GB2312" w:hAnsi="仿宋_GB2312" w:eastAsia="仿宋_GB2312" w:cs="仿宋_GB2312"/>
          <w:sz w:val="32"/>
        </w:rPr>
        <w:t>型工业机器人，配备多目视觉、全向听觉等全方位感知系统，结合3</w:t>
      </w:r>
      <w:r>
        <w:rPr>
          <w:rFonts w:ascii="仿宋_GB2312" w:hAnsi="仿宋_GB2312" w:eastAsia="仿宋_GB2312" w:cs="仿宋_GB2312"/>
          <w:sz w:val="32"/>
        </w:rPr>
        <w:t>60</w:t>
      </w:r>
      <w:r>
        <w:rPr>
          <w:rFonts w:hint="eastAsia" w:ascii="仿宋_GB2312" w:hAnsi="仿宋_GB2312" w:eastAsia="仿宋_GB2312" w:cs="仿宋_GB2312"/>
          <w:sz w:val="32"/>
        </w:rPr>
        <w:t>°多模态感知技术（包括双耳鱼眼相机和3</w:t>
      </w:r>
      <w:r>
        <w:rPr>
          <w:rFonts w:ascii="仿宋_GB2312" w:hAnsi="仿宋_GB2312" w:eastAsia="仿宋_GB2312" w:cs="仿宋_GB2312"/>
          <w:sz w:val="32"/>
        </w:rPr>
        <w:t>D</w:t>
      </w:r>
      <w:r>
        <w:rPr>
          <w:rFonts w:hint="eastAsia" w:ascii="仿宋_GB2312" w:hAnsi="仿宋_GB2312" w:eastAsia="仿宋_GB2312" w:cs="仿宋_GB2312"/>
          <w:sz w:val="32"/>
        </w:rPr>
        <w:t>立体视觉）。据高工研究院数据显示，</w:t>
      </w:r>
      <w:r>
        <w:rPr>
          <w:rFonts w:ascii="仿宋_GB2312" w:hAnsi="仿宋_GB2312" w:eastAsia="仿宋_GB2312" w:cs="仿宋_GB2312"/>
          <w:sz w:val="32"/>
        </w:rPr>
        <w:t>2024</w:t>
      </w:r>
      <w:r>
        <w:rPr>
          <w:rFonts w:hint="eastAsia" w:ascii="仿宋_GB2312" w:hAnsi="仿宋_GB2312" w:eastAsia="仿宋_GB2312" w:cs="仿宋_GB2312"/>
          <w:sz w:val="32"/>
        </w:rPr>
        <w:t>年中国机器视觉市场规模约为1</w:t>
      </w:r>
      <w:r>
        <w:rPr>
          <w:rFonts w:ascii="仿宋_GB2312" w:hAnsi="仿宋_GB2312" w:eastAsia="仿宋_GB2312" w:cs="仿宋_GB2312"/>
          <w:sz w:val="32"/>
        </w:rPr>
        <w:t>81.47</w:t>
      </w:r>
      <w:r>
        <w:rPr>
          <w:rFonts w:hint="eastAsia" w:ascii="仿宋_GB2312" w:hAnsi="仿宋_GB2312" w:eastAsia="仿宋_GB2312" w:cs="仿宋_GB2312"/>
          <w:sz w:val="32"/>
        </w:rPr>
        <w:t>亿元人民币，同比下滑1</w:t>
      </w:r>
      <w:r>
        <w:rPr>
          <w:rFonts w:ascii="仿宋_GB2312" w:hAnsi="仿宋_GB2312" w:eastAsia="仿宋_GB2312" w:cs="仿宋_GB2312"/>
          <w:sz w:val="32"/>
        </w:rPr>
        <w:t>.97%</w:t>
      </w:r>
      <w:r>
        <w:rPr>
          <w:rFonts w:hint="eastAsia" w:ascii="仿宋_GB2312" w:hAnsi="仿宋_GB2312" w:eastAsia="仿宋_GB2312" w:cs="仿宋_GB2312"/>
          <w:sz w:val="32"/>
        </w:rPr>
        <w:t>，其中2</w:t>
      </w:r>
      <w:r>
        <w:rPr>
          <w:rFonts w:ascii="仿宋_GB2312" w:hAnsi="仿宋_GB2312" w:eastAsia="仿宋_GB2312" w:cs="仿宋_GB2312"/>
          <w:sz w:val="32"/>
        </w:rPr>
        <w:t>D</w:t>
      </w:r>
      <w:r>
        <w:rPr>
          <w:rFonts w:hint="eastAsia" w:ascii="仿宋_GB2312" w:hAnsi="仿宋_GB2312" w:eastAsia="仿宋_GB2312" w:cs="仿宋_GB2312"/>
          <w:sz w:val="32"/>
        </w:rPr>
        <w:t>视觉市场规模约为1</w:t>
      </w:r>
      <w:r>
        <w:rPr>
          <w:rFonts w:ascii="仿宋_GB2312" w:hAnsi="仿宋_GB2312" w:eastAsia="仿宋_GB2312" w:cs="仿宋_GB2312"/>
          <w:sz w:val="32"/>
        </w:rPr>
        <w:t>53.32</w:t>
      </w:r>
      <w:r>
        <w:rPr>
          <w:rFonts w:hint="eastAsia" w:ascii="仿宋_GB2312" w:hAnsi="仿宋_GB2312" w:eastAsia="仿宋_GB2312" w:cs="仿宋_GB2312"/>
          <w:sz w:val="32"/>
        </w:rPr>
        <w:t>亿元人民币，同比下滑5</w:t>
      </w:r>
      <w:r>
        <w:rPr>
          <w:rFonts w:ascii="仿宋_GB2312" w:hAnsi="仿宋_GB2312" w:eastAsia="仿宋_GB2312" w:cs="仿宋_GB2312"/>
          <w:sz w:val="32"/>
        </w:rPr>
        <w:t>.07%</w:t>
      </w:r>
      <w:r>
        <w:rPr>
          <w:rFonts w:hint="eastAsia" w:ascii="仿宋_GB2312" w:hAnsi="仿宋_GB2312" w:eastAsia="仿宋_GB2312" w:cs="仿宋_GB2312"/>
          <w:sz w:val="32"/>
        </w:rPr>
        <w:t>，</w:t>
      </w:r>
      <w:r>
        <w:rPr>
          <w:rFonts w:ascii="仿宋_GB2312" w:hAnsi="仿宋_GB2312" w:eastAsia="仿宋_GB2312" w:cs="仿宋_GB2312"/>
          <w:sz w:val="32"/>
        </w:rPr>
        <w:t>3D</w:t>
      </w:r>
      <w:r>
        <w:rPr>
          <w:rFonts w:hint="eastAsia" w:ascii="仿宋_GB2312" w:hAnsi="仿宋_GB2312" w:eastAsia="仿宋_GB2312" w:cs="仿宋_GB2312"/>
          <w:sz w:val="32"/>
        </w:rPr>
        <w:t>视觉市场约为2</w:t>
      </w:r>
      <w:r>
        <w:rPr>
          <w:rFonts w:ascii="仿宋_GB2312" w:hAnsi="仿宋_GB2312" w:eastAsia="仿宋_GB2312" w:cs="仿宋_GB2312"/>
          <w:sz w:val="32"/>
        </w:rPr>
        <w:t>8.15</w:t>
      </w:r>
      <w:r>
        <w:rPr>
          <w:rFonts w:hint="eastAsia" w:ascii="仿宋_GB2312" w:hAnsi="仿宋_GB2312" w:eastAsia="仿宋_GB2312" w:cs="仿宋_GB2312"/>
          <w:sz w:val="32"/>
        </w:rPr>
        <w:t>亿元人民币，同比增长1</w:t>
      </w:r>
      <w:r>
        <w:rPr>
          <w:rFonts w:ascii="仿宋_GB2312" w:hAnsi="仿宋_GB2312" w:eastAsia="仿宋_GB2312" w:cs="仿宋_GB2312"/>
          <w:sz w:val="32"/>
        </w:rPr>
        <w:t>9.18%</w:t>
      </w:r>
      <w:r>
        <w:rPr>
          <w:rFonts w:hint="eastAsia" w:ascii="仿宋_GB2312" w:hAnsi="仿宋_GB2312" w:eastAsia="仿宋_GB2312" w:cs="仿宋_GB2312"/>
          <w:sz w:val="32"/>
        </w:rPr>
        <w:t>，预计2</w:t>
      </w:r>
      <w:r>
        <w:rPr>
          <w:rFonts w:ascii="仿宋_GB2312" w:hAnsi="仿宋_GB2312" w:eastAsia="仿宋_GB2312" w:cs="仿宋_GB2312"/>
          <w:sz w:val="32"/>
        </w:rPr>
        <w:t>025</w:t>
      </w:r>
      <w:r>
        <w:rPr>
          <w:rFonts w:hint="eastAsia" w:ascii="仿宋_GB2312" w:hAnsi="仿宋_GB2312" w:eastAsia="仿宋_GB2312" w:cs="仿宋_GB2312"/>
          <w:sz w:val="32"/>
        </w:rPr>
        <w:t>年中国机器视觉市场规模有望突破2</w:t>
      </w:r>
      <w:r>
        <w:rPr>
          <w:rFonts w:ascii="仿宋_GB2312" w:hAnsi="仿宋_GB2312" w:eastAsia="仿宋_GB2312" w:cs="仿宋_GB2312"/>
          <w:sz w:val="32"/>
        </w:rPr>
        <w:t>10</w:t>
      </w:r>
      <w:r>
        <w:rPr>
          <w:rFonts w:hint="eastAsia" w:ascii="仿宋_GB2312" w:hAnsi="仿宋_GB2312" w:eastAsia="仿宋_GB2312" w:cs="仿宋_GB2312"/>
          <w:sz w:val="32"/>
        </w:rPr>
        <w:t>亿元人民币，同比增速超过1</w:t>
      </w:r>
      <w:r>
        <w:rPr>
          <w:rFonts w:ascii="仿宋_GB2312" w:hAnsi="仿宋_GB2312" w:eastAsia="仿宋_GB2312" w:cs="仿宋_GB2312"/>
          <w:sz w:val="32"/>
        </w:rPr>
        <w:t>4%</w:t>
      </w:r>
      <w:r>
        <w:rPr>
          <w:rFonts w:hint="eastAsia" w:ascii="仿宋_GB2312" w:hAnsi="仿宋_GB2312" w:eastAsia="仿宋_GB2312" w:cs="仿宋_GB2312"/>
          <w:sz w:val="32"/>
        </w:rPr>
        <w:t>，另外国内头部机器人视觉企业奥比中光，</w:t>
      </w:r>
      <w:r>
        <w:rPr>
          <w:rFonts w:ascii="仿宋_GB2312" w:hAnsi="仿宋_GB2312" w:eastAsia="仿宋_GB2312" w:cs="仿宋_GB2312"/>
          <w:sz w:val="32"/>
        </w:rPr>
        <w:t>2025</w:t>
      </w:r>
      <w:r>
        <w:rPr>
          <w:rFonts w:hint="eastAsia" w:ascii="仿宋_GB2312" w:hAnsi="仿宋_GB2312" w:eastAsia="仿宋_GB2312" w:cs="仿宋_GB2312"/>
          <w:sz w:val="32"/>
        </w:rPr>
        <w:t>年1</w:t>
      </w:r>
      <w:r>
        <w:rPr>
          <w:rFonts w:ascii="仿宋_GB2312" w:hAnsi="仿宋_GB2312" w:eastAsia="仿宋_GB2312" w:cs="仿宋_GB2312"/>
          <w:sz w:val="32"/>
        </w:rPr>
        <w:t>-5</w:t>
      </w:r>
      <w:r>
        <w:rPr>
          <w:rFonts w:hint="eastAsia" w:ascii="仿宋_GB2312" w:hAnsi="仿宋_GB2312" w:eastAsia="仿宋_GB2312" w:cs="仿宋_GB2312"/>
          <w:sz w:val="32"/>
        </w:rPr>
        <w:t>月较上年同期增加了8</w:t>
      </w:r>
      <w:r>
        <w:rPr>
          <w:rFonts w:ascii="仿宋_GB2312" w:hAnsi="仿宋_GB2312" w:eastAsia="仿宋_GB2312" w:cs="仿宋_GB2312"/>
          <w:sz w:val="32"/>
        </w:rPr>
        <w:t>,643.86</w:t>
      </w:r>
      <w:r>
        <w:rPr>
          <w:rFonts w:hint="eastAsia" w:ascii="仿宋_GB2312" w:hAnsi="仿宋_GB2312" w:eastAsia="仿宋_GB2312" w:cs="仿宋_GB2312"/>
          <w:sz w:val="32"/>
        </w:rPr>
        <w:t>万元人民币，实现同比增长1</w:t>
      </w:r>
      <w:r>
        <w:rPr>
          <w:rFonts w:ascii="仿宋_GB2312" w:hAnsi="仿宋_GB2312" w:eastAsia="仿宋_GB2312" w:cs="仿宋_GB2312"/>
          <w:sz w:val="32"/>
        </w:rPr>
        <w:t>17.18%</w:t>
      </w:r>
      <w:r>
        <w:rPr>
          <w:rFonts w:hint="eastAsia" w:ascii="仿宋_GB2312" w:hAnsi="仿宋_GB2312" w:eastAsia="仿宋_GB2312" w:cs="仿宋_GB2312"/>
          <w:sz w:val="32"/>
        </w:rPr>
        <w:t>，这表明人形机器人有力的推动了3</w:t>
      </w:r>
      <w:r>
        <w:rPr>
          <w:rFonts w:ascii="仿宋_GB2312" w:hAnsi="仿宋_GB2312" w:eastAsia="仿宋_GB2312" w:cs="仿宋_GB2312"/>
          <w:sz w:val="32"/>
        </w:rPr>
        <w:t>D</w:t>
      </w:r>
      <w:r>
        <w:rPr>
          <w:rFonts w:hint="eastAsia" w:ascii="仿宋_GB2312" w:hAnsi="仿宋_GB2312" w:eastAsia="仿宋_GB2312" w:cs="仿宋_GB2312"/>
          <w:sz w:val="32"/>
        </w:rPr>
        <w:t>视觉行业的增长。因此在操作精细度高、动作较为复杂的工业制造场景</w:t>
      </w:r>
      <w:r>
        <w:rPr>
          <w:rFonts w:ascii="仿宋_GB2312" w:hAnsi="仿宋_GB2312" w:eastAsia="仿宋_GB2312" w:cs="仿宋_GB2312"/>
          <w:sz w:val="32"/>
        </w:rPr>
        <w:t>3D</w:t>
      </w:r>
      <w:r>
        <w:rPr>
          <w:rFonts w:hint="eastAsia" w:ascii="仿宋_GB2312" w:hAnsi="仿宋_GB2312" w:eastAsia="仿宋_GB2312" w:cs="仿宋_GB2312"/>
          <w:sz w:val="32"/>
        </w:rPr>
        <w:t>视觉系统将成为人形机器人的标配。</w:t>
      </w:r>
    </w:p>
    <w:p w14:paraId="119DDDB3">
      <w:pPr>
        <w:pStyle w:val="8"/>
        <w:ind w:left="421" w:hanging="421" w:firstLineChars="0"/>
        <w:rPr>
          <w:rFonts w:ascii="Times New Roman" w:hAnsi="Times New Roman" w:eastAsia="黑体" w:cs="Times New Roman"/>
          <w:sz w:val="32"/>
        </w:rPr>
      </w:pPr>
      <w:r>
        <w:rPr>
          <w:rFonts w:hint="eastAsia" w:ascii="Times New Roman" w:hAnsi="Times New Roman" w:eastAsia="黑体" w:cs="Times New Roman"/>
          <w:sz w:val="32"/>
        </w:rPr>
        <w:t>二、人形机器人在工业制造场景落地问题和挑战</w:t>
      </w:r>
    </w:p>
    <w:p w14:paraId="5F4DE9CC">
      <w:pPr>
        <w:ind w:firstLine="643" w:firstLineChars="200"/>
        <w:rPr>
          <w:rFonts w:ascii="仿宋_GB2312" w:hAnsi="仿宋_GB2312" w:eastAsia="仿宋_GB2312" w:cs="仿宋_GB2312"/>
          <w:sz w:val="32"/>
        </w:rPr>
      </w:pPr>
      <w:r>
        <w:rPr>
          <w:rFonts w:hint="eastAsia" w:ascii="仿宋_GB2312" w:hAnsi="仿宋_GB2312" w:eastAsia="仿宋_GB2312" w:cs="仿宋_GB2312"/>
          <w:b/>
          <w:sz w:val="32"/>
        </w:rPr>
        <w:t>人形机器人存在维护困难，行业缺乏对工业人形机器人相关的产品设计和维护的标准。</w:t>
      </w:r>
      <w:r>
        <w:rPr>
          <w:rFonts w:hint="eastAsia" w:ascii="仿宋_GB2312" w:hAnsi="仿宋_GB2312" w:eastAsia="仿宋_GB2312" w:cs="仿宋_GB2312"/>
          <w:sz w:val="32"/>
        </w:rPr>
        <w:t>当前主流厂商人形机器人本体结构均较为复杂，其本体设计很多尚不具备工业制造过程中需要的高可靠和易维护等的特点，仍需要专业技术人员定期巡检和维修，进而增加了企业的人力和物力投入成本，在一定程度上限制了中小企业规模应用人形机器人作业的可行性。</w:t>
      </w:r>
    </w:p>
    <w:p w14:paraId="7CB9DD0B">
      <w:pPr>
        <w:ind w:firstLine="643" w:firstLineChars="200"/>
        <w:rPr>
          <w:rFonts w:ascii="仿宋_GB2312" w:hAnsi="仿宋_GB2312" w:eastAsia="仿宋_GB2312" w:cs="仿宋_GB2312"/>
          <w:sz w:val="32"/>
        </w:rPr>
      </w:pPr>
      <w:r>
        <w:rPr>
          <w:rFonts w:hint="eastAsia" w:ascii="仿宋_GB2312" w:hAnsi="仿宋_GB2312" w:eastAsia="仿宋_GB2312" w:cs="仿宋_GB2312"/>
          <w:b/>
          <w:sz w:val="32"/>
        </w:rPr>
        <w:t>短期内人形机器人仍较难突破部分工业制造场景，大模型仍有较大的局限性。</w:t>
      </w:r>
      <w:r>
        <w:rPr>
          <w:rFonts w:hint="eastAsia" w:ascii="仿宋_GB2312" w:hAnsi="仿宋_GB2312" w:eastAsia="仿宋_GB2312" w:cs="仿宋_GB2312"/>
          <w:sz w:val="32"/>
        </w:rPr>
        <w:t>人形机器人在工厂作业的可靠性仍需提高，受限于软件算法本身和与硬件适配的能力，机器人动作操作精度，手眼协同能力仍较差，当前机器人厂商需突破视觉和手臂操作可准确对齐的软件。再者当前人形机器人仅能完成一些较为简单的作业科目，包括物流搬运、质量分拣、产品贴标、打螺丝等基本任务，对于有较高柔性化组装需求的如精密且易碎的产品零件组装等任务仍较难达到相关的行业要求，如为零件提供恰当的扭矩、保持较好的严密性等。另外，进入工厂作业的人形机器人若实现大规模应用，需进一步提升工作效率。当前在拆垛码垛的搬运场景中，人形机器人的平均搬运效率为普通工人的3</w:t>
      </w:r>
      <w:r>
        <w:rPr>
          <w:rFonts w:ascii="仿宋_GB2312" w:hAnsi="仿宋_GB2312" w:eastAsia="仿宋_GB2312" w:cs="仿宋_GB2312"/>
          <w:sz w:val="32"/>
        </w:rPr>
        <w:t>0%-40%</w:t>
      </w:r>
      <w:r>
        <w:rPr>
          <w:rFonts w:hint="eastAsia" w:ascii="仿宋_GB2312" w:hAnsi="仿宋_GB2312" w:eastAsia="仿宋_GB2312" w:cs="仿宋_GB2312"/>
          <w:sz w:val="32"/>
        </w:rPr>
        <w:t>，若实现规模化应用需达到约7</w:t>
      </w:r>
      <w:r>
        <w:rPr>
          <w:rFonts w:ascii="仿宋_GB2312" w:hAnsi="仿宋_GB2312" w:eastAsia="仿宋_GB2312" w:cs="仿宋_GB2312"/>
          <w:sz w:val="32"/>
        </w:rPr>
        <w:t>0%</w:t>
      </w:r>
      <w:r>
        <w:rPr>
          <w:rFonts w:hint="eastAsia" w:ascii="仿宋_GB2312" w:hAnsi="仿宋_GB2312" w:eastAsia="仿宋_GB2312" w:cs="仿宋_GB2312"/>
          <w:sz w:val="32"/>
        </w:rPr>
        <w:t>左右的工作效率，当前尚无人形机器人厂商的产品可完成此类任务，因此人形机器人需要继续突破部分场景的作业效率。最后大模型虽然在一定程度上提升了机器人的泛化能力，但是大模型和智能体的智能化程度和推理速度仍满足不了部分场景需求，如工厂制造过程中对产品的瑕疵检测场景等。</w:t>
      </w:r>
    </w:p>
    <w:p w14:paraId="4AF1534D">
      <w:pPr>
        <w:ind w:firstLine="643" w:firstLineChars="200"/>
        <w:rPr>
          <w:rFonts w:hint="eastAsia" w:ascii="仿宋_GB2312" w:hAnsi="仿宋_GB2312" w:eastAsia="仿宋_GB2312" w:cs="仿宋_GB2312"/>
          <w:sz w:val="32"/>
        </w:rPr>
      </w:pPr>
      <w:r>
        <w:rPr>
          <w:rFonts w:hint="eastAsia" w:ascii="仿宋_GB2312" w:hAnsi="仿宋_GB2312" w:eastAsia="仿宋_GB2312" w:cs="仿宋_GB2312"/>
          <w:b/>
          <w:sz w:val="32"/>
        </w:rPr>
        <w:t>相比</w:t>
      </w:r>
      <w:r>
        <w:rPr>
          <w:rFonts w:ascii="仿宋_GB2312" w:hAnsi="仿宋_GB2312" w:eastAsia="仿宋_GB2312" w:cs="仿宋_GB2312"/>
          <w:b/>
          <w:sz w:val="32"/>
        </w:rPr>
        <w:t>2D</w:t>
      </w:r>
      <w:r>
        <w:rPr>
          <w:rFonts w:hint="eastAsia" w:ascii="仿宋_GB2312" w:hAnsi="仿宋_GB2312" w:eastAsia="仿宋_GB2312" w:cs="仿宋_GB2312"/>
          <w:b/>
          <w:sz w:val="32"/>
        </w:rPr>
        <w:t>相机，3</w:t>
      </w:r>
      <w:r>
        <w:rPr>
          <w:rFonts w:ascii="仿宋_GB2312" w:hAnsi="仿宋_GB2312" w:eastAsia="仿宋_GB2312" w:cs="仿宋_GB2312"/>
          <w:b/>
          <w:sz w:val="32"/>
        </w:rPr>
        <w:t>D</w:t>
      </w:r>
      <w:r>
        <w:rPr>
          <w:rFonts w:hint="eastAsia" w:ascii="仿宋_GB2312" w:hAnsi="仿宋_GB2312" w:eastAsia="仿宋_GB2312" w:cs="仿宋_GB2312"/>
          <w:b/>
          <w:sz w:val="32"/>
        </w:rPr>
        <w:t>相机精度虽然较高，但产品可靠性仍有待于提高。</w:t>
      </w:r>
      <w:r>
        <w:rPr>
          <w:rFonts w:hint="eastAsia" w:ascii="仿宋_GB2312" w:hAnsi="仿宋_GB2312" w:eastAsia="仿宋_GB2312" w:cs="仿宋_GB2312"/>
          <w:sz w:val="32"/>
        </w:rPr>
        <w:t>工业人形机器人需进一步适应室内和室外作业，3</w:t>
      </w:r>
      <w:r>
        <w:rPr>
          <w:rFonts w:ascii="仿宋_GB2312" w:hAnsi="仿宋_GB2312" w:eastAsia="仿宋_GB2312" w:cs="仿宋_GB2312"/>
          <w:sz w:val="32"/>
        </w:rPr>
        <w:t>D</w:t>
      </w:r>
      <w:r>
        <w:rPr>
          <w:rFonts w:hint="eastAsia" w:ascii="仿宋_GB2312" w:hAnsi="仿宋_GB2312" w:eastAsia="仿宋_GB2312" w:cs="仿宋_GB2312"/>
          <w:sz w:val="32"/>
        </w:rPr>
        <w:t>相机在遇到室外极强光环境、操作目标特殊几何形状所形成的多次光反射等易造成对距离判断的失真，导致感知出现误差。再者工厂作业一般排期紧张，制造工艺复杂且同一型号产品生产周期短，可供机器人实操训练的数据少，感知误差大、可靠性差、实操数据少将深度影响机器人模型的动作精度和泛化能力，因此未来制造工厂对机器人感知精度和可靠性将有较高的要求，当前各大厂商仍需继续升级机器人感知系统的可靠性和安全性。</w:t>
      </w:r>
    </w:p>
    <w:p w14:paraId="43E5EAC5">
      <w:pPr>
        <w:pStyle w:val="8"/>
        <w:ind w:left="421" w:hanging="421" w:firstLineChars="0"/>
        <w:rPr>
          <w:rFonts w:ascii="Times New Roman" w:hAnsi="Times New Roman" w:eastAsia="黑体" w:cs="Times New Roman"/>
          <w:sz w:val="32"/>
        </w:rPr>
      </w:pPr>
      <w:r>
        <w:rPr>
          <w:rFonts w:hint="eastAsia" w:ascii="Times New Roman" w:hAnsi="Times New Roman" w:eastAsia="黑体" w:cs="Times New Roman"/>
          <w:sz w:val="32"/>
        </w:rPr>
        <w:t>三、人形机器人在工业制造场景应用启示和建议</w:t>
      </w:r>
    </w:p>
    <w:p w14:paraId="33178C0E">
      <w:pPr>
        <w:ind w:firstLine="640" w:firstLineChars="200"/>
        <w:rPr>
          <w:rFonts w:hint="eastAsia" w:ascii="仿宋_GB2312" w:hAnsi="仿宋_GB2312" w:eastAsia="仿宋_GB2312" w:cs="仿宋_GB2312"/>
          <w:sz w:val="32"/>
        </w:rPr>
      </w:pPr>
      <w:r>
        <w:rPr>
          <w:rFonts w:hint="eastAsia" w:ascii="仿宋_GB2312" w:hAnsi="仿宋_GB2312" w:eastAsia="仿宋_GB2312" w:cs="仿宋_GB2312"/>
          <w:sz w:val="32"/>
        </w:rPr>
        <w:t>工业场景相比家庭生活场景结构化程度更好，场景需求也较为固定，成为人形机器人积累运动和控制数据的有效采集场所，各大机器人厂商将优先关注人形机器人在工业场景的商业落地，相应的启示和建议如下：</w:t>
      </w:r>
    </w:p>
    <w:p w14:paraId="4CD35990">
      <w:pPr>
        <w:ind w:firstLine="643" w:firstLineChars="200"/>
        <w:rPr>
          <w:rFonts w:hint="eastAsia" w:ascii="仿宋_GB2312" w:hAnsi="仿宋_GB2312" w:eastAsia="仿宋_GB2312" w:cs="仿宋_GB2312"/>
          <w:sz w:val="32"/>
        </w:rPr>
      </w:pPr>
      <w:r>
        <w:rPr>
          <w:rFonts w:hint="eastAsia" w:ascii="仿宋_GB2312" w:hAnsi="仿宋_GB2312" w:eastAsia="仿宋_GB2312" w:cs="仿宋_GB2312"/>
          <w:b/>
          <w:sz w:val="32"/>
        </w:rPr>
        <w:t>一是探索和设计适用于工业制造的高可靠和易维护的人形机器人。</w:t>
      </w:r>
      <w:r>
        <w:rPr>
          <w:rFonts w:hint="eastAsia" w:ascii="仿宋_GB2312" w:hAnsi="仿宋_GB2312" w:eastAsia="仿宋_GB2312" w:cs="仿宋_GB2312"/>
          <w:sz w:val="32"/>
        </w:rPr>
        <w:t>相关部门应积极探索工业人形机器人的设计应用标准，进一步降低人形机器人的易损率和维修难度，如改善机器人本体结构，提高易损部件强度，优化各组件之间的连接方式，进而实现无需专业人员，机器人之间可相互快速维修的方案并缩短维修周期。</w:t>
      </w:r>
      <w:r>
        <w:rPr>
          <w:rFonts w:hint="eastAsia" w:ascii="仿宋_GB2312" w:hAnsi="仿宋_GB2312" w:eastAsia="仿宋_GB2312" w:cs="仿宋_GB2312"/>
          <w:b/>
          <w:sz w:val="32"/>
        </w:rPr>
        <w:t>二是多模态感知系统将解锁更多的工业场景，助力机器人实现柔性化操作生产。</w:t>
      </w:r>
      <w:r>
        <w:rPr>
          <w:rFonts w:hint="eastAsia" w:ascii="仿宋_GB2312" w:hAnsi="仿宋_GB2312" w:eastAsia="仿宋_GB2312" w:cs="仿宋_GB2312"/>
          <w:sz w:val="32"/>
        </w:rPr>
        <w:t>视觉+触觉的方式将有效推动人形机器人落地柔性化组装场景。由于大模型能力有限，短期内相关的精准力触和视觉动作对齐的软件仍需要定制且有一定的开发难度，当前主流厂商机器人仍未采用视觉结合触觉的方案实现规模化应用落地，多模态感知技术需继续突破，相关部门可联合高校、央企与机器人厂商合作联合开发此类软件。</w:t>
      </w:r>
      <w:r>
        <w:rPr>
          <w:rFonts w:hint="eastAsia" w:ascii="仿宋_GB2312" w:hAnsi="仿宋_GB2312" w:eastAsia="仿宋_GB2312" w:cs="仿宋_GB2312"/>
          <w:b/>
          <w:sz w:val="32"/>
        </w:rPr>
        <w:t>三是工业人形机器人需不断提升感知系统的可靠性，3</w:t>
      </w:r>
      <w:r>
        <w:rPr>
          <w:rFonts w:ascii="仿宋_GB2312" w:hAnsi="仿宋_GB2312" w:eastAsia="仿宋_GB2312" w:cs="仿宋_GB2312"/>
          <w:b/>
          <w:sz w:val="32"/>
        </w:rPr>
        <w:t>D</w:t>
      </w:r>
      <w:r>
        <w:rPr>
          <w:rFonts w:hint="eastAsia" w:ascii="仿宋_GB2312" w:hAnsi="仿宋_GB2312" w:eastAsia="仿宋_GB2312" w:cs="仿宋_GB2312"/>
          <w:b/>
          <w:sz w:val="32"/>
        </w:rPr>
        <w:t>视觉系统的广泛应用也将促进5</w:t>
      </w:r>
      <w:r>
        <w:rPr>
          <w:rFonts w:ascii="仿宋_GB2312" w:hAnsi="仿宋_GB2312" w:eastAsia="仿宋_GB2312" w:cs="仿宋_GB2312"/>
          <w:b/>
          <w:sz w:val="32"/>
        </w:rPr>
        <w:t>G-A</w:t>
      </w:r>
      <w:r>
        <w:rPr>
          <w:rFonts w:hint="eastAsia" w:ascii="仿宋_GB2312" w:hAnsi="仿宋_GB2312" w:eastAsia="仿宋_GB2312" w:cs="仿宋_GB2312"/>
          <w:b/>
          <w:sz w:val="32"/>
        </w:rPr>
        <w:t>和边缘计算需求的增长。</w:t>
      </w:r>
      <w:r>
        <w:rPr>
          <w:rFonts w:hint="eastAsia" w:ascii="仿宋_GB2312" w:hAnsi="仿宋_GB2312" w:eastAsia="仿宋_GB2312" w:cs="仿宋_GB2312"/>
          <w:sz w:val="32"/>
        </w:rPr>
        <w:t>工业场景环境相对复杂，对机器人感知能力要求高，一方面，机器人在部署3</w:t>
      </w:r>
      <w:r>
        <w:rPr>
          <w:rFonts w:ascii="仿宋_GB2312" w:hAnsi="仿宋_GB2312" w:eastAsia="仿宋_GB2312" w:cs="仿宋_GB2312"/>
          <w:sz w:val="32"/>
        </w:rPr>
        <w:t>D</w:t>
      </w:r>
      <w:r>
        <w:rPr>
          <w:rFonts w:hint="eastAsia" w:ascii="仿宋_GB2312" w:hAnsi="仿宋_GB2312" w:eastAsia="仿宋_GB2312" w:cs="仿宋_GB2312"/>
          <w:sz w:val="32"/>
        </w:rPr>
        <w:t>相机的同时，成本可控的情况下可冗余部署三维激光雷达。另一方面，在提升感知深度和精度的同时，也可通过升级相关的软件技术改善感知的可靠性，如机器人下一步可在加持双目3</w:t>
      </w:r>
      <w:r>
        <w:rPr>
          <w:rFonts w:ascii="仿宋_GB2312" w:hAnsi="仿宋_GB2312" w:eastAsia="仿宋_GB2312" w:cs="仿宋_GB2312"/>
          <w:sz w:val="32"/>
        </w:rPr>
        <w:t>D</w:t>
      </w:r>
      <w:r>
        <w:rPr>
          <w:rFonts w:hint="eastAsia" w:ascii="仿宋_GB2312" w:hAnsi="仿宋_GB2312" w:eastAsia="仿宋_GB2312" w:cs="仿宋_GB2312"/>
          <w:sz w:val="32"/>
        </w:rPr>
        <w:t>立体视觉系统的基础上，引入O</w:t>
      </w:r>
      <w:r>
        <w:rPr>
          <w:rFonts w:ascii="仿宋_GB2312" w:hAnsi="仿宋_GB2312" w:eastAsia="仿宋_GB2312" w:cs="仿宋_GB2312"/>
          <w:sz w:val="32"/>
        </w:rPr>
        <w:t>CC</w:t>
      </w:r>
      <w:r>
        <w:rPr>
          <w:rFonts w:hint="eastAsia" w:ascii="仿宋_GB2312" w:hAnsi="仿宋_GB2312" w:eastAsia="仿宋_GB2312" w:cs="仿宋_GB2312"/>
          <w:sz w:val="32"/>
        </w:rPr>
        <w:t>（Occ</w:t>
      </w:r>
      <w:r>
        <w:rPr>
          <w:rFonts w:ascii="仿宋_GB2312" w:hAnsi="仿宋_GB2312" w:eastAsia="仿宋_GB2312" w:cs="仿宋_GB2312"/>
          <w:sz w:val="32"/>
        </w:rPr>
        <w:t>upancy Network）</w:t>
      </w:r>
      <w:r>
        <w:rPr>
          <w:rFonts w:hint="eastAsia" w:ascii="仿宋_GB2312" w:hAnsi="仿宋_GB2312" w:eastAsia="仿宋_GB2312" w:cs="仿宋_GB2312"/>
          <w:sz w:val="32"/>
        </w:rPr>
        <w:t>占用网格技术，进一步提升识别复杂场景环境下与交互物体的鲁棒性。另外，随着人形机器人3</w:t>
      </w:r>
      <w:r>
        <w:rPr>
          <w:rFonts w:ascii="仿宋_GB2312" w:hAnsi="仿宋_GB2312" w:eastAsia="仿宋_GB2312" w:cs="仿宋_GB2312"/>
          <w:sz w:val="32"/>
        </w:rPr>
        <w:t>D</w:t>
      </w:r>
      <w:r>
        <w:rPr>
          <w:rFonts w:hint="eastAsia" w:ascii="仿宋_GB2312" w:hAnsi="仿宋_GB2312" w:eastAsia="仿宋_GB2312" w:cs="仿宋_GB2312"/>
          <w:sz w:val="32"/>
        </w:rPr>
        <w:t>视觉系统应用渗透率不断提升，机器人本体将受制于自身算力限制，处理与存储数据的能力有限，边缘计算有望赋能新一代的工业人形机器人，同时5</w:t>
      </w:r>
      <w:r>
        <w:rPr>
          <w:rFonts w:ascii="仿宋_GB2312" w:hAnsi="仿宋_GB2312" w:eastAsia="仿宋_GB2312" w:cs="仿宋_GB2312"/>
          <w:sz w:val="32"/>
        </w:rPr>
        <w:t>G-A</w:t>
      </w:r>
      <w:r>
        <w:rPr>
          <w:rFonts w:hint="eastAsia" w:ascii="仿宋_GB2312" w:hAnsi="仿宋_GB2312" w:eastAsia="仿宋_GB2312" w:cs="仿宋_GB2312"/>
          <w:sz w:val="32"/>
        </w:rPr>
        <w:t>也有望使感知数据处理和边端传输的时延缩短至5</w:t>
      </w:r>
      <w:r>
        <w:rPr>
          <w:rFonts w:ascii="仿宋_GB2312" w:hAnsi="仿宋_GB2312" w:eastAsia="仿宋_GB2312" w:cs="仿宋_GB2312"/>
          <w:sz w:val="32"/>
        </w:rPr>
        <w:t>0</w:t>
      </w:r>
      <w:r>
        <w:rPr>
          <w:rFonts w:hint="eastAsia" w:ascii="仿宋_GB2312" w:hAnsi="仿宋_GB2312" w:eastAsia="仿宋_GB2312" w:cs="仿宋_GB2312"/>
          <w:sz w:val="32"/>
        </w:rPr>
        <w:t>ms以内。</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方正小标宋_GBK">
    <w:panose1 w:val="02000000000000000000"/>
    <w:charset w:val="86"/>
    <w:family w:val="auto"/>
    <w:pitch w:val="default"/>
    <w:sig w:usb0="A00002BF" w:usb1="38CF7CFA" w:usb2="00082016" w:usb3="00000000" w:csb0="00040001" w:csb1="00000000"/>
  </w:font>
  <w:font w:name="仿宋_GB2312">
    <w:altName w:val="宋体"/>
    <w:panose1 w:val="00000000000000000000"/>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仿宋_GB2312">
    <w:altName w:val="宋体"/>
    <w:panose1 w:val="00000000000000000000"/>
    <w:charset w:val="00"/>
    <w:family w:val="auto"/>
    <w:pitch w:val="default"/>
    <w:sig w:usb0="00000000" w:usb1="00000000" w:usb2="00000000" w:usb3="00000000" w:csb0="00000000"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1">
    <w15:presenceInfo w15:providerId="None" w15:userId="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547D"/>
    <w:rsid w:val="00004F1C"/>
    <w:rsid w:val="00016A03"/>
    <w:rsid w:val="00023975"/>
    <w:rsid w:val="000272D0"/>
    <w:rsid w:val="00031356"/>
    <w:rsid w:val="00033965"/>
    <w:rsid w:val="00034BBD"/>
    <w:rsid w:val="00043DA4"/>
    <w:rsid w:val="0005335A"/>
    <w:rsid w:val="0007036F"/>
    <w:rsid w:val="0007244B"/>
    <w:rsid w:val="000A1CF5"/>
    <w:rsid w:val="000B7B3F"/>
    <w:rsid w:val="000C3389"/>
    <w:rsid w:val="000C419C"/>
    <w:rsid w:val="000D47B8"/>
    <w:rsid w:val="000E02AD"/>
    <w:rsid w:val="00116A27"/>
    <w:rsid w:val="00130B8E"/>
    <w:rsid w:val="0013705C"/>
    <w:rsid w:val="00177550"/>
    <w:rsid w:val="001830DD"/>
    <w:rsid w:val="001A1C2C"/>
    <w:rsid w:val="001B57C9"/>
    <w:rsid w:val="001D0AAF"/>
    <w:rsid w:val="002116A5"/>
    <w:rsid w:val="002258E8"/>
    <w:rsid w:val="00240FBE"/>
    <w:rsid w:val="002419DB"/>
    <w:rsid w:val="0025030D"/>
    <w:rsid w:val="00274527"/>
    <w:rsid w:val="002A6EA7"/>
    <w:rsid w:val="002B07DE"/>
    <w:rsid w:val="002B3D67"/>
    <w:rsid w:val="002B4375"/>
    <w:rsid w:val="002C5143"/>
    <w:rsid w:val="002D5329"/>
    <w:rsid w:val="00310944"/>
    <w:rsid w:val="00316FDF"/>
    <w:rsid w:val="0035058E"/>
    <w:rsid w:val="0036566A"/>
    <w:rsid w:val="00367966"/>
    <w:rsid w:val="00367C97"/>
    <w:rsid w:val="00376F19"/>
    <w:rsid w:val="0038555B"/>
    <w:rsid w:val="003869A9"/>
    <w:rsid w:val="00390437"/>
    <w:rsid w:val="003A10FB"/>
    <w:rsid w:val="003B16C8"/>
    <w:rsid w:val="003B3243"/>
    <w:rsid w:val="003B7076"/>
    <w:rsid w:val="003C035A"/>
    <w:rsid w:val="003C0BEE"/>
    <w:rsid w:val="003D31EE"/>
    <w:rsid w:val="003F2A9D"/>
    <w:rsid w:val="003F58B0"/>
    <w:rsid w:val="0040043A"/>
    <w:rsid w:val="00404493"/>
    <w:rsid w:val="00405AFC"/>
    <w:rsid w:val="004148D1"/>
    <w:rsid w:val="00425543"/>
    <w:rsid w:val="00434E3E"/>
    <w:rsid w:val="00437B43"/>
    <w:rsid w:val="00490E80"/>
    <w:rsid w:val="004A7D5E"/>
    <w:rsid w:val="004B4647"/>
    <w:rsid w:val="004D3C68"/>
    <w:rsid w:val="004E2112"/>
    <w:rsid w:val="004E4642"/>
    <w:rsid w:val="004F26F3"/>
    <w:rsid w:val="004F6529"/>
    <w:rsid w:val="00500DA2"/>
    <w:rsid w:val="00501282"/>
    <w:rsid w:val="00516E04"/>
    <w:rsid w:val="00524AE4"/>
    <w:rsid w:val="00524B61"/>
    <w:rsid w:val="00535F9E"/>
    <w:rsid w:val="0053634E"/>
    <w:rsid w:val="00553CF4"/>
    <w:rsid w:val="00575361"/>
    <w:rsid w:val="00586AB1"/>
    <w:rsid w:val="0059439C"/>
    <w:rsid w:val="005C7B19"/>
    <w:rsid w:val="00612F2E"/>
    <w:rsid w:val="00627338"/>
    <w:rsid w:val="00666AF5"/>
    <w:rsid w:val="00670F77"/>
    <w:rsid w:val="006714C7"/>
    <w:rsid w:val="00682169"/>
    <w:rsid w:val="00682862"/>
    <w:rsid w:val="006855EC"/>
    <w:rsid w:val="00690590"/>
    <w:rsid w:val="00690CC4"/>
    <w:rsid w:val="006A20A3"/>
    <w:rsid w:val="006B0C86"/>
    <w:rsid w:val="006B1DD9"/>
    <w:rsid w:val="006C09D9"/>
    <w:rsid w:val="006D7AA9"/>
    <w:rsid w:val="006F6021"/>
    <w:rsid w:val="006F6B20"/>
    <w:rsid w:val="0070474E"/>
    <w:rsid w:val="00707A90"/>
    <w:rsid w:val="007238F6"/>
    <w:rsid w:val="007307A6"/>
    <w:rsid w:val="0079425B"/>
    <w:rsid w:val="007A20EF"/>
    <w:rsid w:val="007B05BA"/>
    <w:rsid w:val="007C785C"/>
    <w:rsid w:val="007E0DDC"/>
    <w:rsid w:val="007E66DD"/>
    <w:rsid w:val="00801402"/>
    <w:rsid w:val="0080436E"/>
    <w:rsid w:val="00806157"/>
    <w:rsid w:val="008118AA"/>
    <w:rsid w:val="00831BDE"/>
    <w:rsid w:val="00831D02"/>
    <w:rsid w:val="00850B54"/>
    <w:rsid w:val="008531AC"/>
    <w:rsid w:val="0085799E"/>
    <w:rsid w:val="00872396"/>
    <w:rsid w:val="00874302"/>
    <w:rsid w:val="008A62BF"/>
    <w:rsid w:val="008C47CE"/>
    <w:rsid w:val="008E269A"/>
    <w:rsid w:val="008F0596"/>
    <w:rsid w:val="0090385F"/>
    <w:rsid w:val="00905CB8"/>
    <w:rsid w:val="009313F1"/>
    <w:rsid w:val="009727CD"/>
    <w:rsid w:val="0098457A"/>
    <w:rsid w:val="009D56E9"/>
    <w:rsid w:val="00A040A7"/>
    <w:rsid w:val="00A0450C"/>
    <w:rsid w:val="00A1490D"/>
    <w:rsid w:val="00A17E4A"/>
    <w:rsid w:val="00A37AF0"/>
    <w:rsid w:val="00A71A8D"/>
    <w:rsid w:val="00A74CAE"/>
    <w:rsid w:val="00AA0457"/>
    <w:rsid w:val="00AD26F9"/>
    <w:rsid w:val="00AE0BAB"/>
    <w:rsid w:val="00AE104B"/>
    <w:rsid w:val="00AF1953"/>
    <w:rsid w:val="00AF2E06"/>
    <w:rsid w:val="00B27ADF"/>
    <w:rsid w:val="00B3072C"/>
    <w:rsid w:val="00B34F12"/>
    <w:rsid w:val="00B36A2B"/>
    <w:rsid w:val="00B4271A"/>
    <w:rsid w:val="00B7530C"/>
    <w:rsid w:val="00B77547"/>
    <w:rsid w:val="00B86F4A"/>
    <w:rsid w:val="00B948E4"/>
    <w:rsid w:val="00BA2B46"/>
    <w:rsid w:val="00BB3452"/>
    <w:rsid w:val="00BE733F"/>
    <w:rsid w:val="00BF0D53"/>
    <w:rsid w:val="00BF18CD"/>
    <w:rsid w:val="00BF5722"/>
    <w:rsid w:val="00C00DB0"/>
    <w:rsid w:val="00C328D9"/>
    <w:rsid w:val="00C35081"/>
    <w:rsid w:val="00C41491"/>
    <w:rsid w:val="00C54122"/>
    <w:rsid w:val="00C656DE"/>
    <w:rsid w:val="00C7079A"/>
    <w:rsid w:val="00C820A2"/>
    <w:rsid w:val="00C97826"/>
    <w:rsid w:val="00CB7542"/>
    <w:rsid w:val="00CE0DBF"/>
    <w:rsid w:val="00CE4C48"/>
    <w:rsid w:val="00D2676F"/>
    <w:rsid w:val="00D37642"/>
    <w:rsid w:val="00D40E49"/>
    <w:rsid w:val="00D47637"/>
    <w:rsid w:val="00D57FD2"/>
    <w:rsid w:val="00D60B2D"/>
    <w:rsid w:val="00D6616B"/>
    <w:rsid w:val="00D8666D"/>
    <w:rsid w:val="00DB0391"/>
    <w:rsid w:val="00DD18CE"/>
    <w:rsid w:val="00DD459B"/>
    <w:rsid w:val="00DF1285"/>
    <w:rsid w:val="00DF46E9"/>
    <w:rsid w:val="00E03AFF"/>
    <w:rsid w:val="00E10CB8"/>
    <w:rsid w:val="00E13B05"/>
    <w:rsid w:val="00E2041B"/>
    <w:rsid w:val="00E20F5E"/>
    <w:rsid w:val="00E2295A"/>
    <w:rsid w:val="00E47E4D"/>
    <w:rsid w:val="00E57B59"/>
    <w:rsid w:val="00E82218"/>
    <w:rsid w:val="00EA5B74"/>
    <w:rsid w:val="00EE1BE9"/>
    <w:rsid w:val="00EE3574"/>
    <w:rsid w:val="00EE4978"/>
    <w:rsid w:val="00EF7A94"/>
    <w:rsid w:val="00F0547D"/>
    <w:rsid w:val="00F74E4B"/>
    <w:rsid w:val="00FA34F3"/>
    <w:rsid w:val="00FA49D9"/>
    <w:rsid w:val="00FA4ABD"/>
    <w:rsid w:val="00FB5BFD"/>
    <w:rsid w:val="00FB7518"/>
    <w:rsid w:val="00FC69A6"/>
    <w:rsid w:val="00FD50E7"/>
    <w:rsid w:val="00FD5331"/>
    <w:rsid w:val="00FD7A4A"/>
    <w:rsid w:val="122C0B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qFormat/>
    <w:uiPriority w:val="99"/>
    <w:rPr>
      <w:sz w:val="18"/>
      <w:szCs w:val="18"/>
    </w:rPr>
  </w:style>
  <w:style w:type="character" w:customStyle="1" w:styleId="7">
    <w:name w:val="页脚 字符"/>
    <w:basedOn w:val="5"/>
    <w:link w:val="2"/>
    <w:qFormat/>
    <w:uiPriority w:val="99"/>
    <w:rPr>
      <w:sz w:val="18"/>
      <w:szCs w:val="18"/>
    </w:r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microsoft.com/office/2011/relationships/people" Target="people.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2860</Words>
  <Characters>3016</Characters>
  <Lines>21</Lines>
  <Paragraphs>6</Paragraphs>
  <TotalTime>6</TotalTime>
  <ScaleCrop>false</ScaleCrop>
  <LinksUpToDate>false</LinksUpToDate>
  <CharactersWithSpaces>3019</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2025-06-24T07:37:00Z</dcterms:created>
  <dc:creator>1</dc:creator>
  <cp:lastModifiedBy>1</cp:lastModifiedBy>
  <dcterms:modified xsi:type="dcterms:W3CDTF">2025-06-27T05:59:54Z</dcterms:modified>
  <cp:revision>324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eyJoZGlkIjoiZmViNDc3NmU2ODQyNjE0MGMyYTYwODFmZWJiODFmNWMiLCJ1c2VySWQiOiIyNzA2ODE5MjkifQ==</vt:lpwstr>
  </property>
  <property fmtid="{D5CDD505-2E9C-101B-9397-08002B2CF9AE}" pid="3" name="KSOProductBuildVer">
    <vt:lpwstr>2052-12.1.0.21541</vt:lpwstr>
  </property>
  <property fmtid="{D5CDD505-2E9C-101B-9397-08002B2CF9AE}" pid="4" name="ICV">
    <vt:lpwstr>BE5BAAE9B34940CF85B11373AFC1A578_13</vt:lpwstr>
  </property>
</Properties>
</file>