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38BF60" w14:textId="55BF6474" w:rsidR="003B134C" w:rsidRPr="00652F56" w:rsidRDefault="00DC5FEF" w:rsidP="003B134C">
      <w:pPr>
        <w:jc w:val="center"/>
        <w:rPr>
          <w:rFonts w:ascii="微软雅黑" w:eastAsia="微软雅黑" w:hAnsi="微软雅黑"/>
          <w:b/>
          <w:sz w:val="28"/>
        </w:rPr>
      </w:pPr>
      <w:r w:rsidRPr="00652F56">
        <w:rPr>
          <w:rFonts w:ascii="微软雅黑" w:eastAsia="微软雅黑" w:hAnsi="微软雅黑" w:hint="eastAsia"/>
          <w:b/>
          <w:sz w:val="28"/>
        </w:rPr>
        <w:t>媒体融合全面发展</w:t>
      </w:r>
      <w:r w:rsidR="00254216">
        <w:rPr>
          <w:rFonts w:ascii="微软雅黑" w:eastAsia="微软雅黑" w:hAnsi="微软雅黑" w:hint="eastAsia"/>
          <w:b/>
          <w:sz w:val="28"/>
        </w:rPr>
        <w:t>：</w:t>
      </w:r>
      <w:r w:rsidRPr="00652F56">
        <w:rPr>
          <w:rFonts w:ascii="微软雅黑" w:eastAsia="微软雅黑" w:hAnsi="微软雅黑" w:hint="eastAsia"/>
          <w:b/>
          <w:sz w:val="28"/>
        </w:rPr>
        <w:t>新技术驱动传媒向“数智化”演进</w:t>
      </w:r>
    </w:p>
    <w:p w14:paraId="5D129ED0" w14:textId="77777777" w:rsidR="00C2754E" w:rsidRPr="003B134C" w:rsidRDefault="00DC5FEF" w:rsidP="003B134C">
      <w:pPr>
        <w:jc w:val="center"/>
        <w:rPr>
          <w:rFonts w:ascii="微软雅黑" w:eastAsia="微软雅黑" w:hAnsi="微软雅黑"/>
          <w:b/>
        </w:rPr>
      </w:pPr>
      <w:r>
        <w:rPr>
          <w:rFonts w:ascii="微软雅黑" w:eastAsia="微软雅黑" w:hAnsi="微软雅黑" w:hint="eastAsia"/>
          <w:b/>
          <w:sz w:val="24"/>
        </w:rPr>
        <w:t>——</w:t>
      </w:r>
      <w:r w:rsidR="003B134C" w:rsidRPr="003B134C">
        <w:rPr>
          <w:rFonts w:ascii="微软雅黑" w:eastAsia="微软雅黑" w:hAnsi="微软雅黑" w:hint="eastAsia"/>
          <w:b/>
          <w:sz w:val="24"/>
        </w:rPr>
        <w:t>《</w:t>
      </w:r>
      <w:r w:rsidR="003B134C" w:rsidRPr="003B134C">
        <w:rPr>
          <w:rFonts w:ascii="微软雅黑" w:eastAsia="微软雅黑" w:hAnsi="微软雅黑"/>
          <w:b/>
          <w:sz w:val="24"/>
        </w:rPr>
        <w:t>5G融媒体应用研究报告2022》</w:t>
      </w:r>
      <w:r w:rsidR="003B134C">
        <w:rPr>
          <w:rFonts w:ascii="微软雅黑" w:eastAsia="微软雅黑" w:hAnsi="微软雅黑" w:hint="eastAsia"/>
          <w:b/>
          <w:sz w:val="24"/>
        </w:rPr>
        <w:t>解读</w:t>
      </w:r>
    </w:p>
    <w:p w14:paraId="2E6382B5" w14:textId="61C10CB5" w:rsidR="004063D4" w:rsidRPr="00652F56" w:rsidRDefault="008359DA" w:rsidP="004063D4">
      <w:pPr>
        <w:spacing w:line="360" w:lineRule="auto"/>
        <w:ind w:firstLineChars="200" w:firstLine="420"/>
        <w:rPr>
          <w:rFonts w:ascii="微软雅黑" w:eastAsia="微软雅黑" w:hAnsi="微软雅黑"/>
          <w:color w:val="1F4E79" w:themeColor="accent1" w:themeShade="80"/>
        </w:rPr>
      </w:pPr>
      <w:r w:rsidRPr="008359DA">
        <w:rPr>
          <w:rFonts w:ascii="微软雅黑" w:eastAsia="微软雅黑" w:hAnsi="微软雅黑"/>
        </w:rPr>
        <w:t>媒体融合作为国家战略</w:t>
      </w:r>
      <w:proofErr w:type="gramStart"/>
      <w:r w:rsidR="00095545">
        <w:rPr>
          <w:rFonts w:ascii="微软雅黑" w:eastAsia="微软雅黑" w:hAnsi="微软雅黑" w:hint="eastAsia"/>
        </w:rPr>
        <w:t>已</w:t>
      </w:r>
      <w:r w:rsidRPr="008359DA">
        <w:rPr>
          <w:rFonts w:ascii="微软雅黑" w:eastAsia="微软雅黑" w:hAnsi="微软雅黑"/>
        </w:rPr>
        <w:t>整体</w:t>
      </w:r>
      <w:proofErr w:type="gramEnd"/>
      <w:r w:rsidRPr="008359DA">
        <w:rPr>
          <w:rFonts w:ascii="微软雅黑" w:eastAsia="微软雅黑" w:hAnsi="微软雅黑"/>
        </w:rPr>
        <w:t>推进</w:t>
      </w:r>
      <w:r w:rsidR="00095545">
        <w:rPr>
          <w:rFonts w:ascii="微软雅黑" w:eastAsia="微软雅黑" w:hAnsi="微软雅黑" w:hint="eastAsia"/>
        </w:rPr>
        <w:t>了九年</w:t>
      </w:r>
      <w:r w:rsidR="004063D4">
        <w:rPr>
          <w:rFonts w:ascii="微软雅黑" w:eastAsia="微软雅黑" w:hAnsi="微软雅黑" w:hint="eastAsia"/>
        </w:rPr>
        <w:t>，</w:t>
      </w:r>
      <w:r w:rsidR="002363DF">
        <w:rPr>
          <w:rFonts w:ascii="微软雅黑" w:eastAsia="微软雅黑" w:hAnsi="微软雅黑" w:hint="eastAsia"/>
        </w:rPr>
        <w:t>传媒行业</w:t>
      </w:r>
      <w:r w:rsidR="002363DF" w:rsidRPr="002363DF">
        <w:rPr>
          <w:rFonts w:ascii="微软雅黑" w:eastAsia="微软雅黑" w:hAnsi="微软雅黑" w:hint="eastAsia"/>
        </w:rPr>
        <w:t>正在从早期的物理形式的</w:t>
      </w:r>
      <w:r w:rsidR="0015393B">
        <w:rPr>
          <w:rFonts w:ascii="微软雅黑" w:eastAsia="微软雅黑" w:hAnsi="微软雅黑" w:hint="eastAsia"/>
        </w:rPr>
        <w:t>多种</w:t>
      </w:r>
      <w:r w:rsidR="002363DF" w:rsidRPr="002363DF">
        <w:rPr>
          <w:rFonts w:ascii="微软雅黑" w:eastAsia="微软雅黑" w:hAnsi="微软雅黑" w:hint="eastAsia"/>
        </w:rPr>
        <w:t>媒介融合向</w:t>
      </w:r>
      <w:r w:rsidR="0015393B">
        <w:rPr>
          <w:rFonts w:ascii="微软雅黑" w:eastAsia="微软雅黑" w:hAnsi="微软雅黑" w:hint="eastAsia"/>
        </w:rPr>
        <w:t>技术融合</w:t>
      </w:r>
      <w:r w:rsidR="002363DF" w:rsidRPr="002363DF">
        <w:rPr>
          <w:rFonts w:ascii="微软雅黑" w:eastAsia="微软雅黑" w:hAnsi="微软雅黑" w:hint="eastAsia"/>
        </w:rPr>
        <w:t>、</w:t>
      </w:r>
      <w:r w:rsidR="0015393B">
        <w:rPr>
          <w:rFonts w:ascii="微软雅黑" w:eastAsia="微软雅黑" w:hAnsi="微软雅黑" w:hint="eastAsia"/>
        </w:rPr>
        <w:t>机制体制</w:t>
      </w:r>
      <w:r w:rsidR="00A70857">
        <w:rPr>
          <w:rFonts w:ascii="微软雅黑" w:eastAsia="微软雅黑" w:hAnsi="微软雅黑" w:hint="eastAsia"/>
        </w:rPr>
        <w:t>创新</w:t>
      </w:r>
      <w:r w:rsidR="002363DF" w:rsidRPr="002363DF">
        <w:rPr>
          <w:rFonts w:ascii="微软雅黑" w:eastAsia="微软雅黑" w:hAnsi="微软雅黑" w:hint="eastAsia"/>
        </w:rPr>
        <w:t>转变</w:t>
      </w:r>
      <w:r w:rsidRPr="008359DA">
        <w:rPr>
          <w:rFonts w:ascii="微软雅黑" w:eastAsia="微软雅黑" w:hAnsi="微软雅黑"/>
        </w:rPr>
        <w:t>。</w:t>
      </w:r>
      <w:r w:rsidRPr="008359DA">
        <w:rPr>
          <w:rFonts w:ascii="微软雅黑" w:eastAsia="微软雅黑" w:hAnsi="微软雅黑" w:hint="eastAsia"/>
        </w:rPr>
        <w:t>党的二十大报告强调，要加快建设网络强国，数字中国；要加强全媒体传播体系建设，塑造主流舆论新格局。</w:t>
      </w:r>
      <w:r w:rsidR="00A70857" w:rsidRPr="00652F56">
        <w:rPr>
          <w:rFonts w:ascii="微软雅黑" w:eastAsia="微软雅黑" w:hAnsi="微软雅黑" w:hint="eastAsia"/>
          <w:b/>
          <w:color w:val="1F4E79" w:themeColor="accent1" w:themeShade="80"/>
        </w:rPr>
        <w:t>回顾</w:t>
      </w:r>
      <w:r w:rsidR="00095545" w:rsidRPr="00652F56">
        <w:rPr>
          <w:rFonts w:ascii="微软雅黑" w:eastAsia="微软雅黑" w:hAnsi="微软雅黑"/>
          <w:b/>
          <w:color w:val="1F4E79" w:themeColor="accent1" w:themeShade="80"/>
        </w:rPr>
        <w:t>2022</w:t>
      </w:r>
      <w:r w:rsidR="00095545" w:rsidRPr="00652F56">
        <w:rPr>
          <w:rFonts w:ascii="微软雅黑" w:eastAsia="微软雅黑" w:hAnsi="微软雅黑" w:hint="eastAsia"/>
          <w:b/>
          <w:color w:val="1F4E79" w:themeColor="accent1" w:themeShade="80"/>
        </w:rPr>
        <w:t>年，媒体融合</w:t>
      </w:r>
      <w:r w:rsidR="004063D4" w:rsidRPr="00652F56">
        <w:rPr>
          <w:rFonts w:ascii="微软雅黑" w:eastAsia="微软雅黑" w:hAnsi="微软雅黑" w:hint="eastAsia"/>
          <w:b/>
          <w:color w:val="1F4E79" w:themeColor="accent1" w:themeShade="80"/>
        </w:rPr>
        <w:t>呈现出了纵向传媒与新技术进一步</w:t>
      </w:r>
      <w:r w:rsidR="00095545" w:rsidRPr="00652F56">
        <w:rPr>
          <w:rFonts w:ascii="微软雅黑" w:eastAsia="微软雅黑" w:hAnsi="微软雅黑" w:hint="eastAsia"/>
          <w:b/>
          <w:color w:val="1F4E79" w:themeColor="accent1" w:themeShade="80"/>
        </w:rPr>
        <w:t>融合发展，</w:t>
      </w:r>
      <w:r w:rsidR="004063D4" w:rsidRPr="00652F56">
        <w:rPr>
          <w:rFonts w:ascii="微软雅黑" w:eastAsia="微软雅黑" w:hAnsi="微软雅黑" w:hint="eastAsia"/>
          <w:b/>
          <w:color w:val="1F4E79" w:themeColor="accent1" w:themeShade="80"/>
        </w:rPr>
        <w:t>横向赋能数字中国各行各业发展</w:t>
      </w:r>
      <w:r w:rsidR="00095545" w:rsidRPr="00652F56">
        <w:rPr>
          <w:rFonts w:ascii="微软雅黑" w:eastAsia="微软雅黑" w:hAnsi="微软雅黑" w:hint="eastAsia"/>
          <w:b/>
          <w:color w:val="1F4E79" w:themeColor="accent1" w:themeShade="80"/>
        </w:rPr>
        <w:t>的</w:t>
      </w:r>
      <w:r w:rsidR="008D09A8" w:rsidRPr="00652F56">
        <w:rPr>
          <w:rFonts w:ascii="微软雅黑" w:eastAsia="微软雅黑" w:hAnsi="微软雅黑" w:hint="eastAsia"/>
          <w:b/>
          <w:color w:val="1F4E79" w:themeColor="accent1" w:themeShade="80"/>
        </w:rPr>
        <w:t>新</w:t>
      </w:r>
      <w:r w:rsidR="004063D4" w:rsidRPr="00652F56">
        <w:rPr>
          <w:rFonts w:ascii="微软雅黑" w:eastAsia="微软雅黑" w:hAnsi="微软雅黑" w:hint="eastAsia"/>
          <w:b/>
          <w:color w:val="1F4E79" w:themeColor="accent1" w:themeShade="80"/>
        </w:rPr>
        <w:t>形态。</w:t>
      </w:r>
    </w:p>
    <w:p w14:paraId="4BF0EEA2" w14:textId="6EE99F22" w:rsidR="007F339B" w:rsidRDefault="004954C6" w:rsidP="00A70857">
      <w:pPr>
        <w:spacing w:line="360" w:lineRule="auto"/>
        <w:ind w:firstLineChars="200" w:firstLine="420"/>
        <w:rPr>
          <w:rFonts w:ascii="微软雅黑" w:eastAsia="微软雅黑" w:hAnsi="微软雅黑"/>
        </w:rPr>
      </w:pPr>
      <w:r>
        <w:rPr>
          <w:rFonts w:ascii="微软雅黑" w:eastAsia="微软雅黑" w:hAnsi="微软雅黑"/>
        </w:rPr>
        <w:t>2023</w:t>
      </w:r>
      <w:r>
        <w:rPr>
          <w:rFonts w:ascii="微软雅黑" w:eastAsia="微软雅黑" w:hAnsi="微软雅黑" w:hint="eastAsia"/>
        </w:rPr>
        <w:t>年</w:t>
      </w:r>
      <w:r w:rsidR="004063D4" w:rsidRPr="004063D4">
        <w:rPr>
          <w:rFonts w:ascii="微软雅黑" w:eastAsia="微软雅黑" w:hAnsi="微软雅黑"/>
        </w:rPr>
        <w:t>4月26日，在第六届数字中国建设峰会•云生态大会数字政务与数字社会论坛上，</w:t>
      </w:r>
      <w:r w:rsidR="007F339B" w:rsidRPr="007F339B">
        <w:rPr>
          <w:rFonts w:ascii="微软雅黑" w:eastAsia="微软雅黑" w:hAnsi="微软雅黑" w:hint="eastAsia"/>
        </w:rPr>
        <w:t>作为中国电信赋能数字政务与数字社会的三大行业理论及实践应用成果之一，由中国电信</w:t>
      </w:r>
      <w:r w:rsidR="0061023A">
        <w:rPr>
          <w:rFonts w:ascii="微软雅黑" w:eastAsia="微软雅黑" w:hAnsi="微软雅黑" w:hint="eastAsia"/>
        </w:rPr>
        <w:t>研究院牵头编写</w:t>
      </w:r>
      <w:r w:rsidR="007F339B" w:rsidRPr="007F339B">
        <w:rPr>
          <w:rFonts w:ascii="微软雅黑" w:eastAsia="微软雅黑" w:hAnsi="微软雅黑" w:hint="eastAsia"/>
        </w:rPr>
        <w:t>的</w:t>
      </w:r>
      <w:r w:rsidR="002363DF">
        <w:rPr>
          <w:rFonts w:ascii="微软雅黑" w:eastAsia="微软雅黑" w:hAnsi="微软雅黑" w:hint="eastAsia"/>
        </w:rPr>
        <w:t>《5</w:t>
      </w:r>
      <w:r w:rsidR="002363DF">
        <w:rPr>
          <w:rFonts w:ascii="微软雅黑" w:eastAsia="微软雅黑" w:hAnsi="微软雅黑"/>
        </w:rPr>
        <w:t>G</w:t>
      </w:r>
      <w:r w:rsidR="002363DF">
        <w:rPr>
          <w:rFonts w:ascii="微软雅黑" w:eastAsia="微软雅黑" w:hAnsi="微软雅黑" w:hint="eastAsia"/>
        </w:rPr>
        <w:t>融媒体应用研究报告</w:t>
      </w:r>
      <w:r w:rsidR="00A70857">
        <w:rPr>
          <w:rFonts w:ascii="微软雅黑" w:eastAsia="微软雅黑" w:hAnsi="微软雅黑" w:hint="eastAsia"/>
        </w:rPr>
        <w:t>2</w:t>
      </w:r>
      <w:r w:rsidR="00A70857">
        <w:rPr>
          <w:rFonts w:ascii="微软雅黑" w:eastAsia="微软雅黑" w:hAnsi="微软雅黑"/>
        </w:rPr>
        <w:t>022</w:t>
      </w:r>
      <w:r w:rsidR="002363DF">
        <w:rPr>
          <w:rFonts w:ascii="微软雅黑" w:eastAsia="微软雅黑" w:hAnsi="微软雅黑" w:hint="eastAsia"/>
        </w:rPr>
        <w:t>》</w:t>
      </w:r>
      <w:r>
        <w:rPr>
          <w:rFonts w:ascii="微软雅黑" w:eastAsia="微软雅黑" w:hAnsi="微软雅黑" w:hint="eastAsia"/>
        </w:rPr>
        <w:t>正式发布。</w:t>
      </w:r>
    </w:p>
    <w:p w14:paraId="0B5360D7" w14:textId="43A0314B" w:rsidR="007F339B" w:rsidRDefault="007F339B" w:rsidP="0061023A">
      <w:pPr>
        <w:spacing w:line="360" w:lineRule="auto"/>
        <w:rPr>
          <w:rFonts w:ascii="微软雅黑" w:eastAsia="微软雅黑" w:hAnsi="微软雅黑"/>
        </w:rPr>
      </w:pPr>
      <w:r w:rsidRPr="00984030">
        <w:rPr>
          <w:rFonts w:ascii="Microsoft YaHei UI" w:eastAsia="Microsoft YaHei UI" w:hAnsi="Microsoft YaHei UI"/>
          <w:noProof/>
          <w:spacing w:val="8"/>
        </w:rPr>
        <w:drawing>
          <wp:inline distT="0" distB="0" distL="0" distR="0" wp14:anchorId="738FF132" wp14:editId="77CCA65A">
            <wp:extent cx="5274310" cy="3517265"/>
            <wp:effectExtent l="0" t="0" r="2540" b="6985"/>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3A9A17DF" w14:textId="2455217E" w:rsidR="00A70857" w:rsidRPr="00652F56" w:rsidRDefault="0061023A" w:rsidP="00A70857">
      <w:pPr>
        <w:spacing w:line="360" w:lineRule="auto"/>
        <w:ind w:firstLineChars="200" w:firstLine="420"/>
        <w:rPr>
          <w:rFonts w:ascii="微软雅黑" w:eastAsia="微软雅黑" w:hAnsi="微软雅黑"/>
          <w:b/>
          <w:color w:val="1F4E79" w:themeColor="accent1" w:themeShade="80"/>
        </w:rPr>
      </w:pPr>
      <w:r>
        <w:rPr>
          <w:rFonts w:ascii="微软雅黑" w:eastAsia="微软雅黑" w:hAnsi="微软雅黑" w:hint="eastAsia"/>
          <w:b/>
          <w:color w:val="1F4E79" w:themeColor="accent1" w:themeShade="80"/>
        </w:rPr>
        <w:t>作为业界首个提出“5</w:t>
      </w:r>
      <w:r>
        <w:rPr>
          <w:rFonts w:ascii="微软雅黑" w:eastAsia="微软雅黑" w:hAnsi="微软雅黑"/>
          <w:b/>
          <w:color w:val="1F4E79" w:themeColor="accent1" w:themeShade="80"/>
        </w:rPr>
        <w:t>G</w:t>
      </w:r>
      <w:r>
        <w:rPr>
          <w:rFonts w:ascii="微软雅黑" w:eastAsia="微软雅黑" w:hAnsi="微软雅黑" w:hint="eastAsia"/>
          <w:b/>
          <w:color w:val="1F4E79" w:themeColor="accent1" w:themeShade="80"/>
        </w:rPr>
        <w:t>融媒体应用”的报告，</w:t>
      </w:r>
      <w:r w:rsidR="00DE2F8B">
        <w:rPr>
          <w:rFonts w:ascii="微软雅黑" w:eastAsia="微软雅黑" w:hAnsi="微软雅黑" w:hint="eastAsia"/>
          <w:b/>
          <w:color w:val="1F4E79" w:themeColor="accent1" w:themeShade="80"/>
        </w:rPr>
        <w:t>本次研究报告</w:t>
      </w:r>
      <w:r w:rsidR="00916FE7" w:rsidRPr="00916FE7">
        <w:rPr>
          <w:rFonts w:ascii="微软雅黑" w:eastAsia="微软雅黑" w:hAnsi="微软雅黑" w:hint="eastAsia"/>
          <w:b/>
          <w:color w:val="1F4E79" w:themeColor="accent1" w:themeShade="80"/>
        </w:rPr>
        <w:t>由中国电信研究院牵头</w:t>
      </w:r>
      <w:r w:rsidR="00916FE7">
        <w:rPr>
          <w:rFonts w:ascii="微软雅黑" w:eastAsia="微软雅黑" w:hAnsi="微软雅黑" w:hint="eastAsia"/>
          <w:b/>
          <w:color w:val="1F4E79" w:themeColor="accent1" w:themeShade="80"/>
        </w:rPr>
        <w:t>编写</w:t>
      </w:r>
      <w:r w:rsidR="00916FE7" w:rsidRPr="00916FE7">
        <w:rPr>
          <w:rFonts w:ascii="微软雅黑" w:eastAsia="微软雅黑" w:hAnsi="微软雅黑" w:hint="eastAsia"/>
          <w:b/>
          <w:color w:val="1F4E79" w:themeColor="accent1" w:themeShade="80"/>
        </w:rPr>
        <w:t>，</w:t>
      </w:r>
      <w:r w:rsidR="00916FE7">
        <w:rPr>
          <w:rFonts w:ascii="微软雅黑" w:eastAsia="微软雅黑" w:hAnsi="微软雅黑" w:hint="eastAsia"/>
          <w:b/>
          <w:color w:val="1F4E79" w:themeColor="accent1" w:themeShade="80"/>
        </w:rPr>
        <w:t>并面向业界</w:t>
      </w:r>
      <w:r w:rsidR="00916FE7" w:rsidRPr="00916FE7">
        <w:rPr>
          <w:rFonts w:ascii="微软雅黑" w:eastAsia="微软雅黑" w:hAnsi="微软雅黑" w:hint="eastAsia"/>
          <w:b/>
          <w:color w:val="1F4E79" w:themeColor="accent1" w:themeShade="80"/>
        </w:rPr>
        <w:t>连续三年发布。</w:t>
      </w:r>
      <w:r w:rsidR="00916FE7">
        <w:rPr>
          <w:rFonts w:ascii="微软雅黑" w:eastAsia="微软雅黑" w:hAnsi="微软雅黑" w:hint="eastAsia"/>
          <w:b/>
          <w:color w:val="1F4E79" w:themeColor="accent1" w:themeShade="80"/>
        </w:rPr>
        <w:t>报告</w:t>
      </w:r>
      <w:r w:rsidR="004954C6" w:rsidRPr="00652F56">
        <w:rPr>
          <w:rFonts w:ascii="微软雅黑" w:eastAsia="微软雅黑" w:hAnsi="微软雅黑" w:hint="eastAsia"/>
          <w:b/>
          <w:color w:val="1F4E79" w:themeColor="accent1" w:themeShade="80"/>
        </w:rPr>
        <w:t>系统全面地总结了</w:t>
      </w:r>
      <w:r w:rsidR="004954C6" w:rsidRPr="00652F56">
        <w:rPr>
          <w:rFonts w:ascii="微软雅黑" w:eastAsia="微软雅黑" w:hAnsi="微软雅黑"/>
          <w:b/>
          <w:color w:val="1F4E79" w:themeColor="accent1" w:themeShade="80"/>
        </w:rPr>
        <w:t>2022年媒体融合传播活动的各类主体、各种传播活动与新一代信息技术的融合发展进程与综合应用，</w:t>
      </w:r>
      <w:r>
        <w:rPr>
          <w:rFonts w:ascii="微软雅黑" w:eastAsia="微软雅黑" w:hAnsi="微软雅黑" w:hint="eastAsia"/>
          <w:b/>
          <w:color w:val="1F4E79" w:themeColor="accent1" w:themeShade="80"/>
        </w:rPr>
        <w:t>从</w:t>
      </w:r>
      <w:r w:rsidR="004954C6" w:rsidRPr="00652F56">
        <w:rPr>
          <w:rFonts w:ascii="微软雅黑" w:eastAsia="微软雅黑" w:hAnsi="微软雅黑"/>
          <w:b/>
          <w:color w:val="1F4E79" w:themeColor="accent1" w:themeShade="80"/>
        </w:rPr>
        <w:t>5G、云计算、大数据等新一代信息技术</w:t>
      </w:r>
      <w:r>
        <w:rPr>
          <w:rFonts w:ascii="微软雅黑" w:eastAsia="微软雅黑" w:hAnsi="微软雅黑" w:hint="eastAsia"/>
          <w:b/>
          <w:color w:val="1F4E79" w:themeColor="accent1" w:themeShade="80"/>
        </w:rPr>
        <w:t>视角，</w:t>
      </w:r>
      <w:r w:rsidR="00DE2F8B">
        <w:rPr>
          <w:rFonts w:ascii="微软雅黑" w:eastAsia="微软雅黑" w:hAnsi="微软雅黑" w:hint="eastAsia"/>
          <w:b/>
          <w:color w:val="1F4E79" w:themeColor="accent1" w:themeShade="80"/>
        </w:rPr>
        <w:t>首次提出5</w:t>
      </w:r>
      <w:r w:rsidR="00DE2F8B">
        <w:rPr>
          <w:rFonts w:ascii="微软雅黑" w:eastAsia="微软雅黑" w:hAnsi="微软雅黑"/>
          <w:b/>
          <w:color w:val="1F4E79" w:themeColor="accent1" w:themeShade="80"/>
        </w:rPr>
        <w:t>G-A</w:t>
      </w:r>
      <w:r w:rsidR="00DE2F8B">
        <w:rPr>
          <w:rFonts w:ascii="微软雅黑" w:eastAsia="微软雅黑" w:hAnsi="微软雅黑" w:hint="eastAsia"/>
          <w:b/>
          <w:color w:val="1F4E79" w:themeColor="accent1" w:themeShade="80"/>
        </w:rPr>
        <w:t>对媒体融合发展的影响，</w:t>
      </w:r>
      <w:bookmarkStart w:id="0" w:name="_GoBack"/>
      <w:bookmarkEnd w:id="0"/>
      <w:r>
        <w:rPr>
          <w:rFonts w:ascii="微软雅黑" w:eastAsia="微软雅黑" w:hAnsi="微软雅黑" w:hint="eastAsia"/>
          <w:b/>
          <w:color w:val="1F4E79" w:themeColor="accent1" w:themeShade="80"/>
        </w:rPr>
        <w:t>剖析了</w:t>
      </w:r>
      <w:r w:rsidR="004954C6" w:rsidRPr="00652F56">
        <w:rPr>
          <w:rFonts w:ascii="微软雅黑" w:eastAsia="微软雅黑" w:hAnsi="微软雅黑"/>
          <w:b/>
          <w:color w:val="1F4E79" w:themeColor="accent1" w:themeShade="80"/>
        </w:rPr>
        <w:t>社会信息传播生态</w:t>
      </w:r>
      <w:r w:rsidR="004954C6" w:rsidRPr="00652F56">
        <w:rPr>
          <w:rFonts w:ascii="微软雅黑" w:eastAsia="微软雅黑" w:hAnsi="微软雅黑"/>
          <w:b/>
          <w:color w:val="1F4E79" w:themeColor="accent1" w:themeShade="80"/>
        </w:rPr>
        <w:lastRenderedPageBreak/>
        <w:t>带来的影响、变革和机遇。</w:t>
      </w:r>
      <w:r w:rsidR="00916FE7" w:rsidRPr="00916FE7">
        <w:rPr>
          <w:rFonts w:ascii="微软雅黑" w:eastAsia="微软雅黑" w:hAnsi="微软雅黑" w:hint="eastAsia"/>
          <w:b/>
          <w:color w:val="1F4E79" w:themeColor="accent1" w:themeShade="80"/>
        </w:rPr>
        <w:t>报告发布后受到业界广泛关注，光明网全文刊载内容，云</w:t>
      </w:r>
      <w:r w:rsidR="00916FE7">
        <w:rPr>
          <w:rFonts w:ascii="微软雅黑" w:eastAsia="微软雅黑" w:hAnsi="微软雅黑" w:hint="eastAsia"/>
          <w:b/>
          <w:color w:val="1F4E79" w:themeColor="accent1" w:themeShade="80"/>
        </w:rPr>
        <w:t>南网等地方</w:t>
      </w:r>
      <w:proofErr w:type="gramStart"/>
      <w:r w:rsidR="00916FE7">
        <w:rPr>
          <w:rFonts w:ascii="微软雅黑" w:eastAsia="微软雅黑" w:hAnsi="微软雅黑" w:hint="eastAsia"/>
          <w:b/>
          <w:color w:val="1F4E79" w:themeColor="accent1" w:themeShade="80"/>
        </w:rPr>
        <w:t>新闻官网转载</w:t>
      </w:r>
      <w:proofErr w:type="gramEnd"/>
      <w:r w:rsidR="00916FE7">
        <w:rPr>
          <w:rFonts w:ascii="微软雅黑" w:eastAsia="微软雅黑" w:hAnsi="微软雅黑" w:hint="eastAsia"/>
          <w:b/>
          <w:color w:val="1F4E79" w:themeColor="accent1" w:themeShade="80"/>
        </w:rPr>
        <w:t>，《中国新闻出版广电报》发布专题解读内容</w:t>
      </w:r>
      <w:r w:rsidR="00B30C8B">
        <w:rPr>
          <w:rFonts w:ascii="微软雅黑" w:eastAsia="微软雅黑" w:hAnsi="微软雅黑" w:hint="eastAsia"/>
          <w:b/>
          <w:color w:val="1F4E79" w:themeColor="accent1" w:themeShade="80"/>
        </w:rPr>
        <w:t>。</w:t>
      </w:r>
    </w:p>
    <w:p w14:paraId="26AA34C6" w14:textId="1A62C36F" w:rsidR="007F339B" w:rsidRPr="00652F56" w:rsidRDefault="007F339B" w:rsidP="007F339B">
      <w:pPr>
        <w:spacing w:line="360" w:lineRule="auto"/>
        <w:ind w:firstLineChars="200" w:firstLine="420"/>
        <w:jc w:val="left"/>
        <w:rPr>
          <w:rFonts w:ascii="微软雅黑" w:eastAsia="微软雅黑" w:hAnsi="微软雅黑"/>
          <w:szCs w:val="21"/>
        </w:rPr>
      </w:pPr>
      <w:r w:rsidRPr="00652F56">
        <w:rPr>
          <w:rFonts w:ascii="微软雅黑" w:eastAsia="微软雅黑" w:hAnsi="微软雅黑" w:cs="Times New Roman"/>
          <w:b/>
          <w:color w:val="1F4E79" w:themeColor="accent1" w:themeShade="80"/>
          <w:szCs w:val="21"/>
        </w:rPr>
        <w:t>《研究报告》是由中国电信、光明网、中国传媒大学新媒体研究院共同发起成立的5G</w:t>
      </w:r>
      <w:proofErr w:type="gramStart"/>
      <w:r w:rsidRPr="00652F56">
        <w:rPr>
          <w:rFonts w:ascii="微软雅黑" w:eastAsia="微软雅黑" w:hAnsi="微软雅黑" w:cs="Times New Roman"/>
          <w:b/>
          <w:color w:val="1F4E79" w:themeColor="accent1" w:themeShade="80"/>
          <w:szCs w:val="21"/>
        </w:rPr>
        <w:t>融媒实验室</w:t>
      </w:r>
      <w:proofErr w:type="gramEnd"/>
      <w:r w:rsidRPr="00652F56">
        <w:rPr>
          <w:rFonts w:ascii="微软雅黑" w:eastAsia="微软雅黑" w:hAnsi="微软雅黑" w:cs="Times New Roman"/>
          <w:b/>
          <w:color w:val="1F4E79" w:themeColor="accent1" w:themeShade="80"/>
          <w:szCs w:val="21"/>
        </w:rPr>
        <w:t>的一项重要成果</w:t>
      </w:r>
      <w:r w:rsidRPr="00652F56">
        <w:rPr>
          <w:rFonts w:ascii="微软雅黑" w:eastAsia="微软雅黑" w:hAnsi="微软雅黑" w:cs="Times New Roman" w:hint="eastAsia"/>
          <w:b/>
          <w:color w:val="1F4E79" w:themeColor="accent1" w:themeShade="80"/>
          <w:szCs w:val="21"/>
        </w:rPr>
        <w:t>。</w:t>
      </w:r>
      <w:r w:rsidRPr="00652F56">
        <w:rPr>
          <w:rFonts w:ascii="微软雅黑" w:eastAsia="微软雅黑" w:hAnsi="微软雅黑" w:cs="Times New Roman"/>
          <w:color w:val="222222"/>
          <w:szCs w:val="21"/>
        </w:rPr>
        <w:t>5G</w:t>
      </w:r>
      <w:proofErr w:type="gramStart"/>
      <w:r w:rsidRPr="00652F56">
        <w:rPr>
          <w:rFonts w:ascii="微软雅黑" w:eastAsia="微软雅黑" w:hAnsi="微软雅黑" w:cs="Times New Roman"/>
          <w:color w:val="222222"/>
          <w:szCs w:val="21"/>
        </w:rPr>
        <w:t>融媒实验室</w:t>
      </w:r>
      <w:proofErr w:type="gramEnd"/>
      <w:r w:rsidRPr="00652F56">
        <w:rPr>
          <w:rFonts w:ascii="微软雅黑" w:eastAsia="微软雅黑" w:hAnsi="微软雅黑" w:cs="Times New Roman" w:hint="eastAsia"/>
          <w:color w:val="222222"/>
          <w:szCs w:val="21"/>
        </w:rPr>
        <w:t>于</w:t>
      </w:r>
      <w:r w:rsidRPr="00652F56">
        <w:rPr>
          <w:rFonts w:ascii="微软雅黑" w:eastAsia="微软雅黑" w:hAnsi="微软雅黑" w:cs="Times New Roman"/>
          <w:color w:val="222222"/>
          <w:szCs w:val="21"/>
        </w:rPr>
        <w:t>2020年11月在中国电信研究院挂牌成立</w:t>
      </w:r>
      <w:r w:rsidRPr="00652F56">
        <w:rPr>
          <w:rFonts w:ascii="微软雅黑" w:eastAsia="微软雅黑" w:hAnsi="微软雅黑" w:cs="Times New Roman" w:hint="eastAsia"/>
          <w:color w:val="222222"/>
          <w:szCs w:val="21"/>
        </w:rPr>
        <w:t>，面向</w:t>
      </w:r>
      <w:r w:rsidRPr="00652F56">
        <w:rPr>
          <w:rFonts w:ascii="微软雅黑" w:eastAsia="微软雅黑" w:hAnsi="微软雅黑" w:cs="Times New Roman"/>
          <w:color w:val="222222"/>
          <w:szCs w:val="21"/>
        </w:rPr>
        <w:t>新一代信息技术在传媒行业和社会传播活动中</w:t>
      </w:r>
      <w:r w:rsidRPr="00652F56">
        <w:rPr>
          <w:rFonts w:ascii="微软雅黑" w:eastAsia="微软雅黑" w:hAnsi="微软雅黑" w:cs="Times New Roman" w:hint="eastAsia"/>
          <w:color w:val="222222"/>
          <w:szCs w:val="21"/>
        </w:rPr>
        <w:t>的</w:t>
      </w:r>
      <w:r w:rsidRPr="00652F56">
        <w:rPr>
          <w:rFonts w:ascii="微软雅黑" w:eastAsia="微软雅黑" w:hAnsi="微软雅黑" w:cs="Times New Roman"/>
          <w:color w:val="222222"/>
          <w:szCs w:val="21"/>
        </w:rPr>
        <w:t>应用实践</w:t>
      </w:r>
      <w:r w:rsidRPr="00652F56">
        <w:rPr>
          <w:rFonts w:ascii="微软雅黑" w:eastAsia="微软雅黑" w:hAnsi="微软雅黑" w:cs="Times New Roman" w:hint="eastAsia"/>
          <w:color w:val="222222"/>
          <w:szCs w:val="21"/>
        </w:rPr>
        <w:t>，持续开展系统性、前瞻性研究。</w:t>
      </w:r>
    </w:p>
    <w:p w14:paraId="5EBE15FA" w14:textId="13749FDD" w:rsidR="007F339B" w:rsidRDefault="007F339B" w:rsidP="00652F56">
      <w:pPr>
        <w:spacing w:line="360" w:lineRule="auto"/>
        <w:ind w:firstLineChars="200" w:firstLine="420"/>
        <w:jc w:val="center"/>
        <w:rPr>
          <w:rFonts w:ascii="微软雅黑" w:eastAsia="微软雅黑" w:hAnsi="微软雅黑"/>
        </w:rPr>
      </w:pPr>
      <w:r w:rsidRPr="00984030">
        <w:rPr>
          <w:rFonts w:ascii="Microsoft YaHei UI" w:eastAsia="Microsoft YaHei UI" w:hAnsi="Microsoft YaHei UI"/>
          <w:noProof/>
          <w:spacing w:val="8"/>
        </w:rPr>
        <w:drawing>
          <wp:inline distT="0" distB="0" distL="0" distR="0" wp14:anchorId="716C5B42" wp14:editId="64F5DF65">
            <wp:extent cx="3764915" cy="5330190"/>
            <wp:effectExtent l="0" t="0" r="6985" b="3810"/>
            <wp:docPr id="19" name="图片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4915" cy="5330190"/>
                    </a:xfrm>
                    <a:prstGeom prst="rect">
                      <a:avLst/>
                    </a:prstGeom>
                    <a:noFill/>
                    <a:ln>
                      <a:noFill/>
                    </a:ln>
                  </pic:spPr>
                </pic:pic>
              </a:graphicData>
            </a:graphic>
          </wp:inline>
        </w:drawing>
      </w:r>
    </w:p>
    <w:p w14:paraId="44928FBE" w14:textId="664DF34F" w:rsidR="00A70857" w:rsidRDefault="00A70857" w:rsidP="00A70857">
      <w:pPr>
        <w:spacing w:line="360" w:lineRule="auto"/>
        <w:ind w:firstLineChars="200" w:firstLine="420"/>
        <w:jc w:val="center"/>
        <w:rPr>
          <w:rFonts w:ascii="微软雅黑" w:eastAsia="微软雅黑" w:hAnsi="微软雅黑"/>
          <w:b/>
          <w:u w:val="single"/>
        </w:rPr>
      </w:pPr>
      <w:r>
        <w:rPr>
          <w:rFonts w:ascii="微软雅黑" w:eastAsia="微软雅黑" w:hAnsi="微软雅黑" w:hint="eastAsia"/>
          <w:b/>
          <w:u w:val="single"/>
        </w:rPr>
        <w:t>报告</w:t>
      </w:r>
      <w:r w:rsidR="00C71471">
        <w:rPr>
          <w:rFonts w:ascii="微软雅黑" w:eastAsia="微软雅黑" w:hAnsi="微软雅黑" w:hint="eastAsia"/>
          <w:b/>
          <w:u w:val="single"/>
        </w:rPr>
        <w:t>主要</w:t>
      </w:r>
      <w:r>
        <w:rPr>
          <w:rFonts w:ascii="微软雅黑" w:eastAsia="微软雅黑" w:hAnsi="微软雅黑" w:hint="eastAsia"/>
          <w:b/>
          <w:u w:val="single"/>
        </w:rPr>
        <w:t>观点</w:t>
      </w:r>
    </w:p>
    <w:p w14:paraId="45A13BAC" w14:textId="3338E4C2" w:rsidR="002363DF" w:rsidRPr="00652F56" w:rsidRDefault="00A70857" w:rsidP="002363DF">
      <w:pPr>
        <w:spacing w:line="360" w:lineRule="auto"/>
        <w:ind w:firstLineChars="200" w:firstLine="420"/>
        <w:rPr>
          <w:rFonts w:ascii="微软雅黑" w:eastAsia="微软雅黑" w:hAnsi="微软雅黑"/>
          <w:color w:val="1F4E79" w:themeColor="accent1" w:themeShade="80"/>
          <w:u w:val="single"/>
        </w:rPr>
      </w:pPr>
      <w:proofErr w:type="gramStart"/>
      <w:r w:rsidRPr="00652F56">
        <w:rPr>
          <w:rFonts w:ascii="微软雅黑" w:eastAsia="微软雅黑" w:hAnsi="微软雅黑" w:hint="eastAsia"/>
          <w:b/>
          <w:color w:val="1F4E79" w:themeColor="accent1" w:themeShade="80"/>
          <w:u w:val="single"/>
        </w:rPr>
        <w:t>一</w:t>
      </w:r>
      <w:proofErr w:type="gramEnd"/>
      <w:r w:rsidR="004954C6" w:rsidRPr="00652F56">
        <w:rPr>
          <w:rFonts w:ascii="微软雅黑" w:eastAsia="微软雅黑" w:hAnsi="微软雅黑" w:hint="eastAsia"/>
          <w:b/>
          <w:color w:val="1F4E79" w:themeColor="accent1" w:themeShade="80"/>
          <w:u w:val="single"/>
        </w:rPr>
        <w:t>：从</w:t>
      </w:r>
      <w:r w:rsidR="004954C6" w:rsidRPr="00652F56">
        <w:rPr>
          <w:rFonts w:ascii="微软雅黑" w:eastAsia="微软雅黑" w:hAnsi="微软雅黑"/>
          <w:b/>
          <w:color w:val="1F4E79" w:themeColor="accent1" w:themeShade="80"/>
          <w:u w:val="single"/>
        </w:rPr>
        <w:t>5G到5G-A，技术演进滋养</w:t>
      </w:r>
      <w:proofErr w:type="gramStart"/>
      <w:r w:rsidR="00C97382">
        <w:rPr>
          <w:rFonts w:ascii="微软雅黑" w:eastAsia="微软雅黑" w:hAnsi="微软雅黑" w:hint="eastAsia"/>
          <w:b/>
          <w:color w:val="1F4E79" w:themeColor="accent1" w:themeShade="80"/>
          <w:u w:val="single"/>
        </w:rPr>
        <w:t>融媒</w:t>
      </w:r>
      <w:r w:rsidR="004954C6" w:rsidRPr="00652F56">
        <w:rPr>
          <w:rFonts w:ascii="微软雅黑" w:eastAsia="微软雅黑" w:hAnsi="微软雅黑"/>
          <w:b/>
          <w:color w:val="1F4E79" w:themeColor="accent1" w:themeShade="80"/>
          <w:u w:val="single"/>
        </w:rPr>
        <w:t>产业</w:t>
      </w:r>
      <w:proofErr w:type="gramEnd"/>
      <w:r w:rsidR="004954C6" w:rsidRPr="00652F56">
        <w:rPr>
          <w:rFonts w:ascii="微软雅黑" w:eastAsia="微软雅黑" w:hAnsi="微软雅黑"/>
          <w:b/>
          <w:color w:val="1F4E79" w:themeColor="accent1" w:themeShade="80"/>
          <w:u w:val="single"/>
        </w:rPr>
        <w:t>成长</w:t>
      </w:r>
      <w:r w:rsidR="00C71471" w:rsidRPr="00652F56">
        <w:rPr>
          <w:rFonts w:ascii="微软雅黑" w:eastAsia="微软雅黑" w:hAnsi="微软雅黑" w:hint="eastAsia"/>
          <w:b/>
          <w:color w:val="1F4E79" w:themeColor="accent1" w:themeShade="80"/>
          <w:u w:val="single"/>
        </w:rPr>
        <w:t>，</w:t>
      </w:r>
      <w:r w:rsidR="004954C6" w:rsidRPr="00652F56">
        <w:rPr>
          <w:rFonts w:ascii="微软雅黑" w:eastAsia="微软雅黑" w:hAnsi="微软雅黑"/>
          <w:b/>
          <w:color w:val="1F4E79" w:themeColor="accent1" w:themeShade="80"/>
          <w:u w:val="single"/>
        </w:rPr>
        <w:t>孕育未来</w:t>
      </w:r>
      <w:r w:rsidR="00C97382">
        <w:rPr>
          <w:rFonts w:ascii="微软雅黑" w:eastAsia="微软雅黑" w:hAnsi="微软雅黑" w:hint="eastAsia"/>
          <w:b/>
          <w:color w:val="1F4E79" w:themeColor="accent1" w:themeShade="80"/>
          <w:u w:val="single"/>
        </w:rPr>
        <w:t>发展</w:t>
      </w:r>
      <w:r w:rsidR="004954C6" w:rsidRPr="00652F56">
        <w:rPr>
          <w:rFonts w:ascii="微软雅黑" w:eastAsia="微软雅黑" w:hAnsi="微软雅黑"/>
          <w:b/>
          <w:color w:val="1F4E79" w:themeColor="accent1" w:themeShade="80"/>
          <w:u w:val="single"/>
        </w:rPr>
        <w:t>方向</w:t>
      </w:r>
    </w:p>
    <w:p w14:paraId="089F2244" w14:textId="1D0B13FF" w:rsidR="00C71471" w:rsidRDefault="00C71471" w:rsidP="00C71471">
      <w:pPr>
        <w:spacing w:line="360" w:lineRule="auto"/>
        <w:ind w:firstLineChars="200" w:firstLine="420"/>
        <w:rPr>
          <w:rFonts w:ascii="微软雅黑" w:eastAsia="微软雅黑" w:hAnsi="微软雅黑"/>
        </w:rPr>
      </w:pPr>
      <w:r w:rsidRPr="008633F0">
        <w:rPr>
          <w:rFonts w:ascii="微软雅黑" w:eastAsia="微软雅黑" w:hAnsi="微软雅黑" w:hint="eastAsia"/>
          <w:b/>
        </w:rPr>
        <w:t>我国在网络基础设施、</w:t>
      </w:r>
      <w:r w:rsidRPr="008633F0">
        <w:rPr>
          <w:rFonts w:ascii="微软雅黑" w:eastAsia="微软雅黑" w:hAnsi="微软雅黑"/>
          <w:b/>
        </w:rPr>
        <w:t>5G终端、产业应用等方面走在世界前列，5G应用规模化发展</w:t>
      </w:r>
      <w:r w:rsidRPr="008633F0">
        <w:rPr>
          <w:rFonts w:ascii="微软雅黑" w:eastAsia="微软雅黑" w:hAnsi="微软雅黑"/>
          <w:b/>
        </w:rPr>
        <w:lastRenderedPageBreak/>
        <w:t>进入关键阶段。</w:t>
      </w:r>
      <w:r w:rsidRPr="008633F0">
        <w:rPr>
          <w:rFonts w:ascii="微软雅黑" w:eastAsia="微软雅黑" w:hAnsi="微软雅黑" w:hint="eastAsia"/>
        </w:rPr>
        <w:t>工信部</w:t>
      </w:r>
      <w:r>
        <w:rPr>
          <w:rFonts w:ascii="微软雅黑" w:eastAsia="微软雅黑" w:hAnsi="微软雅黑" w:hint="eastAsia"/>
        </w:rPr>
        <w:t>《</w:t>
      </w:r>
      <w:r w:rsidRPr="008633F0">
        <w:rPr>
          <w:rFonts w:ascii="微软雅黑" w:eastAsia="微软雅黑" w:hAnsi="微软雅黑"/>
        </w:rPr>
        <w:t>2022年通信业统计公报</w:t>
      </w:r>
      <w:r>
        <w:rPr>
          <w:rFonts w:ascii="微软雅黑" w:eastAsia="微软雅黑" w:hAnsi="微软雅黑" w:hint="eastAsia"/>
        </w:rPr>
        <w:t>》显示</w:t>
      </w:r>
      <w:r w:rsidRPr="008633F0">
        <w:rPr>
          <w:rFonts w:ascii="微软雅黑" w:eastAsia="微软雅黑" w:hAnsi="微软雅黑"/>
        </w:rPr>
        <w:t>，</w:t>
      </w:r>
      <w:r>
        <w:rPr>
          <w:rFonts w:ascii="微软雅黑" w:eastAsia="微软雅黑" w:hAnsi="微软雅黑" w:hint="eastAsia"/>
        </w:rPr>
        <w:t>截至2</w:t>
      </w:r>
      <w:r>
        <w:rPr>
          <w:rFonts w:ascii="微软雅黑" w:eastAsia="微软雅黑" w:hAnsi="微软雅黑"/>
        </w:rPr>
        <w:t>022</w:t>
      </w:r>
      <w:r>
        <w:rPr>
          <w:rFonts w:ascii="微软雅黑" w:eastAsia="微软雅黑" w:hAnsi="微软雅黑" w:hint="eastAsia"/>
        </w:rPr>
        <w:t>年底，</w:t>
      </w:r>
      <w:r w:rsidRPr="008633F0">
        <w:rPr>
          <w:rFonts w:ascii="微软雅黑" w:eastAsia="微软雅黑" w:hAnsi="微软雅黑"/>
        </w:rPr>
        <w:t>我国累计开通231.2万个5G基站，</w:t>
      </w:r>
      <w:r w:rsidR="00C97382">
        <w:rPr>
          <w:rFonts w:ascii="微软雅黑" w:eastAsia="微软雅黑" w:hAnsi="微软雅黑" w:hint="eastAsia"/>
        </w:rPr>
        <w:t>已</w:t>
      </w:r>
      <w:r w:rsidRPr="008633F0">
        <w:rPr>
          <w:rFonts w:ascii="微软雅黑" w:eastAsia="微软雅黑" w:hAnsi="微软雅黑"/>
        </w:rPr>
        <w:t>建成全球规模最大的5G网络</w:t>
      </w:r>
      <w:r>
        <w:rPr>
          <w:rFonts w:ascii="微软雅黑" w:eastAsia="微软雅黑" w:hAnsi="微软雅黑" w:hint="eastAsia"/>
        </w:rPr>
        <w:t>；</w:t>
      </w:r>
      <w:r w:rsidRPr="008633F0">
        <w:rPr>
          <w:rFonts w:ascii="微软雅黑" w:eastAsia="微软雅黑" w:hAnsi="微软雅黑"/>
        </w:rPr>
        <w:t>我国5G手机渗透率远高于全球平均水平，5G行业终端数量和类型不断丰富</w:t>
      </w:r>
      <w:r>
        <w:rPr>
          <w:rFonts w:ascii="微软雅黑" w:eastAsia="微软雅黑" w:hAnsi="微软雅黑" w:hint="eastAsia"/>
        </w:rPr>
        <w:t>，</w:t>
      </w:r>
      <w:r w:rsidRPr="008633F0">
        <w:rPr>
          <w:rFonts w:ascii="微软雅黑" w:eastAsia="微软雅黑" w:hAnsi="微软雅黑"/>
        </w:rPr>
        <w:t>5G行业应用案例累计超过5万个。</w:t>
      </w:r>
    </w:p>
    <w:p w14:paraId="557B128B" w14:textId="015078E5" w:rsidR="008633F0" w:rsidRPr="008633F0" w:rsidRDefault="008633F0" w:rsidP="008633F0">
      <w:pPr>
        <w:spacing w:line="360" w:lineRule="auto"/>
        <w:ind w:firstLineChars="200" w:firstLine="420"/>
        <w:rPr>
          <w:rFonts w:ascii="微软雅黑" w:eastAsia="微软雅黑" w:hAnsi="微软雅黑"/>
        </w:rPr>
      </w:pPr>
      <w:r w:rsidRPr="008633F0">
        <w:rPr>
          <w:rFonts w:ascii="微软雅黑" w:eastAsia="微软雅黑" w:hAnsi="微软雅黑"/>
          <w:b/>
        </w:rPr>
        <w:t>5G-A拓展新场景，</w:t>
      </w:r>
      <w:proofErr w:type="gramStart"/>
      <w:r w:rsidRPr="008633F0">
        <w:rPr>
          <w:rFonts w:ascii="微软雅黑" w:eastAsia="微软雅黑" w:hAnsi="微软雅黑"/>
          <w:b/>
        </w:rPr>
        <w:t>新能力</w:t>
      </w:r>
      <w:proofErr w:type="gramEnd"/>
      <w:r w:rsidRPr="008633F0">
        <w:rPr>
          <w:rFonts w:ascii="微软雅黑" w:eastAsia="微软雅黑" w:hAnsi="微软雅黑"/>
          <w:b/>
        </w:rPr>
        <w:t>孕育变革创新。</w:t>
      </w:r>
      <w:r w:rsidRPr="008633F0">
        <w:rPr>
          <w:rFonts w:ascii="微软雅黑" w:eastAsia="微软雅黑" w:hAnsi="微软雅黑"/>
        </w:rPr>
        <w:t>5G-A使虚拟现实、触觉互联网等对网络时延和速率要求极高的应用更加可行或体验提升；也能在“连接”的同时“感知”万事万物，构建万物互联、万物可感的创新应用场景，驱动</w:t>
      </w:r>
      <w:r>
        <w:rPr>
          <w:rFonts w:ascii="微软雅黑" w:eastAsia="微软雅黑" w:hAnsi="微软雅黑" w:hint="eastAsia"/>
        </w:rPr>
        <w:t>传媒</w:t>
      </w:r>
      <w:proofErr w:type="gramStart"/>
      <w:r w:rsidRPr="008633F0">
        <w:rPr>
          <w:rFonts w:ascii="微软雅黑" w:eastAsia="微软雅黑" w:hAnsi="微软雅黑"/>
        </w:rPr>
        <w:t>的数智化</w:t>
      </w:r>
      <w:proofErr w:type="gramEnd"/>
      <w:r w:rsidRPr="008633F0">
        <w:rPr>
          <w:rFonts w:ascii="微软雅黑" w:eastAsia="微软雅黑" w:hAnsi="微软雅黑"/>
        </w:rPr>
        <w:t>升级，促进</w:t>
      </w:r>
      <w:proofErr w:type="gramStart"/>
      <w:r w:rsidRPr="008633F0">
        <w:rPr>
          <w:rFonts w:ascii="微软雅黑" w:eastAsia="微软雅黑" w:hAnsi="微软雅黑"/>
        </w:rPr>
        <w:t>数智社会</w:t>
      </w:r>
      <w:proofErr w:type="gramEnd"/>
      <w:r w:rsidRPr="008633F0">
        <w:rPr>
          <w:rFonts w:ascii="微软雅黑" w:eastAsia="微软雅黑" w:hAnsi="微软雅黑"/>
        </w:rPr>
        <w:t>发展。</w:t>
      </w:r>
    </w:p>
    <w:p w14:paraId="6184A557" w14:textId="7CFC033C" w:rsidR="004954C6" w:rsidRDefault="008633F0" w:rsidP="008633F0">
      <w:pPr>
        <w:spacing w:line="360" w:lineRule="auto"/>
        <w:ind w:firstLineChars="200" w:firstLine="420"/>
        <w:rPr>
          <w:rFonts w:ascii="微软雅黑" w:eastAsia="微软雅黑" w:hAnsi="微软雅黑"/>
        </w:rPr>
      </w:pPr>
      <w:r w:rsidRPr="008633F0">
        <w:rPr>
          <w:rFonts w:ascii="微软雅黑" w:eastAsia="微软雅黑" w:hAnsi="微软雅黑"/>
          <w:b/>
        </w:rPr>
        <w:t>5G-A时代，移动通信技术还将以媒体融合发展的技术基底、信息器官、渠道触点和智生土壤等多重角色的身份，参与全媒体传播体系构建。</w:t>
      </w:r>
      <w:r w:rsidRPr="008633F0">
        <w:rPr>
          <w:rFonts w:ascii="微软雅黑" w:eastAsia="微软雅黑" w:hAnsi="微软雅黑"/>
        </w:rPr>
        <w:t>在5G-A逐步发展成熟的未来，实时交互、虚实融合，万物互联、通感融合、天地一体的数字世界将带来前所未有的颠覆性创新。</w:t>
      </w:r>
    </w:p>
    <w:p w14:paraId="38C7D8F1" w14:textId="48D819F6" w:rsidR="004954C6" w:rsidRPr="00652F56" w:rsidRDefault="004954C6" w:rsidP="002363DF">
      <w:pPr>
        <w:spacing w:line="360" w:lineRule="auto"/>
        <w:ind w:firstLineChars="200" w:firstLine="420"/>
        <w:rPr>
          <w:rFonts w:ascii="微软雅黑" w:eastAsia="微软雅黑" w:hAnsi="微软雅黑"/>
          <w:b/>
          <w:color w:val="1F4E79" w:themeColor="accent1" w:themeShade="80"/>
          <w:u w:val="single"/>
        </w:rPr>
      </w:pPr>
      <w:r w:rsidRPr="00652F56">
        <w:rPr>
          <w:rFonts w:ascii="微软雅黑" w:eastAsia="微软雅黑" w:hAnsi="微软雅黑" w:hint="eastAsia"/>
          <w:b/>
          <w:color w:val="1F4E79" w:themeColor="accent1" w:themeShade="80"/>
          <w:u w:val="single"/>
        </w:rPr>
        <w:t>二：</w:t>
      </w:r>
      <w:r w:rsidRPr="00652F56">
        <w:rPr>
          <w:rFonts w:ascii="微软雅黑" w:eastAsia="微软雅黑" w:hAnsi="微软雅黑"/>
          <w:b/>
          <w:color w:val="1F4E79" w:themeColor="accent1" w:themeShade="80"/>
          <w:u w:val="single"/>
        </w:rPr>
        <w:t>5G慢直播、5G消息</w:t>
      </w:r>
      <w:r w:rsidR="00433C7F">
        <w:rPr>
          <w:rFonts w:ascii="微软雅黑" w:eastAsia="微软雅黑" w:hAnsi="微软雅黑" w:hint="eastAsia"/>
          <w:b/>
          <w:color w:val="1F4E79" w:themeColor="accent1" w:themeShade="80"/>
          <w:u w:val="single"/>
        </w:rPr>
        <w:t>等</w:t>
      </w:r>
      <w:proofErr w:type="gramStart"/>
      <w:r w:rsidRPr="00652F56">
        <w:rPr>
          <w:rFonts w:ascii="微软雅黑" w:eastAsia="微软雅黑" w:hAnsi="微软雅黑"/>
          <w:b/>
          <w:color w:val="1F4E79" w:themeColor="accent1" w:themeShade="80"/>
          <w:u w:val="single"/>
        </w:rPr>
        <w:t>典型融媒技术</w:t>
      </w:r>
      <w:proofErr w:type="gramEnd"/>
      <w:r w:rsidRPr="00652F56">
        <w:rPr>
          <w:rFonts w:ascii="微软雅黑" w:eastAsia="微软雅黑" w:hAnsi="微软雅黑"/>
          <w:b/>
          <w:color w:val="1F4E79" w:themeColor="accent1" w:themeShade="80"/>
          <w:u w:val="single"/>
        </w:rPr>
        <w:t>应用</w:t>
      </w:r>
      <w:r w:rsidR="00433C7F">
        <w:rPr>
          <w:rFonts w:ascii="微软雅黑" w:eastAsia="微软雅黑" w:hAnsi="微软雅黑" w:hint="eastAsia"/>
          <w:b/>
          <w:color w:val="1F4E79" w:themeColor="accent1" w:themeShade="80"/>
          <w:u w:val="single"/>
        </w:rPr>
        <w:t>走向</w:t>
      </w:r>
      <w:r w:rsidRPr="00652F56">
        <w:rPr>
          <w:rFonts w:ascii="微软雅黑" w:eastAsia="微软雅黑" w:hAnsi="微软雅黑"/>
          <w:b/>
          <w:color w:val="1F4E79" w:themeColor="accent1" w:themeShade="80"/>
          <w:u w:val="single"/>
        </w:rPr>
        <w:t xml:space="preserve">规模普及 </w:t>
      </w:r>
    </w:p>
    <w:p w14:paraId="65DA6353" w14:textId="0C7A5A5C" w:rsidR="00FA797E" w:rsidRPr="00FA797E" w:rsidRDefault="00FA797E" w:rsidP="00FA797E">
      <w:pPr>
        <w:spacing w:line="360" w:lineRule="auto"/>
        <w:ind w:firstLineChars="200" w:firstLine="420"/>
        <w:rPr>
          <w:rFonts w:ascii="微软雅黑" w:eastAsia="微软雅黑" w:hAnsi="微软雅黑"/>
        </w:rPr>
      </w:pPr>
      <w:r w:rsidRPr="00FA797E">
        <w:rPr>
          <w:rFonts w:ascii="微软雅黑" w:eastAsia="微软雅黑" w:hAnsi="微软雅黑"/>
          <w:b/>
        </w:rPr>
        <w:t>5G慢直播、5G消息等技术应用开始发挥重要</w:t>
      </w:r>
      <w:r w:rsidR="000F5DA5">
        <w:rPr>
          <w:rFonts w:ascii="微软雅黑" w:eastAsia="微软雅黑" w:hAnsi="微软雅黑" w:hint="eastAsia"/>
          <w:b/>
        </w:rPr>
        <w:t>作用</w:t>
      </w:r>
      <w:r w:rsidRPr="00FA797E">
        <w:rPr>
          <w:rFonts w:ascii="微软雅黑" w:eastAsia="微软雅黑" w:hAnsi="微软雅黑"/>
          <w:b/>
        </w:rPr>
        <w:t>。</w:t>
      </w:r>
      <w:r w:rsidRPr="00FA797E">
        <w:rPr>
          <w:rFonts w:ascii="微软雅黑" w:eastAsia="微软雅黑" w:hAnsi="微软雅黑"/>
        </w:rPr>
        <w:t>通过5G慢直播、5G消息的高到达率、</w:t>
      </w:r>
      <w:r w:rsidR="000F5DA5">
        <w:rPr>
          <w:rFonts w:ascii="微软雅黑" w:eastAsia="微软雅黑" w:hAnsi="微软雅黑" w:hint="eastAsia"/>
        </w:rPr>
        <w:t>巨</w:t>
      </w:r>
      <w:r w:rsidRPr="00FA797E">
        <w:rPr>
          <w:rFonts w:ascii="微软雅黑" w:eastAsia="微软雅黑" w:hAnsi="微软雅黑"/>
        </w:rPr>
        <w:t>量内容、</w:t>
      </w:r>
      <w:r w:rsidR="000F5DA5">
        <w:rPr>
          <w:rFonts w:ascii="微软雅黑" w:eastAsia="微软雅黑" w:hAnsi="微软雅黑" w:hint="eastAsia"/>
        </w:rPr>
        <w:t>灵活</w:t>
      </w:r>
      <w:r w:rsidRPr="00FA797E">
        <w:rPr>
          <w:rFonts w:ascii="微软雅黑" w:eastAsia="微软雅黑" w:hAnsi="微软雅黑"/>
        </w:rPr>
        <w:t>形态和规模</w:t>
      </w:r>
      <w:r w:rsidR="000F5DA5">
        <w:rPr>
          <w:rFonts w:ascii="微软雅黑" w:eastAsia="微软雅黑" w:hAnsi="微软雅黑" w:hint="eastAsia"/>
        </w:rPr>
        <w:t>效应</w:t>
      </w:r>
      <w:r w:rsidRPr="00FA797E">
        <w:rPr>
          <w:rFonts w:ascii="微软雅黑" w:eastAsia="微软雅黑" w:hAnsi="微软雅黑"/>
        </w:rPr>
        <w:t>直接体现了传播力、引导力、创造力和商业力，其</w:t>
      </w:r>
      <w:proofErr w:type="gramStart"/>
      <w:r w:rsidRPr="00FA797E">
        <w:rPr>
          <w:rFonts w:ascii="微软雅黑" w:eastAsia="微软雅黑" w:hAnsi="微软雅黑"/>
        </w:rPr>
        <w:t>强传播</w:t>
      </w:r>
      <w:proofErr w:type="gramEnd"/>
      <w:r w:rsidRPr="00FA797E">
        <w:rPr>
          <w:rFonts w:ascii="微软雅黑" w:eastAsia="微软雅黑" w:hAnsi="微软雅黑"/>
        </w:rPr>
        <w:t>属性使其成为面向C端的用户感知界面和“移动优先”舆论阵地。</w:t>
      </w:r>
    </w:p>
    <w:p w14:paraId="062155D3" w14:textId="49E9A9B1" w:rsidR="00FA797E" w:rsidRPr="00FA797E" w:rsidRDefault="00447406" w:rsidP="00FA797E">
      <w:pPr>
        <w:spacing w:line="360" w:lineRule="auto"/>
        <w:ind w:firstLineChars="200" w:firstLine="420"/>
        <w:rPr>
          <w:rFonts w:ascii="微软雅黑" w:eastAsia="微软雅黑" w:hAnsi="微软雅黑"/>
        </w:rPr>
      </w:pPr>
      <w:r>
        <w:rPr>
          <w:rFonts w:ascii="微软雅黑" w:eastAsia="微软雅黑" w:hAnsi="微软雅黑" w:hint="eastAsia"/>
          <w:b/>
        </w:rPr>
        <w:t>其中，</w:t>
      </w:r>
      <w:r w:rsidR="00FA797E" w:rsidRPr="00FA797E">
        <w:rPr>
          <w:rFonts w:ascii="微软雅黑" w:eastAsia="微软雅黑" w:hAnsi="微软雅黑"/>
          <w:b/>
        </w:rPr>
        <w:t>5G慢直播目前已全方位赋能传统媒体，提升传媒新价值。</w:t>
      </w:r>
      <w:r w:rsidR="00FA797E" w:rsidRPr="00FA797E">
        <w:rPr>
          <w:rFonts w:ascii="微软雅黑" w:eastAsia="微软雅黑" w:hAnsi="微软雅黑"/>
        </w:rPr>
        <w:t>截至2023年3月，中国电信慢直播累计建成超1000个点位</w:t>
      </w:r>
      <w:r>
        <w:rPr>
          <w:rFonts w:ascii="微软雅黑" w:eastAsia="微软雅黑" w:hAnsi="微软雅黑" w:hint="eastAsia"/>
        </w:rPr>
        <w:t>、</w:t>
      </w:r>
      <w:r w:rsidR="00FA797E" w:rsidRPr="00FA797E">
        <w:rPr>
          <w:rFonts w:ascii="微软雅黑" w:eastAsia="微软雅黑" w:hAnsi="微软雅黑"/>
        </w:rPr>
        <w:t>覆盖31省 (区、市)</w:t>
      </w:r>
      <w:r>
        <w:rPr>
          <w:rFonts w:ascii="微软雅黑" w:eastAsia="微软雅黑" w:hAnsi="微软雅黑" w:hint="eastAsia"/>
        </w:rPr>
        <w:t>，</w:t>
      </w:r>
      <w:r w:rsidR="00FA797E" w:rsidRPr="00FA797E">
        <w:rPr>
          <w:rFonts w:ascii="微软雅黑" w:eastAsia="微软雅黑" w:hAnsi="微软雅黑"/>
        </w:rPr>
        <w:t>成为全球最大的5G慢直播信源拥有者</w:t>
      </w:r>
      <w:r>
        <w:rPr>
          <w:rFonts w:ascii="微软雅黑" w:eastAsia="微软雅黑" w:hAnsi="微软雅黑" w:hint="eastAsia"/>
        </w:rPr>
        <w:t>，通过</w:t>
      </w:r>
      <w:r w:rsidR="00FA797E" w:rsidRPr="00FA797E">
        <w:rPr>
          <w:rFonts w:ascii="微软雅黑" w:eastAsia="微软雅黑" w:hAnsi="微软雅黑"/>
        </w:rPr>
        <w:t>慢直播宣传</w:t>
      </w:r>
      <w:r>
        <w:rPr>
          <w:rFonts w:ascii="微软雅黑" w:eastAsia="微软雅黑" w:hAnsi="微软雅黑" w:hint="eastAsia"/>
        </w:rPr>
        <w:t>矩阵</w:t>
      </w:r>
      <w:r w:rsidR="00FA797E" w:rsidRPr="00FA797E">
        <w:rPr>
          <w:rFonts w:ascii="微软雅黑" w:eastAsia="微软雅黑" w:hAnsi="微软雅黑"/>
        </w:rPr>
        <w:t>，涉及文旅、农产品、非遗、热点事件等播放量累计超</w:t>
      </w:r>
      <w:r>
        <w:rPr>
          <w:rFonts w:ascii="微软雅黑" w:eastAsia="微软雅黑" w:hAnsi="微软雅黑" w:hint="eastAsia"/>
        </w:rPr>
        <w:t>过</w:t>
      </w:r>
      <w:r w:rsidR="00FA797E" w:rsidRPr="00FA797E">
        <w:rPr>
          <w:rFonts w:ascii="微软雅黑" w:eastAsia="微软雅黑" w:hAnsi="微软雅黑"/>
        </w:rPr>
        <w:t>25亿。</w:t>
      </w:r>
    </w:p>
    <w:p w14:paraId="47E63DFE" w14:textId="7A269F18" w:rsidR="004954C6" w:rsidRPr="004954C6" w:rsidRDefault="00BF6863" w:rsidP="00FA797E">
      <w:pPr>
        <w:spacing w:line="360" w:lineRule="auto"/>
        <w:ind w:firstLineChars="200" w:firstLine="420"/>
        <w:rPr>
          <w:rFonts w:ascii="微软雅黑" w:eastAsia="微软雅黑" w:hAnsi="微软雅黑"/>
        </w:rPr>
      </w:pPr>
      <w:r>
        <w:rPr>
          <w:rFonts w:ascii="微软雅黑" w:eastAsia="微软雅黑" w:hAnsi="微软雅黑" w:hint="eastAsia"/>
          <w:b/>
        </w:rPr>
        <w:t>面向</w:t>
      </w:r>
      <w:r w:rsidR="00FA797E" w:rsidRPr="00FA797E">
        <w:rPr>
          <w:rFonts w:ascii="微软雅黑" w:eastAsia="微软雅黑" w:hAnsi="微软雅黑" w:hint="eastAsia"/>
          <w:b/>
        </w:rPr>
        <w:t>媒体融合发展，</w:t>
      </w:r>
      <w:r w:rsidR="00FA797E" w:rsidRPr="00FA797E">
        <w:rPr>
          <w:rFonts w:ascii="微软雅黑" w:eastAsia="微软雅黑" w:hAnsi="微软雅黑"/>
          <w:b/>
        </w:rPr>
        <w:t>5G消息的重要性和价值不仅仅在于技术创新，更在于商业和市场。</w:t>
      </w:r>
      <w:r w:rsidR="00FA797E" w:rsidRPr="00FA797E">
        <w:rPr>
          <w:rFonts w:ascii="微软雅黑" w:eastAsia="微软雅黑" w:hAnsi="微软雅黑"/>
        </w:rPr>
        <w:t>5G消息将逐步形成和发展“去互联网化”的用户连接新模式，为个人智能终端用户与媒体、政府、企业建立更直接、更高效的连接方式和沟通渠道，并基于此发展成为面向政务宣传、企业传播、人民生活提供技术服务、内容服务、传播服务、连接服务的新平台。</w:t>
      </w:r>
    </w:p>
    <w:p w14:paraId="66E517E8" w14:textId="5E4F2800" w:rsidR="008359DA" w:rsidRPr="00652F56" w:rsidRDefault="004954C6" w:rsidP="002363DF">
      <w:pPr>
        <w:spacing w:line="360" w:lineRule="auto"/>
        <w:ind w:firstLineChars="200" w:firstLine="420"/>
        <w:rPr>
          <w:rFonts w:ascii="微软雅黑" w:eastAsia="微软雅黑" w:hAnsi="微软雅黑"/>
          <w:b/>
          <w:color w:val="1F4E79" w:themeColor="accent1" w:themeShade="80"/>
          <w:u w:val="single"/>
        </w:rPr>
      </w:pPr>
      <w:r w:rsidRPr="00652F56">
        <w:rPr>
          <w:rFonts w:ascii="微软雅黑" w:eastAsia="微软雅黑" w:hAnsi="微软雅黑" w:hint="eastAsia"/>
          <w:b/>
          <w:color w:val="1F4E79" w:themeColor="accent1" w:themeShade="80"/>
          <w:u w:val="single"/>
        </w:rPr>
        <w:t>三：“</w:t>
      </w:r>
      <w:r w:rsidRPr="00652F56">
        <w:rPr>
          <w:rFonts w:ascii="微软雅黑" w:eastAsia="微软雅黑" w:hAnsi="微软雅黑"/>
          <w:b/>
          <w:color w:val="1F4E79" w:themeColor="accent1" w:themeShade="80"/>
          <w:u w:val="single"/>
        </w:rPr>
        <w:t>5G+”</w:t>
      </w:r>
      <w:r w:rsidR="00BF6863" w:rsidRPr="00652F56">
        <w:rPr>
          <w:rFonts w:ascii="微软雅黑" w:eastAsia="微软雅黑" w:hAnsi="微软雅黑" w:hint="eastAsia"/>
          <w:b/>
          <w:color w:val="1F4E79" w:themeColor="accent1" w:themeShade="80"/>
          <w:u w:val="single"/>
        </w:rPr>
        <w:t>新一代信息技术</w:t>
      </w:r>
      <w:r w:rsidRPr="00652F56">
        <w:rPr>
          <w:rFonts w:ascii="微软雅黑" w:eastAsia="微软雅黑" w:hAnsi="微软雅黑"/>
          <w:b/>
          <w:color w:val="1F4E79" w:themeColor="accent1" w:themeShade="80"/>
          <w:u w:val="single"/>
        </w:rPr>
        <w:t>在四级</w:t>
      </w:r>
      <w:r w:rsidR="00BF6863" w:rsidRPr="00652F56">
        <w:rPr>
          <w:rFonts w:ascii="微软雅黑" w:eastAsia="微软雅黑" w:hAnsi="微软雅黑" w:hint="eastAsia"/>
          <w:b/>
          <w:color w:val="1F4E79" w:themeColor="accent1" w:themeShade="80"/>
          <w:u w:val="single"/>
        </w:rPr>
        <w:t>媒体</w:t>
      </w:r>
      <w:r w:rsidRPr="00652F56">
        <w:rPr>
          <w:rFonts w:ascii="微软雅黑" w:eastAsia="微软雅黑" w:hAnsi="微软雅黑"/>
          <w:b/>
          <w:color w:val="1F4E79" w:themeColor="accent1" w:themeShade="80"/>
          <w:u w:val="single"/>
        </w:rPr>
        <w:t>融合发展布局中全面应用</w:t>
      </w:r>
    </w:p>
    <w:p w14:paraId="7DD308ED" w14:textId="77777777" w:rsidR="00FA797E" w:rsidRPr="00FA797E" w:rsidRDefault="00DC5FEF" w:rsidP="00FA797E">
      <w:pPr>
        <w:spacing w:line="360" w:lineRule="auto"/>
        <w:ind w:firstLineChars="200" w:firstLine="420"/>
        <w:rPr>
          <w:rFonts w:ascii="微软雅黑" w:eastAsia="微软雅黑" w:hAnsi="微软雅黑"/>
        </w:rPr>
      </w:pPr>
      <w:r w:rsidRPr="00DC5FEF">
        <w:rPr>
          <w:rFonts w:ascii="微软雅黑" w:eastAsia="微软雅黑" w:hAnsi="微软雅黑"/>
          <w:b/>
        </w:rPr>
        <w:lastRenderedPageBreak/>
        <w:t>5G+多元技术综合应用，助力中央级主流媒体立体化传播</w:t>
      </w:r>
      <w:r w:rsidRPr="00DC5FEF">
        <w:rPr>
          <w:rFonts w:ascii="微软雅黑" w:eastAsia="微软雅黑" w:hAnsi="微软雅黑" w:hint="eastAsia"/>
          <w:b/>
        </w:rPr>
        <w:t>。</w:t>
      </w:r>
      <w:r w:rsidRPr="00DC5FEF">
        <w:rPr>
          <w:rFonts w:ascii="微软雅黑" w:eastAsia="微软雅黑" w:hAnsi="微软雅黑" w:hint="eastAsia"/>
        </w:rPr>
        <w:t>中央级媒体</w:t>
      </w:r>
      <w:r w:rsidR="00FA797E">
        <w:rPr>
          <w:rFonts w:ascii="微软雅黑" w:eastAsia="微软雅黑" w:hAnsi="微软雅黑" w:hint="eastAsia"/>
        </w:rPr>
        <w:t>积极尝试以5</w:t>
      </w:r>
      <w:r w:rsidR="00FA797E">
        <w:rPr>
          <w:rFonts w:ascii="微软雅黑" w:eastAsia="微软雅黑" w:hAnsi="微软雅黑"/>
        </w:rPr>
        <w:t>G</w:t>
      </w:r>
      <w:r w:rsidR="00FA797E">
        <w:rPr>
          <w:rFonts w:ascii="微软雅黑" w:eastAsia="微软雅黑" w:hAnsi="微软雅黑" w:hint="eastAsia"/>
        </w:rPr>
        <w:t>为代表的新一代信息技术应用</w:t>
      </w:r>
      <w:r w:rsidR="00095545">
        <w:rPr>
          <w:rFonts w:ascii="微软雅黑" w:eastAsia="微软雅黑" w:hAnsi="微软雅黑" w:hint="eastAsia"/>
        </w:rPr>
        <w:t>，</w:t>
      </w:r>
      <w:r w:rsidR="00FA797E">
        <w:rPr>
          <w:rFonts w:ascii="微软雅黑" w:eastAsia="微软雅黑" w:hAnsi="微软雅黑" w:hint="eastAsia"/>
        </w:rPr>
        <w:t>充分体现了新技术</w:t>
      </w:r>
      <w:r w:rsidRPr="00DC5FEF">
        <w:rPr>
          <w:rFonts w:ascii="微软雅黑" w:eastAsia="微软雅黑" w:hAnsi="微软雅黑"/>
        </w:rPr>
        <w:t>对</w:t>
      </w:r>
      <w:r>
        <w:rPr>
          <w:rFonts w:ascii="微软雅黑" w:eastAsia="微软雅黑" w:hAnsi="微软雅黑" w:hint="eastAsia"/>
        </w:rPr>
        <w:t>传统</w:t>
      </w:r>
      <w:r w:rsidRPr="00DC5FEF">
        <w:rPr>
          <w:rFonts w:ascii="微软雅黑" w:eastAsia="微软雅黑" w:hAnsi="微软雅黑"/>
        </w:rPr>
        <w:t>采</w:t>
      </w:r>
      <w:proofErr w:type="gramStart"/>
      <w:r w:rsidRPr="00DC5FEF">
        <w:rPr>
          <w:rFonts w:ascii="微软雅黑" w:eastAsia="微软雅黑" w:hAnsi="微软雅黑"/>
        </w:rPr>
        <w:t>编播全</w:t>
      </w:r>
      <w:proofErr w:type="gramEnd"/>
      <w:r w:rsidRPr="00DC5FEF">
        <w:rPr>
          <w:rFonts w:ascii="微软雅黑" w:eastAsia="微软雅黑" w:hAnsi="微软雅黑"/>
        </w:rPr>
        <w:t>流程的优化</w:t>
      </w:r>
      <w:r>
        <w:rPr>
          <w:rFonts w:ascii="微软雅黑" w:eastAsia="微软雅黑" w:hAnsi="微软雅黑" w:hint="eastAsia"/>
        </w:rPr>
        <w:t>，</w:t>
      </w:r>
      <w:r w:rsidRPr="00DC5FEF">
        <w:rPr>
          <w:rFonts w:ascii="微软雅黑" w:eastAsia="微软雅黑" w:hAnsi="微软雅黑"/>
        </w:rPr>
        <w:t>大幅度提升新闻生产、分发效率</w:t>
      </w:r>
      <w:r>
        <w:rPr>
          <w:rFonts w:ascii="微软雅黑" w:eastAsia="微软雅黑" w:hAnsi="微软雅黑" w:hint="eastAsia"/>
        </w:rPr>
        <w:t>，</w:t>
      </w:r>
      <w:r w:rsidRPr="00DC5FEF">
        <w:rPr>
          <w:rFonts w:ascii="微软雅黑" w:eastAsia="微软雅黑" w:hAnsi="微软雅黑"/>
        </w:rPr>
        <w:t>重构协同化、一体化、集约化的生产流程</w:t>
      </w:r>
      <w:r>
        <w:rPr>
          <w:rFonts w:ascii="微软雅黑" w:eastAsia="微软雅黑" w:hAnsi="微软雅黑" w:hint="eastAsia"/>
        </w:rPr>
        <w:t>。</w:t>
      </w:r>
    </w:p>
    <w:p w14:paraId="240A70A6" w14:textId="77777777" w:rsidR="00FA797E" w:rsidRPr="00FA797E" w:rsidRDefault="00FA797E" w:rsidP="00FA797E">
      <w:pPr>
        <w:spacing w:line="360" w:lineRule="auto"/>
        <w:ind w:firstLineChars="200" w:firstLine="420"/>
        <w:rPr>
          <w:rFonts w:ascii="微软雅黑" w:eastAsia="微软雅黑" w:hAnsi="微软雅黑"/>
        </w:rPr>
      </w:pPr>
      <w:r w:rsidRPr="00FA797E">
        <w:rPr>
          <w:rFonts w:ascii="微软雅黑" w:eastAsia="微软雅黑" w:hAnsi="微软雅黑"/>
          <w:b/>
        </w:rPr>
        <w:t>探索技术产品创新，省级主流媒体拓展5G多场景应用</w:t>
      </w:r>
      <w:r>
        <w:rPr>
          <w:rFonts w:ascii="微软雅黑" w:eastAsia="微软雅黑" w:hAnsi="微软雅黑" w:hint="eastAsia"/>
        </w:rPr>
        <w:t>。</w:t>
      </w:r>
      <w:r w:rsidRPr="00FA797E">
        <w:rPr>
          <w:rFonts w:ascii="微软雅黑" w:eastAsia="微软雅黑" w:hAnsi="微软雅黑"/>
        </w:rPr>
        <w:t>省级媒体积极谋求线上</w:t>
      </w:r>
      <w:proofErr w:type="gramStart"/>
      <w:r w:rsidRPr="00FA797E">
        <w:rPr>
          <w:rFonts w:ascii="微软雅黑" w:eastAsia="微软雅黑" w:hAnsi="微软雅黑"/>
        </w:rPr>
        <w:t>云化采</w:t>
      </w:r>
      <w:proofErr w:type="gramEnd"/>
      <w:r w:rsidRPr="00FA797E">
        <w:rPr>
          <w:rFonts w:ascii="微软雅黑" w:eastAsia="微软雅黑" w:hAnsi="微软雅黑"/>
        </w:rPr>
        <w:t>编播的发展路径，</w:t>
      </w:r>
      <w:r w:rsidR="00095545" w:rsidRPr="00FA797E">
        <w:rPr>
          <w:rFonts w:ascii="微软雅黑" w:eastAsia="微软雅黑" w:hAnsi="微软雅黑"/>
        </w:rPr>
        <w:t xml:space="preserve"> </w:t>
      </w:r>
      <w:r w:rsidRPr="00FA797E">
        <w:rPr>
          <w:rFonts w:ascii="微软雅黑" w:eastAsia="微软雅黑" w:hAnsi="微软雅黑"/>
        </w:rPr>
        <w:t>5G+全息</w:t>
      </w:r>
      <w:r w:rsidR="00095E02">
        <w:rPr>
          <w:rFonts w:ascii="微软雅黑" w:eastAsia="微软雅黑" w:hAnsi="微软雅黑" w:hint="eastAsia"/>
        </w:rPr>
        <w:t>/</w:t>
      </w:r>
      <w:r w:rsidRPr="00FA797E">
        <w:rPr>
          <w:rFonts w:ascii="微软雅黑" w:eastAsia="微软雅黑" w:hAnsi="微软雅黑"/>
        </w:rPr>
        <w:t>VR</w:t>
      </w:r>
      <w:r w:rsidR="00095E02">
        <w:rPr>
          <w:rFonts w:ascii="微软雅黑" w:eastAsia="微软雅黑" w:hAnsi="微软雅黑" w:hint="eastAsia"/>
        </w:rPr>
        <w:t>、</w:t>
      </w:r>
      <w:r w:rsidRPr="00FA797E">
        <w:rPr>
          <w:rFonts w:ascii="微软雅黑" w:eastAsia="微软雅黑" w:hAnsi="微软雅黑"/>
        </w:rPr>
        <w:t>AR等技术在省级媒体中</w:t>
      </w:r>
      <w:r>
        <w:rPr>
          <w:rFonts w:ascii="微软雅黑" w:eastAsia="微软雅黑" w:hAnsi="微软雅黑" w:hint="eastAsia"/>
        </w:rPr>
        <w:t>快速</w:t>
      </w:r>
      <w:r w:rsidRPr="00FA797E">
        <w:rPr>
          <w:rFonts w:ascii="微软雅黑" w:eastAsia="微软雅黑" w:hAnsi="微软雅黑"/>
        </w:rPr>
        <w:t>发展迭代，5G云访谈、5G虚拟现实展厅等表现形式逐渐呈现出常态化的特点，省级媒体</w:t>
      </w:r>
      <w:r w:rsidR="00095545">
        <w:rPr>
          <w:rFonts w:ascii="微软雅黑" w:eastAsia="微软雅黑" w:hAnsi="微软雅黑" w:hint="eastAsia"/>
        </w:rPr>
        <w:t>的</w:t>
      </w:r>
      <w:r w:rsidRPr="00FA797E">
        <w:rPr>
          <w:rFonts w:ascii="微软雅黑" w:eastAsia="微软雅黑" w:hAnsi="微软雅黑"/>
        </w:rPr>
        <w:t>技术</w:t>
      </w:r>
      <w:r w:rsidR="00095545">
        <w:rPr>
          <w:rFonts w:ascii="微软雅黑" w:eastAsia="微软雅黑" w:hAnsi="微软雅黑" w:hint="eastAsia"/>
        </w:rPr>
        <w:t>应用</w:t>
      </w:r>
      <w:r w:rsidRPr="00FA797E">
        <w:rPr>
          <w:rFonts w:ascii="微软雅黑" w:eastAsia="微软雅黑" w:hAnsi="微软雅黑"/>
        </w:rPr>
        <w:t>进一步推动了省内城市建设</w:t>
      </w:r>
      <w:proofErr w:type="gramStart"/>
      <w:r w:rsidRPr="00FA797E">
        <w:rPr>
          <w:rFonts w:ascii="微软雅黑" w:eastAsia="微软雅黑" w:hAnsi="微软雅黑"/>
        </w:rPr>
        <w:t>的数智化</w:t>
      </w:r>
      <w:proofErr w:type="gramEnd"/>
      <w:r w:rsidRPr="00FA797E">
        <w:rPr>
          <w:rFonts w:ascii="微软雅黑" w:eastAsia="微软雅黑" w:hAnsi="微软雅黑"/>
        </w:rPr>
        <w:t>转型。</w:t>
      </w:r>
    </w:p>
    <w:p w14:paraId="3F905038" w14:textId="77777777" w:rsidR="00FA797E" w:rsidRPr="00FA797E" w:rsidRDefault="00FA797E" w:rsidP="00FA797E">
      <w:pPr>
        <w:spacing w:line="360" w:lineRule="auto"/>
        <w:ind w:firstLineChars="200" w:firstLine="420"/>
        <w:rPr>
          <w:rFonts w:ascii="微软雅黑" w:eastAsia="微软雅黑" w:hAnsi="微软雅黑"/>
        </w:rPr>
      </w:pPr>
      <w:r w:rsidRPr="00FA797E">
        <w:rPr>
          <w:rFonts w:ascii="微软雅黑" w:eastAsia="微软雅黑" w:hAnsi="微软雅黑" w:hint="eastAsia"/>
          <w:b/>
        </w:rPr>
        <w:t>整合资源做好连接，市级主流媒体利用</w:t>
      </w:r>
      <w:r w:rsidRPr="00FA797E">
        <w:rPr>
          <w:rFonts w:ascii="微软雅黑" w:eastAsia="微软雅黑" w:hAnsi="微软雅黑"/>
          <w:b/>
        </w:rPr>
        <w:t>5G</w:t>
      </w:r>
      <w:proofErr w:type="gramStart"/>
      <w:r w:rsidRPr="00FA797E">
        <w:rPr>
          <w:rFonts w:ascii="微软雅黑" w:eastAsia="微软雅黑" w:hAnsi="微软雅黑"/>
          <w:b/>
        </w:rPr>
        <w:t>融媒体</w:t>
      </w:r>
      <w:proofErr w:type="gramEnd"/>
      <w:r w:rsidRPr="00FA797E">
        <w:rPr>
          <w:rFonts w:ascii="微软雅黑" w:eastAsia="微软雅黑" w:hAnsi="微软雅黑"/>
          <w:b/>
        </w:rPr>
        <w:t>服务社会</w:t>
      </w:r>
      <w:r w:rsidRPr="00FA797E">
        <w:rPr>
          <w:rFonts w:ascii="微软雅黑" w:eastAsia="微软雅黑" w:hAnsi="微软雅黑" w:hint="eastAsia"/>
          <w:b/>
        </w:rPr>
        <w:t>。</w:t>
      </w:r>
      <w:r w:rsidRPr="00FA797E">
        <w:rPr>
          <w:rFonts w:ascii="微软雅黑" w:eastAsia="微软雅黑" w:hAnsi="微软雅黑" w:hint="eastAsia"/>
        </w:rPr>
        <w:t>市级媒体作为贯通省级和县级媒体的中间枢纽，稳固地发挥着承</w:t>
      </w:r>
      <w:r>
        <w:rPr>
          <w:rFonts w:ascii="微软雅黑" w:eastAsia="微软雅黑" w:hAnsi="微软雅黑" w:hint="eastAsia"/>
        </w:rPr>
        <w:t>上</w:t>
      </w:r>
      <w:r w:rsidRPr="00FA797E">
        <w:rPr>
          <w:rFonts w:ascii="微软雅黑" w:eastAsia="微软雅黑" w:hAnsi="微软雅黑" w:hint="eastAsia"/>
        </w:rPr>
        <w:t>启下的</w:t>
      </w:r>
      <w:r>
        <w:rPr>
          <w:rFonts w:ascii="微软雅黑" w:eastAsia="微软雅黑" w:hAnsi="微软雅黑" w:hint="eastAsia"/>
        </w:rPr>
        <w:t>信息连接</w:t>
      </w:r>
      <w:r w:rsidRPr="00FA797E">
        <w:rPr>
          <w:rFonts w:ascii="微软雅黑" w:eastAsia="微软雅黑" w:hAnsi="微软雅黑" w:hint="eastAsia"/>
        </w:rPr>
        <w:t>作用</w:t>
      </w:r>
      <w:r>
        <w:rPr>
          <w:rFonts w:ascii="微软雅黑" w:eastAsia="微软雅黑" w:hAnsi="微软雅黑" w:hint="eastAsia"/>
        </w:rPr>
        <w:t>；</w:t>
      </w:r>
      <w:r w:rsidRPr="00FA797E">
        <w:rPr>
          <w:rFonts w:ascii="微软雅黑" w:eastAsia="微软雅黑" w:hAnsi="微软雅黑" w:hint="eastAsia"/>
        </w:rPr>
        <w:t>作为城市内宣外宣的官方窗口，</w:t>
      </w:r>
      <w:r>
        <w:rPr>
          <w:rFonts w:ascii="微软雅黑" w:eastAsia="微软雅黑" w:hAnsi="微软雅黑" w:hint="eastAsia"/>
        </w:rPr>
        <w:t>5</w:t>
      </w:r>
      <w:r>
        <w:rPr>
          <w:rFonts w:ascii="微软雅黑" w:eastAsia="微软雅黑" w:hAnsi="微软雅黑"/>
        </w:rPr>
        <w:t>G</w:t>
      </w:r>
      <w:proofErr w:type="gramStart"/>
      <w:r>
        <w:rPr>
          <w:rFonts w:ascii="微软雅黑" w:eastAsia="微软雅黑" w:hAnsi="微软雅黑" w:hint="eastAsia"/>
        </w:rPr>
        <w:t>融媒体</w:t>
      </w:r>
      <w:proofErr w:type="gramEnd"/>
      <w:r>
        <w:rPr>
          <w:rFonts w:ascii="微软雅黑" w:eastAsia="微软雅黑" w:hAnsi="微软雅黑" w:hint="eastAsia"/>
        </w:rPr>
        <w:t>又从媒体+政务+服务的新思路和新方式服务群众、引导群众</w:t>
      </w:r>
      <w:r w:rsidRPr="00FA797E">
        <w:rPr>
          <w:rFonts w:ascii="微软雅黑" w:eastAsia="微软雅黑" w:hAnsi="微软雅黑"/>
        </w:rPr>
        <w:t>。</w:t>
      </w:r>
    </w:p>
    <w:p w14:paraId="1E624BDD" w14:textId="77777777" w:rsidR="00FA797E" w:rsidRPr="00FA797E" w:rsidRDefault="00FA797E" w:rsidP="00FA797E">
      <w:pPr>
        <w:spacing w:line="360" w:lineRule="auto"/>
        <w:ind w:firstLineChars="200" w:firstLine="420"/>
        <w:rPr>
          <w:rFonts w:ascii="微软雅黑" w:eastAsia="微软雅黑" w:hAnsi="微软雅黑"/>
        </w:rPr>
      </w:pPr>
      <w:r w:rsidRPr="00FA797E">
        <w:rPr>
          <w:rFonts w:ascii="微软雅黑" w:eastAsia="微软雅黑" w:hAnsi="微软雅黑"/>
          <w:b/>
        </w:rPr>
        <w:t>因地制宜特色发展，区县级媒体融入基层走好群众路线</w:t>
      </w:r>
      <w:r>
        <w:rPr>
          <w:rFonts w:ascii="微软雅黑" w:eastAsia="微软雅黑" w:hAnsi="微软雅黑" w:hint="eastAsia"/>
        </w:rPr>
        <w:t>。区县级媒体</w:t>
      </w:r>
      <w:r w:rsidRPr="00FA797E">
        <w:rPr>
          <w:rFonts w:ascii="微软雅黑" w:eastAsia="微软雅黑" w:hAnsi="微软雅黑"/>
        </w:rPr>
        <w:t>充分借助5G智慧电台、5G直播车、5G背包等设备，经济、集约地提供高质量、高价值的服务。5G视频彩铃、4K大屏等前沿技术也正在被区县</w:t>
      </w:r>
      <w:proofErr w:type="gramStart"/>
      <w:r w:rsidRPr="00FA797E">
        <w:rPr>
          <w:rFonts w:ascii="微软雅黑" w:eastAsia="微软雅黑" w:hAnsi="微软雅黑"/>
        </w:rPr>
        <w:t>级融媒体</w:t>
      </w:r>
      <w:proofErr w:type="gramEnd"/>
      <w:r w:rsidRPr="00FA797E">
        <w:rPr>
          <w:rFonts w:ascii="微软雅黑" w:eastAsia="微软雅黑" w:hAnsi="微软雅黑"/>
        </w:rPr>
        <w:t>融入到基层信息服务和社会治理的场景中</w:t>
      </w:r>
      <w:r>
        <w:rPr>
          <w:rFonts w:ascii="微软雅黑" w:eastAsia="微软雅黑" w:hAnsi="微软雅黑" w:hint="eastAsia"/>
        </w:rPr>
        <w:t>。</w:t>
      </w:r>
    </w:p>
    <w:p w14:paraId="3C0516C1" w14:textId="710EF263" w:rsidR="003B134C" w:rsidRPr="00652F56" w:rsidRDefault="003B134C" w:rsidP="008359DA">
      <w:pPr>
        <w:spacing w:line="360" w:lineRule="auto"/>
        <w:ind w:firstLineChars="200" w:firstLine="420"/>
        <w:rPr>
          <w:rFonts w:ascii="微软雅黑" w:eastAsia="微软雅黑" w:hAnsi="微软雅黑"/>
          <w:b/>
          <w:color w:val="1F4E79" w:themeColor="accent1" w:themeShade="80"/>
          <w:u w:val="single"/>
        </w:rPr>
      </w:pPr>
      <w:r w:rsidRPr="00652F56">
        <w:rPr>
          <w:rFonts w:ascii="微软雅黑" w:eastAsia="微软雅黑" w:hAnsi="微软雅黑" w:hint="eastAsia"/>
          <w:b/>
          <w:color w:val="1F4E79" w:themeColor="accent1" w:themeShade="80"/>
          <w:u w:val="single"/>
        </w:rPr>
        <w:t>四：</w:t>
      </w:r>
      <w:r w:rsidRPr="00652F56">
        <w:rPr>
          <w:rFonts w:ascii="微软雅黑" w:eastAsia="微软雅黑" w:hAnsi="微软雅黑"/>
          <w:b/>
          <w:color w:val="1F4E79" w:themeColor="accent1" w:themeShade="80"/>
          <w:u w:val="single"/>
        </w:rPr>
        <w:t>5G</w:t>
      </w:r>
      <w:proofErr w:type="gramStart"/>
      <w:r w:rsidRPr="00652F56">
        <w:rPr>
          <w:rFonts w:ascii="微软雅黑" w:eastAsia="微软雅黑" w:hAnsi="微软雅黑" w:hint="eastAsia"/>
          <w:b/>
          <w:color w:val="1F4E79" w:themeColor="accent1" w:themeShade="80"/>
          <w:u w:val="single"/>
        </w:rPr>
        <w:t>融媒</w:t>
      </w:r>
      <w:r w:rsidR="00C97382">
        <w:rPr>
          <w:rFonts w:ascii="微软雅黑" w:eastAsia="微软雅黑" w:hAnsi="微软雅黑" w:hint="eastAsia"/>
          <w:b/>
          <w:color w:val="1F4E79" w:themeColor="accent1" w:themeShade="80"/>
          <w:u w:val="single"/>
        </w:rPr>
        <w:t>为</w:t>
      </w:r>
      <w:proofErr w:type="gramEnd"/>
      <w:r w:rsidRPr="00652F56">
        <w:rPr>
          <w:rFonts w:ascii="微软雅黑" w:eastAsia="微软雅黑" w:hAnsi="微软雅黑" w:hint="eastAsia"/>
          <w:b/>
          <w:color w:val="1F4E79" w:themeColor="accent1" w:themeShade="80"/>
          <w:u w:val="single"/>
        </w:rPr>
        <w:t>政府</w:t>
      </w:r>
      <w:r w:rsidR="00DF5B11">
        <w:rPr>
          <w:rFonts w:ascii="微软雅黑" w:eastAsia="微软雅黑" w:hAnsi="微软雅黑" w:hint="eastAsia"/>
          <w:b/>
          <w:color w:val="1F4E79" w:themeColor="accent1" w:themeShade="80"/>
          <w:u w:val="single"/>
        </w:rPr>
        <w:t>服务</w:t>
      </w:r>
      <w:r w:rsidRPr="00652F56">
        <w:rPr>
          <w:rFonts w:ascii="微软雅黑" w:eastAsia="微软雅黑" w:hAnsi="微软雅黑" w:hint="eastAsia"/>
          <w:b/>
          <w:color w:val="1F4E79" w:themeColor="accent1" w:themeShade="80"/>
          <w:u w:val="single"/>
        </w:rPr>
        <w:t>、</w:t>
      </w:r>
      <w:r w:rsidR="00DF5B11">
        <w:rPr>
          <w:rFonts w:ascii="微软雅黑" w:eastAsia="微软雅黑" w:hAnsi="微软雅黑" w:hint="eastAsia"/>
          <w:b/>
          <w:color w:val="1F4E79" w:themeColor="accent1" w:themeShade="80"/>
          <w:u w:val="single"/>
        </w:rPr>
        <w:t>商务金融</w:t>
      </w:r>
      <w:r w:rsidRPr="00652F56">
        <w:rPr>
          <w:rFonts w:ascii="微软雅黑" w:eastAsia="微软雅黑" w:hAnsi="微软雅黑" w:hint="eastAsia"/>
          <w:b/>
          <w:color w:val="1F4E79" w:themeColor="accent1" w:themeShade="80"/>
          <w:u w:val="single"/>
        </w:rPr>
        <w:t>、文博旅游等</w:t>
      </w:r>
      <w:r w:rsidR="00DF5B11">
        <w:rPr>
          <w:rFonts w:ascii="微软雅黑" w:eastAsia="微软雅黑" w:hAnsi="微软雅黑" w:hint="eastAsia"/>
          <w:b/>
          <w:color w:val="1F4E79" w:themeColor="accent1" w:themeShade="80"/>
          <w:u w:val="single"/>
        </w:rPr>
        <w:t>行业</w:t>
      </w:r>
      <w:r w:rsidR="00C97382">
        <w:rPr>
          <w:rFonts w:ascii="微软雅黑" w:eastAsia="微软雅黑" w:hAnsi="微软雅黑" w:hint="eastAsia"/>
          <w:b/>
          <w:color w:val="1F4E79" w:themeColor="accent1" w:themeShade="80"/>
          <w:u w:val="single"/>
        </w:rPr>
        <w:t>发展</w:t>
      </w:r>
      <w:r w:rsidRPr="00652F56">
        <w:rPr>
          <w:rFonts w:ascii="微软雅黑" w:eastAsia="微软雅黑" w:hAnsi="微软雅黑" w:hint="eastAsia"/>
          <w:b/>
          <w:color w:val="1F4E79" w:themeColor="accent1" w:themeShade="80"/>
          <w:u w:val="single"/>
        </w:rPr>
        <w:t>发挥积极作用</w:t>
      </w:r>
    </w:p>
    <w:p w14:paraId="2A46D02B" w14:textId="3402DE49" w:rsidR="00FA797E" w:rsidRDefault="00FA797E" w:rsidP="00FA797E">
      <w:pPr>
        <w:spacing w:line="360" w:lineRule="auto"/>
        <w:ind w:firstLineChars="200" w:firstLine="420"/>
        <w:rPr>
          <w:rFonts w:ascii="微软雅黑" w:eastAsia="微软雅黑" w:hAnsi="微软雅黑"/>
          <w:bCs/>
        </w:rPr>
      </w:pPr>
      <w:r w:rsidRPr="00FA797E">
        <w:rPr>
          <w:rFonts w:ascii="微软雅黑" w:eastAsia="微软雅黑" w:hAnsi="微软雅黑"/>
          <w:b/>
          <w:bCs/>
        </w:rPr>
        <w:t>“5G</w:t>
      </w:r>
      <w:r w:rsidR="00095545">
        <w:rPr>
          <w:rFonts w:ascii="微软雅黑" w:eastAsia="微软雅黑" w:hAnsi="微软雅黑" w:hint="eastAsia"/>
          <w:b/>
          <w:bCs/>
        </w:rPr>
        <w:t>融媒</w:t>
      </w:r>
      <w:r w:rsidRPr="00FA797E">
        <w:rPr>
          <w:rFonts w:ascii="微软雅黑" w:eastAsia="微软雅黑" w:hAnsi="微软雅黑"/>
          <w:b/>
          <w:bCs/>
        </w:rPr>
        <w:t>”</w:t>
      </w:r>
      <w:r w:rsidR="00DF5B11">
        <w:rPr>
          <w:rFonts w:ascii="微软雅黑" w:eastAsia="微软雅黑" w:hAnsi="微软雅黑" w:hint="eastAsia"/>
          <w:b/>
          <w:bCs/>
        </w:rPr>
        <w:t>已成为</w:t>
      </w:r>
      <w:r w:rsidRPr="00FA797E">
        <w:rPr>
          <w:rFonts w:ascii="微软雅黑" w:eastAsia="微软雅黑" w:hAnsi="微软雅黑"/>
          <w:b/>
          <w:bCs/>
        </w:rPr>
        <w:t>全社会、各行业的“连接”资源</w:t>
      </w:r>
      <w:r>
        <w:rPr>
          <w:rFonts w:ascii="微软雅黑" w:eastAsia="微软雅黑" w:hAnsi="微软雅黑" w:hint="eastAsia"/>
          <w:b/>
          <w:bCs/>
        </w:rPr>
        <w:t>。</w:t>
      </w:r>
      <w:r w:rsidRPr="00FA797E">
        <w:rPr>
          <w:rFonts w:ascii="微软雅黑" w:eastAsia="微软雅黑" w:hAnsi="微软雅黑" w:hint="eastAsia"/>
          <w:bCs/>
        </w:rPr>
        <w:t>政务、医疗、教育、金融、文旅、交通</w:t>
      </w:r>
      <w:r w:rsidR="00095545">
        <w:rPr>
          <w:rFonts w:ascii="微软雅黑" w:eastAsia="微软雅黑" w:hAnsi="微软雅黑" w:hint="eastAsia"/>
          <w:bCs/>
        </w:rPr>
        <w:t>、工业</w:t>
      </w:r>
      <w:r w:rsidRPr="00FA797E">
        <w:rPr>
          <w:rFonts w:ascii="微软雅黑" w:eastAsia="微软雅黑" w:hAnsi="微软雅黑" w:hint="eastAsia"/>
          <w:bCs/>
        </w:rPr>
        <w:t>等</w:t>
      </w:r>
      <w:r w:rsidR="00DF5B11">
        <w:rPr>
          <w:rFonts w:ascii="微软雅黑" w:eastAsia="微软雅黑" w:hAnsi="微软雅黑" w:hint="eastAsia"/>
          <w:bCs/>
        </w:rPr>
        <w:t>行业领域</w:t>
      </w:r>
      <w:r w:rsidRPr="00FA797E">
        <w:rPr>
          <w:rFonts w:ascii="微软雅黑" w:eastAsia="微软雅黑" w:hAnsi="微软雅黑" w:hint="eastAsia"/>
          <w:bCs/>
        </w:rPr>
        <w:t>不仅是</w:t>
      </w:r>
      <w:r w:rsidRPr="00FA797E">
        <w:rPr>
          <w:rFonts w:ascii="微软雅黑" w:eastAsia="微软雅黑" w:hAnsi="微软雅黑"/>
          <w:bCs/>
        </w:rPr>
        <w:t>5G</w:t>
      </w:r>
      <w:proofErr w:type="gramStart"/>
      <w:r w:rsidR="00DF5B11">
        <w:rPr>
          <w:rFonts w:ascii="微软雅黑" w:eastAsia="微软雅黑" w:hAnsi="微软雅黑" w:hint="eastAsia"/>
          <w:bCs/>
        </w:rPr>
        <w:t>融媒</w:t>
      </w:r>
      <w:r w:rsidRPr="00FA797E">
        <w:rPr>
          <w:rFonts w:ascii="微软雅黑" w:eastAsia="微软雅黑" w:hAnsi="微软雅黑"/>
          <w:bCs/>
        </w:rPr>
        <w:t>技术</w:t>
      </w:r>
      <w:proofErr w:type="gramEnd"/>
      <w:r w:rsidR="00DF5B11">
        <w:rPr>
          <w:rFonts w:ascii="微软雅黑" w:eastAsia="微软雅黑" w:hAnsi="微软雅黑" w:hint="eastAsia"/>
          <w:bCs/>
        </w:rPr>
        <w:t>的</w:t>
      </w:r>
      <w:r w:rsidRPr="00FA797E">
        <w:rPr>
          <w:rFonts w:ascii="微软雅黑" w:eastAsia="微软雅黑" w:hAnsi="微软雅黑"/>
          <w:bCs/>
        </w:rPr>
        <w:t>“应用者”，</w:t>
      </w:r>
      <w:r w:rsidR="00DF5B11">
        <w:rPr>
          <w:rFonts w:ascii="微软雅黑" w:eastAsia="微软雅黑" w:hAnsi="微软雅黑" w:hint="eastAsia"/>
          <w:bCs/>
        </w:rPr>
        <w:t>也</w:t>
      </w:r>
      <w:r w:rsidRPr="00FA797E">
        <w:rPr>
          <w:rFonts w:ascii="微软雅黑" w:eastAsia="微软雅黑" w:hAnsi="微软雅黑"/>
          <w:bCs/>
        </w:rPr>
        <w:t>是媒体融合的创造者和共建者。</w:t>
      </w:r>
    </w:p>
    <w:p w14:paraId="79ACC43B" w14:textId="0AC0E984" w:rsidR="00095545" w:rsidRPr="00095545" w:rsidRDefault="00095545" w:rsidP="00095545">
      <w:pPr>
        <w:spacing w:line="360" w:lineRule="auto"/>
        <w:ind w:firstLineChars="200" w:firstLine="420"/>
        <w:rPr>
          <w:rFonts w:ascii="微软雅黑" w:eastAsia="微软雅黑" w:hAnsi="微软雅黑"/>
        </w:rPr>
      </w:pPr>
      <w:r w:rsidRPr="00095545">
        <w:rPr>
          <w:rFonts w:ascii="微软雅黑" w:eastAsia="微软雅黑" w:hAnsi="微软雅黑"/>
          <w:b/>
          <w:bCs/>
        </w:rPr>
        <w:t>5G</w:t>
      </w:r>
      <w:proofErr w:type="gramStart"/>
      <w:r w:rsidRPr="00095545">
        <w:rPr>
          <w:rFonts w:ascii="微软雅黑" w:eastAsia="微软雅黑" w:hAnsi="微软雅黑"/>
          <w:b/>
          <w:bCs/>
        </w:rPr>
        <w:t>融媒体</w:t>
      </w:r>
      <w:proofErr w:type="gramEnd"/>
      <w:r w:rsidRPr="00095545">
        <w:rPr>
          <w:rFonts w:ascii="微软雅黑" w:eastAsia="微软雅黑" w:hAnsi="微软雅黑"/>
          <w:b/>
          <w:bCs/>
        </w:rPr>
        <w:t>应用</w:t>
      </w:r>
      <w:r>
        <w:rPr>
          <w:rFonts w:ascii="微软雅黑" w:eastAsia="微软雅黑" w:hAnsi="微软雅黑" w:hint="eastAsia"/>
          <w:b/>
          <w:bCs/>
        </w:rPr>
        <w:t>在</w:t>
      </w:r>
      <w:r w:rsidRPr="00095545">
        <w:rPr>
          <w:rFonts w:ascii="微软雅黑" w:eastAsia="微软雅黑" w:hAnsi="微软雅黑"/>
          <w:b/>
          <w:bCs/>
        </w:rPr>
        <w:t>国家大事、社会话题、重大活动、重要节日中体现</w:t>
      </w:r>
      <w:r w:rsidR="00DF5B11">
        <w:rPr>
          <w:rFonts w:ascii="微软雅黑" w:eastAsia="微软雅黑" w:hAnsi="微软雅黑" w:hint="eastAsia"/>
          <w:b/>
          <w:bCs/>
        </w:rPr>
        <w:t>出</w:t>
      </w:r>
      <w:r w:rsidRPr="00095545">
        <w:rPr>
          <w:rFonts w:ascii="微软雅黑" w:eastAsia="微软雅黑" w:hAnsi="微软雅黑"/>
          <w:b/>
          <w:bCs/>
        </w:rPr>
        <w:t>重要的价值</w:t>
      </w:r>
      <w:r>
        <w:rPr>
          <w:rFonts w:ascii="微软雅黑" w:eastAsia="微软雅黑" w:hAnsi="微软雅黑" w:hint="eastAsia"/>
          <w:b/>
          <w:bCs/>
        </w:rPr>
        <w:t>。</w:t>
      </w:r>
      <w:r w:rsidRPr="00095545">
        <w:rPr>
          <w:rFonts w:ascii="微软雅黑" w:eastAsia="微软雅黑" w:hAnsi="微软雅黑"/>
          <w:bCs/>
        </w:rPr>
        <w:t>高度互动性的沉浸体验</w:t>
      </w:r>
      <w:r w:rsidR="00C97382">
        <w:rPr>
          <w:rFonts w:ascii="微软雅黑" w:eastAsia="微软雅黑" w:hAnsi="微软雅黑" w:hint="eastAsia"/>
          <w:bCs/>
        </w:rPr>
        <w:t>促进</w:t>
      </w:r>
      <w:r w:rsidRPr="00095545">
        <w:rPr>
          <w:rFonts w:ascii="微软雅黑" w:eastAsia="微软雅黑" w:hAnsi="微软雅黑"/>
          <w:bCs/>
        </w:rPr>
        <w:t>传播</w:t>
      </w:r>
      <w:r w:rsidR="00C97382">
        <w:rPr>
          <w:rFonts w:ascii="微软雅黑" w:eastAsia="微软雅黑" w:hAnsi="微软雅黑" w:hint="eastAsia"/>
          <w:bCs/>
        </w:rPr>
        <w:t>效果</w:t>
      </w:r>
      <w:r w:rsidR="00DF5B11">
        <w:rPr>
          <w:rFonts w:ascii="微软雅黑" w:eastAsia="微软雅黑" w:hAnsi="微软雅黑" w:hint="eastAsia"/>
          <w:bCs/>
        </w:rPr>
        <w:t>倍增</w:t>
      </w:r>
      <w:r w:rsidRPr="00095545">
        <w:rPr>
          <w:rFonts w:ascii="微软雅黑" w:eastAsia="微软雅黑" w:hAnsi="微软雅黑"/>
          <w:bCs/>
        </w:rPr>
        <w:t>，社会重要事件</w:t>
      </w:r>
      <w:r w:rsidR="00C97382">
        <w:rPr>
          <w:rFonts w:ascii="微软雅黑" w:eastAsia="微软雅黑" w:hAnsi="微软雅黑" w:hint="eastAsia"/>
          <w:bCs/>
        </w:rPr>
        <w:t>集中了</w:t>
      </w:r>
      <w:r w:rsidRPr="00095545">
        <w:rPr>
          <w:rFonts w:ascii="微软雅黑" w:eastAsia="微软雅黑" w:hAnsi="微软雅黑"/>
          <w:bCs/>
        </w:rPr>
        <w:t>5G</w:t>
      </w:r>
      <w:proofErr w:type="gramStart"/>
      <w:r w:rsidRPr="00095545">
        <w:rPr>
          <w:rFonts w:ascii="微软雅黑" w:eastAsia="微软雅黑" w:hAnsi="微软雅黑"/>
          <w:bCs/>
        </w:rPr>
        <w:t>融媒体</w:t>
      </w:r>
      <w:proofErr w:type="gramEnd"/>
      <w:r w:rsidRPr="00095545">
        <w:rPr>
          <w:rFonts w:ascii="微软雅黑" w:eastAsia="微软雅黑" w:hAnsi="微软雅黑"/>
          <w:bCs/>
        </w:rPr>
        <w:t>应用的</w:t>
      </w:r>
      <w:r w:rsidR="00C97382">
        <w:rPr>
          <w:rFonts w:ascii="微软雅黑" w:eastAsia="微软雅黑" w:hAnsi="微软雅黑" w:hint="eastAsia"/>
          <w:bCs/>
        </w:rPr>
        <w:t>最佳</w:t>
      </w:r>
      <w:r w:rsidRPr="00095545">
        <w:rPr>
          <w:rFonts w:ascii="微软雅黑" w:eastAsia="微软雅黑" w:hAnsi="微软雅黑"/>
          <w:bCs/>
        </w:rPr>
        <w:t>实践。2022年，在</w:t>
      </w:r>
      <w:proofErr w:type="gramStart"/>
      <w:r w:rsidR="00C97382">
        <w:rPr>
          <w:rFonts w:ascii="微软雅黑" w:eastAsia="微软雅黑" w:hAnsi="微软雅黑" w:hint="eastAsia"/>
          <w:bCs/>
        </w:rPr>
        <w:t>“</w:t>
      </w:r>
      <w:proofErr w:type="gramEnd"/>
      <w:r w:rsidRPr="00095545">
        <w:rPr>
          <w:rFonts w:ascii="微软雅黑" w:eastAsia="微软雅黑" w:hAnsi="微软雅黑"/>
          <w:bCs/>
        </w:rPr>
        <w:t>党的二十大</w:t>
      </w:r>
      <w:proofErr w:type="gramStart"/>
      <w:r w:rsidR="00C97382">
        <w:rPr>
          <w:rFonts w:ascii="微软雅黑" w:eastAsia="微软雅黑" w:hAnsi="微软雅黑" w:hint="eastAsia"/>
          <w:bCs/>
        </w:rPr>
        <w:t>“</w:t>
      </w:r>
      <w:proofErr w:type="gramEnd"/>
      <w:r w:rsidRPr="00095545">
        <w:rPr>
          <w:rFonts w:ascii="微软雅黑" w:eastAsia="微软雅黑" w:hAnsi="微软雅黑"/>
          <w:bCs/>
        </w:rPr>
        <w:t>“</w:t>
      </w:r>
      <w:r w:rsidR="00C97382">
        <w:rPr>
          <w:rFonts w:ascii="微软雅黑" w:eastAsia="微软雅黑" w:hAnsi="微软雅黑" w:hint="eastAsia"/>
          <w:bCs/>
        </w:rPr>
        <w:t>全国</w:t>
      </w:r>
      <w:r w:rsidRPr="00095545">
        <w:rPr>
          <w:rFonts w:ascii="微软雅黑" w:eastAsia="微软雅黑" w:hAnsi="微软雅黑"/>
          <w:bCs/>
        </w:rPr>
        <w:t>两会”</w:t>
      </w:r>
      <w:r w:rsidR="00C97382">
        <w:rPr>
          <w:rFonts w:ascii="微软雅黑" w:eastAsia="微软雅黑" w:hAnsi="微软雅黑" w:hint="eastAsia"/>
          <w:bCs/>
        </w:rPr>
        <w:t>“</w:t>
      </w:r>
      <w:r w:rsidRPr="00095545">
        <w:rPr>
          <w:rFonts w:ascii="微软雅黑" w:eastAsia="微软雅黑" w:hAnsi="微软雅黑"/>
          <w:bCs/>
        </w:rPr>
        <w:t>北京冬奥</w:t>
      </w:r>
      <w:r w:rsidR="00C97382">
        <w:rPr>
          <w:rFonts w:ascii="微软雅黑" w:eastAsia="微软雅黑" w:hAnsi="微软雅黑" w:hint="eastAsia"/>
          <w:bCs/>
        </w:rPr>
        <w:t>会”</w:t>
      </w:r>
      <w:r w:rsidRPr="00095545">
        <w:rPr>
          <w:rFonts w:ascii="微软雅黑" w:eastAsia="微软雅黑" w:hAnsi="微软雅黑"/>
          <w:bCs/>
        </w:rPr>
        <w:t>等一系列主题宣传报道中，5G</w:t>
      </w:r>
      <w:proofErr w:type="gramStart"/>
      <w:r w:rsidRPr="00095545">
        <w:rPr>
          <w:rFonts w:ascii="微软雅黑" w:eastAsia="微软雅黑" w:hAnsi="微软雅黑"/>
          <w:bCs/>
        </w:rPr>
        <w:t>融媒体</w:t>
      </w:r>
      <w:proofErr w:type="gramEnd"/>
      <w:r w:rsidRPr="00095545">
        <w:rPr>
          <w:rFonts w:ascii="微软雅黑" w:eastAsia="微软雅黑" w:hAnsi="微软雅黑"/>
          <w:bCs/>
        </w:rPr>
        <w:t>应用切实提高了传播效率，提升了传播效果和媒体生产效能。</w:t>
      </w:r>
    </w:p>
    <w:p w14:paraId="2DDA9620" w14:textId="11B07DDC" w:rsidR="003B134C" w:rsidRPr="003B134C" w:rsidRDefault="008633F0" w:rsidP="00652F56">
      <w:pPr>
        <w:widowControl/>
        <w:jc w:val="left"/>
        <w:rPr>
          <w:rFonts w:ascii="微软雅黑" w:eastAsia="微软雅黑" w:hAnsi="微软雅黑"/>
        </w:rPr>
      </w:pPr>
      <w:r>
        <w:rPr>
          <w:rFonts w:ascii="微软雅黑" w:eastAsia="微软雅黑" w:hAnsi="微软雅黑"/>
        </w:rPr>
        <w:br w:type="page"/>
      </w:r>
    </w:p>
    <w:p w14:paraId="13190538" w14:textId="77777777" w:rsidR="00C00AC5" w:rsidRDefault="00C00AC5" w:rsidP="0010435A">
      <w:pPr>
        <w:rPr>
          <w:rFonts w:ascii="Microsoft YaHei UI" w:eastAsia="Microsoft YaHei UI" w:hAnsi="Microsoft YaHei UI"/>
          <w:spacing w:val="15"/>
          <w:shd w:val="clear" w:color="auto" w:fill="EFEFEF"/>
        </w:rPr>
      </w:pPr>
      <w:r>
        <w:rPr>
          <w:rFonts w:ascii="Microsoft YaHei UI" w:eastAsia="Microsoft YaHei UI" w:hAnsi="Microsoft YaHei UI" w:hint="eastAsia"/>
          <w:spacing w:val="15"/>
          <w:shd w:val="clear" w:color="auto" w:fill="EFEFEF"/>
        </w:rPr>
        <w:lastRenderedPageBreak/>
        <w:t>更多精彩，敬请阅读解读PPT。</w:t>
      </w:r>
    </w:p>
    <w:p w14:paraId="35BE0797" w14:textId="3547807D" w:rsidR="003B134C" w:rsidRPr="003B134C" w:rsidRDefault="0010435A" w:rsidP="0010435A">
      <w:pPr>
        <w:rPr>
          <w:rFonts w:ascii="微软雅黑" w:eastAsia="微软雅黑" w:hAnsi="微软雅黑"/>
        </w:rPr>
      </w:pPr>
      <w:r>
        <w:rPr>
          <w:rFonts w:ascii="微软雅黑" w:eastAsia="微软雅黑" w:hAnsi="微软雅黑" w:hint="eastAsia"/>
          <w:noProof/>
        </w:rPr>
        <w:drawing>
          <wp:inline distT="0" distB="0" distL="0" distR="0" wp14:anchorId="2E50EC22" wp14:editId="103A420B">
            <wp:extent cx="5274310" cy="2966720"/>
            <wp:effectExtent l="0" t="0" r="254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幻灯片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drawing>
          <wp:inline distT="0" distB="0" distL="0" distR="0" wp14:anchorId="7C83CE92" wp14:editId="107E8990">
            <wp:extent cx="5274310" cy="2966720"/>
            <wp:effectExtent l="0" t="0" r="254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幻灯片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lastRenderedPageBreak/>
        <w:drawing>
          <wp:inline distT="0" distB="0" distL="0" distR="0" wp14:anchorId="1EA69F5D" wp14:editId="218DBFBB">
            <wp:extent cx="5274310" cy="2966720"/>
            <wp:effectExtent l="0" t="0" r="254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幻灯片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drawing>
          <wp:inline distT="0" distB="0" distL="0" distR="0" wp14:anchorId="79FF94C7" wp14:editId="06A297AE">
            <wp:extent cx="5274310" cy="2966720"/>
            <wp:effectExtent l="0" t="0" r="254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幻灯片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lastRenderedPageBreak/>
        <w:drawing>
          <wp:inline distT="0" distB="0" distL="0" distR="0" wp14:anchorId="3E0363D5" wp14:editId="1FA2872F">
            <wp:extent cx="5274310" cy="2966720"/>
            <wp:effectExtent l="0" t="0" r="2540"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幻灯片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drawing>
          <wp:inline distT="0" distB="0" distL="0" distR="0" wp14:anchorId="0740C794" wp14:editId="6F135D82">
            <wp:extent cx="5274310" cy="2966720"/>
            <wp:effectExtent l="0" t="0" r="254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幻灯片6.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lastRenderedPageBreak/>
        <w:drawing>
          <wp:inline distT="0" distB="0" distL="0" distR="0" wp14:anchorId="4123393D" wp14:editId="2D763CCB">
            <wp:extent cx="5274310" cy="2966720"/>
            <wp:effectExtent l="0" t="0" r="254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幻灯片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drawing>
          <wp:inline distT="0" distB="0" distL="0" distR="0" wp14:anchorId="548C1279" wp14:editId="26BBD359">
            <wp:extent cx="5274310" cy="2966720"/>
            <wp:effectExtent l="0" t="0" r="2540"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幻灯片8.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lastRenderedPageBreak/>
        <w:drawing>
          <wp:inline distT="0" distB="0" distL="0" distR="0" wp14:anchorId="66E43A60" wp14:editId="5319DCA7">
            <wp:extent cx="5274310" cy="2966720"/>
            <wp:effectExtent l="0" t="0" r="254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幻灯片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drawing>
          <wp:inline distT="0" distB="0" distL="0" distR="0" wp14:anchorId="6BF77679" wp14:editId="14BF27AA">
            <wp:extent cx="5274310" cy="2966720"/>
            <wp:effectExtent l="0" t="0" r="254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幻灯片10.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lastRenderedPageBreak/>
        <w:drawing>
          <wp:inline distT="0" distB="0" distL="0" distR="0" wp14:anchorId="575A21E8" wp14:editId="27B34E41">
            <wp:extent cx="5274310" cy="2966720"/>
            <wp:effectExtent l="0" t="0" r="254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幻灯片1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drawing>
          <wp:inline distT="0" distB="0" distL="0" distR="0" wp14:anchorId="3BF9FF54" wp14:editId="0597EC51">
            <wp:extent cx="5274310" cy="2966720"/>
            <wp:effectExtent l="0" t="0" r="2540" b="50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幻灯片1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lastRenderedPageBreak/>
        <w:drawing>
          <wp:inline distT="0" distB="0" distL="0" distR="0" wp14:anchorId="5EBFB584" wp14:editId="42F3AB4F">
            <wp:extent cx="5274310" cy="2966720"/>
            <wp:effectExtent l="0" t="0" r="2540"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幻灯片1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drawing>
          <wp:inline distT="0" distB="0" distL="0" distR="0" wp14:anchorId="1DA4203C" wp14:editId="2717A656">
            <wp:extent cx="5274310" cy="2966720"/>
            <wp:effectExtent l="0" t="0" r="2540"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幻灯片1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lastRenderedPageBreak/>
        <w:drawing>
          <wp:inline distT="0" distB="0" distL="0" distR="0" wp14:anchorId="25DE468F" wp14:editId="420ACAAE">
            <wp:extent cx="5274310" cy="2966720"/>
            <wp:effectExtent l="0" t="0" r="254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幻灯片15.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drawing>
          <wp:inline distT="0" distB="0" distL="0" distR="0" wp14:anchorId="055659D7" wp14:editId="4412F8E4">
            <wp:extent cx="5274310" cy="2966720"/>
            <wp:effectExtent l="0" t="0" r="254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幻灯片1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rFonts w:ascii="微软雅黑" w:eastAsia="微软雅黑" w:hAnsi="微软雅黑" w:hint="eastAsia"/>
          <w:noProof/>
        </w:rPr>
        <w:lastRenderedPageBreak/>
        <w:drawing>
          <wp:inline distT="0" distB="0" distL="0" distR="0" wp14:anchorId="17039A4A" wp14:editId="70B8CA56">
            <wp:extent cx="5274310" cy="2966720"/>
            <wp:effectExtent l="0" t="0" r="2540" b="50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幻灯片1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56360E03" w14:textId="77777777" w:rsidR="003B134C" w:rsidRPr="003B134C" w:rsidRDefault="003B134C" w:rsidP="008359DA">
      <w:pPr>
        <w:spacing w:line="360" w:lineRule="auto"/>
        <w:ind w:firstLineChars="200" w:firstLine="420"/>
        <w:rPr>
          <w:rFonts w:ascii="微软雅黑" w:eastAsia="微软雅黑" w:hAnsi="微软雅黑"/>
        </w:rPr>
      </w:pPr>
    </w:p>
    <w:sectPr w:rsidR="003B134C" w:rsidRPr="003B134C">
      <w:footerReference w:type="defaul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7C7DFD" w14:textId="77777777" w:rsidR="00205EDA" w:rsidRDefault="00205EDA" w:rsidP="00DC5FEF">
      <w:r>
        <w:separator/>
      </w:r>
    </w:p>
  </w:endnote>
  <w:endnote w:type="continuationSeparator" w:id="0">
    <w:p w14:paraId="0A661806" w14:textId="77777777" w:rsidR="00205EDA" w:rsidRDefault="00205EDA" w:rsidP="00DC5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 w:author="GuoLiang" w:date="2023-05-06T09:52:00Z"/>
  <w:sdt>
    <w:sdtPr>
      <w:id w:val="517731599"/>
      <w:docPartObj>
        <w:docPartGallery w:val="Page Numbers (Bottom of Page)"/>
        <w:docPartUnique/>
      </w:docPartObj>
    </w:sdtPr>
    <w:sdtEndPr/>
    <w:sdtContent>
      <w:customXmlInsRangeEnd w:id="1"/>
      <w:p w14:paraId="2EFD1DDD" w14:textId="3FF19117" w:rsidR="00C97382" w:rsidRDefault="00C97382">
        <w:pPr>
          <w:pStyle w:val="a6"/>
          <w:jc w:val="right"/>
          <w:rPr>
            <w:ins w:id="2" w:author="GuoLiang" w:date="2023-05-06T09:52:00Z"/>
          </w:rPr>
        </w:pPr>
        <w:ins w:id="3" w:author="GuoLiang" w:date="2023-05-06T09:52:00Z">
          <w:r>
            <w:fldChar w:fldCharType="begin"/>
          </w:r>
          <w:r>
            <w:instrText>PAGE   \* MERGEFORMAT</w:instrText>
          </w:r>
          <w:r>
            <w:fldChar w:fldCharType="separate"/>
          </w:r>
        </w:ins>
        <w:r w:rsidR="00275BEC" w:rsidRPr="00275BEC">
          <w:rPr>
            <w:noProof/>
            <w:lang w:val="zh-CN"/>
          </w:rPr>
          <w:t>13</w:t>
        </w:r>
        <w:ins w:id="4" w:author="GuoLiang" w:date="2023-05-06T09:52:00Z">
          <w:r>
            <w:fldChar w:fldCharType="end"/>
          </w:r>
        </w:ins>
      </w:p>
      <w:customXmlInsRangeStart w:id="5" w:author="GuoLiang" w:date="2023-05-06T09:52:00Z"/>
    </w:sdtContent>
  </w:sdt>
  <w:customXmlInsRangeEnd w:id="5"/>
  <w:p w14:paraId="73BF7B86" w14:textId="77777777" w:rsidR="00C97382" w:rsidRDefault="00C97382">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BB2AD3" w14:textId="77777777" w:rsidR="00205EDA" w:rsidRDefault="00205EDA" w:rsidP="00DC5FEF">
      <w:r>
        <w:separator/>
      </w:r>
    </w:p>
  </w:footnote>
  <w:footnote w:type="continuationSeparator" w:id="0">
    <w:p w14:paraId="7D5E445A" w14:textId="77777777" w:rsidR="00205EDA" w:rsidRDefault="00205EDA" w:rsidP="00DC5FEF">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oLiang">
    <w15:presenceInfo w15:providerId="None" w15:userId="GuoL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9DA"/>
    <w:rsid w:val="00095545"/>
    <w:rsid w:val="00095E02"/>
    <w:rsid w:val="000F5DA5"/>
    <w:rsid w:val="0010435A"/>
    <w:rsid w:val="0015393B"/>
    <w:rsid w:val="00183585"/>
    <w:rsid w:val="00205EDA"/>
    <w:rsid w:val="002363DF"/>
    <w:rsid w:val="00254216"/>
    <w:rsid w:val="00275BEC"/>
    <w:rsid w:val="003B134C"/>
    <w:rsid w:val="004063D4"/>
    <w:rsid w:val="00433C7F"/>
    <w:rsid w:val="00447406"/>
    <w:rsid w:val="004954C6"/>
    <w:rsid w:val="004F085F"/>
    <w:rsid w:val="005B33ED"/>
    <w:rsid w:val="0061023A"/>
    <w:rsid w:val="00652F56"/>
    <w:rsid w:val="007F339B"/>
    <w:rsid w:val="008359DA"/>
    <w:rsid w:val="008633F0"/>
    <w:rsid w:val="00871FC3"/>
    <w:rsid w:val="008D09A8"/>
    <w:rsid w:val="00916FE7"/>
    <w:rsid w:val="00A70857"/>
    <w:rsid w:val="00B30C8B"/>
    <w:rsid w:val="00BF6863"/>
    <w:rsid w:val="00C00AC5"/>
    <w:rsid w:val="00C2754E"/>
    <w:rsid w:val="00C71471"/>
    <w:rsid w:val="00C97382"/>
    <w:rsid w:val="00CA1095"/>
    <w:rsid w:val="00D01C77"/>
    <w:rsid w:val="00D425F1"/>
    <w:rsid w:val="00DA3E9C"/>
    <w:rsid w:val="00DC5FEF"/>
    <w:rsid w:val="00DE2F8B"/>
    <w:rsid w:val="00DF5B11"/>
    <w:rsid w:val="00E736DC"/>
    <w:rsid w:val="00EF1FCF"/>
    <w:rsid w:val="00F100C9"/>
    <w:rsid w:val="00F558BB"/>
    <w:rsid w:val="00FA7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0B143"/>
  <w15:chartTrackingRefBased/>
  <w15:docId w15:val="{CB21799E-E6FB-4494-840F-D8EBEC84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B134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DC5FE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C5FEF"/>
    <w:rPr>
      <w:sz w:val="18"/>
      <w:szCs w:val="18"/>
    </w:rPr>
  </w:style>
  <w:style w:type="paragraph" w:styleId="a6">
    <w:name w:val="footer"/>
    <w:basedOn w:val="a"/>
    <w:link w:val="a7"/>
    <w:uiPriority w:val="99"/>
    <w:unhideWhenUsed/>
    <w:rsid w:val="00DC5FEF"/>
    <w:pPr>
      <w:tabs>
        <w:tab w:val="center" w:pos="4153"/>
        <w:tab w:val="right" w:pos="8306"/>
      </w:tabs>
      <w:snapToGrid w:val="0"/>
      <w:jc w:val="left"/>
    </w:pPr>
    <w:rPr>
      <w:sz w:val="18"/>
      <w:szCs w:val="18"/>
    </w:rPr>
  </w:style>
  <w:style w:type="character" w:customStyle="1" w:styleId="a7">
    <w:name w:val="页脚 字符"/>
    <w:basedOn w:val="a0"/>
    <w:link w:val="a6"/>
    <w:uiPriority w:val="99"/>
    <w:rsid w:val="00DC5FEF"/>
    <w:rPr>
      <w:sz w:val="18"/>
      <w:szCs w:val="18"/>
    </w:rPr>
  </w:style>
  <w:style w:type="character" w:styleId="a8">
    <w:name w:val="annotation reference"/>
    <w:basedOn w:val="a0"/>
    <w:uiPriority w:val="99"/>
    <w:semiHidden/>
    <w:unhideWhenUsed/>
    <w:rsid w:val="00183585"/>
    <w:rPr>
      <w:sz w:val="21"/>
      <w:szCs w:val="21"/>
    </w:rPr>
  </w:style>
  <w:style w:type="paragraph" w:styleId="a9">
    <w:name w:val="annotation text"/>
    <w:basedOn w:val="a"/>
    <w:link w:val="aa"/>
    <w:uiPriority w:val="99"/>
    <w:semiHidden/>
    <w:unhideWhenUsed/>
    <w:rsid w:val="00183585"/>
    <w:pPr>
      <w:jc w:val="left"/>
    </w:pPr>
  </w:style>
  <w:style w:type="character" w:customStyle="1" w:styleId="aa">
    <w:name w:val="批注文字 字符"/>
    <w:basedOn w:val="a0"/>
    <w:link w:val="a9"/>
    <w:uiPriority w:val="99"/>
    <w:semiHidden/>
    <w:rsid w:val="00183585"/>
  </w:style>
  <w:style w:type="paragraph" w:styleId="ab">
    <w:name w:val="annotation subject"/>
    <w:basedOn w:val="a9"/>
    <w:next w:val="a9"/>
    <w:link w:val="ac"/>
    <w:uiPriority w:val="99"/>
    <w:semiHidden/>
    <w:unhideWhenUsed/>
    <w:rsid w:val="00183585"/>
    <w:rPr>
      <w:b/>
      <w:bCs/>
    </w:rPr>
  </w:style>
  <w:style w:type="character" w:customStyle="1" w:styleId="ac">
    <w:name w:val="批注主题 字符"/>
    <w:basedOn w:val="aa"/>
    <w:link w:val="ab"/>
    <w:uiPriority w:val="99"/>
    <w:semiHidden/>
    <w:rsid w:val="00183585"/>
    <w:rPr>
      <w:b/>
      <w:bCs/>
    </w:rPr>
  </w:style>
  <w:style w:type="paragraph" w:styleId="ad">
    <w:name w:val="Balloon Text"/>
    <w:basedOn w:val="a"/>
    <w:link w:val="ae"/>
    <w:uiPriority w:val="99"/>
    <w:semiHidden/>
    <w:unhideWhenUsed/>
    <w:rsid w:val="00183585"/>
    <w:rPr>
      <w:sz w:val="18"/>
      <w:szCs w:val="18"/>
    </w:rPr>
  </w:style>
  <w:style w:type="character" w:customStyle="1" w:styleId="ae">
    <w:name w:val="批注框文本 字符"/>
    <w:basedOn w:val="a0"/>
    <w:link w:val="ad"/>
    <w:uiPriority w:val="99"/>
    <w:semiHidden/>
    <w:rsid w:val="0018358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92701">
      <w:bodyDiv w:val="1"/>
      <w:marLeft w:val="0"/>
      <w:marRight w:val="0"/>
      <w:marTop w:val="0"/>
      <w:marBottom w:val="0"/>
      <w:divBdr>
        <w:top w:val="none" w:sz="0" w:space="0" w:color="auto"/>
        <w:left w:val="none" w:sz="0" w:space="0" w:color="auto"/>
        <w:bottom w:val="none" w:sz="0" w:space="0" w:color="auto"/>
        <w:right w:val="none" w:sz="0" w:space="0" w:color="auto"/>
      </w:divBdr>
    </w:div>
    <w:div w:id="235551445">
      <w:bodyDiv w:val="1"/>
      <w:marLeft w:val="0"/>
      <w:marRight w:val="0"/>
      <w:marTop w:val="0"/>
      <w:marBottom w:val="0"/>
      <w:divBdr>
        <w:top w:val="none" w:sz="0" w:space="0" w:color="auto"/>
        <w:left w:val="none" w:sz="0" w:space="0" w:color="auto"/>
        <w:bottom w:val="none" w:sz="0" w:space="0" w:color="auto"/>
        <w:right w:val="none" w:sz="0" w:space="0" w:color="auto"/>
      </w:divBdr>
    </w:div>
    <w:div w:id="305165084">
      <w:bodyDiv w:val="1"/>
      <w:marLeft w:val="0"/>
      <w:marRight w:val="0"/>
      <w:marTop w:val="0"/>
      <w:marBottom w:val="0"/>
      <w:divBdr>
        <w:top w:val="none" w:sz="0" w:space="0" w:color="auto"/>
        <w:left w:val="none" w:sz="0" w:space="0" w:color="auto"/>
        <w:bottom w:val="none" w:sz="0" w:space="0" w:color="auto"/>
        <w:right w:val="none" w:sz="0" w:space="0" w:color="auto"/>
      </w:divBdr>
      <w:divsChild>
        <w:div w:id="1063943144">
          <w:marLeft w:val="446"/>
          <w:marRight w:val="0"/>
          <w:marTop w:val="0"/>
          <w:marBottom w:val="0"/>
          <w:divBdr>
            <w:top w:val="none" w:sz="0" w:space="0" w:color="auto"/>
            <w:left w:val="none" w:sz="0" w:space="0" w:color="auto"/>
            <w:bottom w:val="none" w:sz="0" w:space="0" w:color="auto"/>
            <w:right w:val="none" w:sz="0" w:space="0" w:color="auto"/>
          </w:divBdr>
        </w:div>
      </w:divsChild>
    </w:div>
    <w:div w:id="308247784">
      <w:bodyDiv w:val="1"/>
      <w:marLeft w:val="0"/>
      <w:marRight w:val="0"/>
      <w:marTop w:val="0"/>
      <w:marBottom w:val="0"/>
      <w:divBdr>
        <w:top w:val="none" w:sz="0" w:space="0" w:color="auto"/>
        <w:left w:val="none" w:sz="0" w:space="0" w:color="auto"/>
        <w:bottom w:val="none" w:sz="0" w:space="0" w:color="auto"/>
        <w:right w:val="none" w:sz="0" w:space="0" w:color="auto"/>
      </w:divBdr>
    </w:div>
    <w:div w:id="733312402">
      <w:bodyDiv w:val="1"/>
      <w:marLeft w:val="0"/>
      <w:marRight w:val="0"/>
      <w:marTop w:val="0"/>
      <w:marBottom w:val="0"/>
      <w:divBdr>
        <w:top w:val="none" w:sz="0" w:space="0" w:color="auto"/>
        <w:left w:val="none" w:sz="0" w:space="0" w:color="auto"/>
        <w:bottom w:val="none" w:sz="0" w:space="0" w:color="auto"/>
        <w:right w:val="none" w:sz="0" w:space="0" w:color="auto"/>
      </w:divBdr>
      <w:divsChild>
        <w:div w:id="1238900386">
          <w:marLeft w:val="360"/>
          <w:marRight w:val="0"/>
          <w:marTop w:val="240"/>
          <w:marBottom w:val="0"/>
          <w:divBdr>
            <w:top w:val="none" w:sz="0" w:space="0" w:color="auto"/>
            <w:left w:val="none" w:sz="0" w:space="0" w:color="auto"/>
            <w:bottom w:val="none" w:sz="0" w:space="0" w:color="auto"/>
            <w:right w:val="none" w:sz="0" w:space="0" w:color="auto"/>
          </w:divBdr>
        </w:div>
      </w:divsChild>
    </w:div>
    <w:div w:id="771128813">
      <w:bodyDiv w:val="1"/>
      <w:marLeft w:val="0"/>
      <w:marRight w:val="0"/>
      <w:marTop w:val="0"/>
      <w:marBottom w:val="0"/>
      <w:divBdr>
        <w:top w:val="none" w:sz="0" w:space="0" w:color="auto"/>
        <w:left w:val="none" w:sz="0" w:space="0" w:color="auto"/>
        <w:bottom w:val="none" w:sz="0" w:space="0" w:color="auto"/>
        <w:right w:val="none" w:sz="0" w:space="0" w:color="auto"/>
      </w:divBdr>
    </w:div>
    <w:div w:id="1109933805">
      <w:bodyDiv w:val="1"/>
      <w:marLeft w:val="0"/>
      <w:marRight w:val="0"/>
      <w:marTop w:val="0"/>
      <w:marBottom w:val="0"/>
      <w:divBdr>
        <w:top w:val="none" w:sz="0" w:space="0" w:color="auto"/>
        <w:left w:val="none" w:sz="0" w:space="0" w:color="auto"/>
        <w:bottom w:val="none" w:sz="0" w:space="0" w:color="auto"/>
        <w:right w:val="none" w:sz="0" w:space="0" w:color="auto"/>
      </w:divBdr>
    </w:div>
    <w:div w:id="1237393991">
      <w:bodyDiv w:val="1"/>
      <w:marLeft w:val="0"/>
      <w:marRight w:val="0"/>
      <w:marTop w:val="0"/>
      <w:marBottom w:val="0"/>
      <w:divBdr>
        <w:top w:val="none" w:sz="0" w:space="0" w:color="auto"/>
        <w:left w:val="none" w:sz="0" w:space="0" w:color="auto"/>
        <w:bottom w:val="none" w:sz="0" w:space="0" w:color="auto"/>
        <w:right w:val="none" w:sz="0" w:space="0" w:color="auto"/>
      </w:divBdr>
    </w:div>
    <w:div w:id="1276594392">
      <w:bodyDiv w:val="1"/>
      <w:marLeft w:val="0"/>
      <w:marRight w:val="0"/>
      <w:marTop w:val="0"/>
      <w:marBottom w:val="0"/>
      <w:divBdr>
        <w:top w:val="none" w:sz="0" w:space="0" w:color="auto"/>
        <w:left w:val="none" w:sz="0" w:space="0" w:color="auto"/>
        <w:bottom w:val="none" w:sz="0" w:space="0" w:color="auto"/>
        <w:right w:val="none" w:sz="0" w:space="0" w:color="auto"/>
      </w:divBdr>
    </w:div>
    <w:div w:id="1316567879">
      <w:bodyDiv w:val="1"/>
      <w:marLeft w:val="0"/>
      <w:marRight w:val="0"/>
      <w:marTop w:val="0"/>
      <w:marBottom w:val="0"/>
      <w:divBdr>
        <w:top w:val="none" w:sz="0" w:space="0" w:color="auto"/>
        <w:left w:val="none" w:sz="0" w:space="0" w:color="auto"/>
        <w:bottom w:val="none" w:sz="0" w:space="0" w:color="auto"/>
        <w:right w:val="none" w:sz="0" w:space="0" w:color="auto"/>
      </w:divBdr>
    </w:div>
    <w:div w:id="1404834958">
      <w:bodyDiv w:val="1"/>
      <w:marLeft w:val="0"/>
      <w:marRight w:val="0"/>
      <w:marTop w:val="0"/>
      <w:marBottom w:val="0"/>
      <w:divBdr>
        <w:top w:val="none" w:sz="0" w:space="0" w:color="auto"/>
        <w:left w:val="none" w:sz="0" w:space="0" w:color="auto"/>
        <w:bottom w:val="none" w:sz="0" w:space="0" w:color="auto"/>
        <w:right w:val="none" w:sz="0" w:space="0" w:color="auto"/>
      </w:divBdr>
    </w:div>
    <w:div w:id="1449157809">
      <w:bodyDiv w:val="1"/>
      <w:marLeft w:val="0"/>
      <w:marRight w:val="0"/>
      <w:marTop w:val="0"/>
      <w:marBottom w:val="0"/>
      <w:divBdr>
        <w:top w:val="none" w:sz="0" w:space="0" w:color="auto"/>
        <w:left w:val="none" w:sz="0" w:space="0" w:color="auto"/>
        <w:bottom w:val="none" w:sz="0" w:space="0" w:color="auto"/>
        <w:right w:val="none" w:sz="0" w:space="0" w:color="auto"/>
      </w:divBdr>
    </w:div>
    <w:div w:id="1455637778">
      <w:bodyDiv w:val="1"/>
      <w:marLeft w:val="0"/>
      <w:marRight w:val="0"/>
      <w:marTop w:val="0"/>
      <w:marBottom w:val="0"/>
      <w:divBdr>
        <w:top w:val="none" w:sz="0" w:space="0" w:color="auto"/>
        <w:left w:val="none" w:sz="0" w:space="0" w:color="auto"/>
        <w:bottom w:val="none" w:sz="0" w:space="0" w:color="auto"/>
        <w:right w:val="none" w:sz="0" w:space="0" w:color="auto"/>
      </w:divBdr>
    </w:div>
    <w:div w:id="1643733975">
      <w:bodyDiv w:val="1"/>
      <w:marLeft w:val="0"/>
      <w:marRight w:val="0"/>
      <w:marTop w:val="0"/>
      <w:marBottom w:val="0"/>
      <w:divBdr>
        <w:top w:val="none" w:sz="0" w:space="0" w:color="auto"/>
        <w:left w:val="none" w:sz="0" w:space="0" w:color="auto"/>
        <w:bottom w:val="none" w:sz="0" w:space="0" w:color="auto"/>
        <w:right w:val="none" w:sz="0" w:space="0" w:color="auto"/>
      </w:divBdr>
    </w:div>
    <w:div w:id="1803424258">
      <w:bodyDiv w:val="1"/>
      <w:marLeft w:val="0"/>
      <w:marRight w:val="0"/>
      <w:marTop w:val="0"/>
      <w:marBottom w:val="0"/>
      <w:divBdr>
        <w:top w:val="none" w:sz="0" w:space="0" w:color="auto"/>
        <w:left w:val="none" w:sz="0" w:space="0" w:color="auto"/>
        <w:bottom w:val="none" w:sz="0" w:space="0" w:color="auto"/>
        <w:right w:val="none" w:sz="0" w:space="0" w:color="auto"/>
      </w:divBdr>
      <w:divsChild>
        <w:div w:id="2124761690">
          <w:marLeft w:val="446"/>
          <w:marRight w:val="0"/>
          <w:marTop w:val="0"/>
          <w:marBottom w:val="0"/>
          <w:divBdr>
            <w:top w:val="none" w:sz="0" w:space="0" w:color="auto"/>
            <w:left w:val="none" w:sz="0" w:space="0" w:color="auto"/>
            <w:bottom w:val="none" w:sz="0" w:space="0" w:color="auto"/>
            <w:right w:val="none" w:sz="0" w:space="0" w:color="auto"/>
          </w:divBdr>
        </w:div>
      </w:divsChild>
    </w:div>
    <w:div w:id="1983650590">
      <w:bodyDiv w:val="1"/>
      <w:marLeft w:val="0"/>
      <w:marRight w:val="0"/>
      <w:marTop w:val="0"/>
      <w:marBottom w:val="0"/>
      <w:divBdr>
        <w:top w:val="none" w:sz="0" w:space="0" w:color="auto"/>
        <w:left w:val="none" w:sz="0" w:space="0" w:color="auto"/>
        <w:bottom w:val="none" w:sz="0" w:space="0" w:color="auto"/>
        <w:right w:val="none" w:sz="0" w:space="0" w:color="auto"/>
      </w:divBdr>
      <w:divsChild>
        <w:div w:id="826551736">
          <w:marLeft w:val="446"/>
          <w:marRight w:val="0"/>
          <w:marTop w:val="0"/>
          <w:marBottom w:val="0"/>
          <w:divBdr>
            <w:top w:val="none" w:sz="0" w:space="0" w:color="auto"/>
            <w:left w:val="none" w:sz="0" w:space="0" w:color="auto"/>
            <w:bottom w:val="none" w:sz="0" w:space="0" w:color="auto"/>
            <w:right w:val="none" w:sz="0" w:space="0" w:color="auto"/>
          </w:divBdr>
        </w:div>
      </w:divsChild>
    </w:div>
    <w:div w:id="204716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王娜</dc:creator>
  <cp:keywords/>
  <dc:description/>
  <cp:lastModifiedBy>王娜</cp:lastModifiedBy>
  <cp:revision>3</cp:revision>
  <dcterms:created xsi:type="dcterms:W3CDTF">2023-05-11T01:12:00Z</dcterms:created>
  <dcterms:modified xsi:type="dcterms:W3CDTF">2023-05-11T01:15:00Z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c1f9470a-bddf-4ac2-ab0c-91c1dd80a492</vt:lpwstr>
  </property>
</Properties>
</file>