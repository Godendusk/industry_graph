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12AC69F" w14:textId="2621988C" w:rsidR="001C638F" w:rsidRDefault="00000000">
      <w:pPr>
        <w:pStyle w:val="1"/>
      </w:pPr>
      <w:r>
        <w:rPr>
          <w:rFonts w:hint="eastAsia"/>
        </w:rPr>
        <w:t>典型“双跨”平台企业战略动向与机遇研判</w:t>
      </w:r>
    </w:p>
    <w:p w14:paraId="011272D8" w14:textId="77777777" w:rsidR="001C638F" w:rsidRDefault="001C638F"/>
    <w:p w14:paraId="3BCC7AF9" w14:textId="77777777" w:rsidR="001C638F" w:rsidRDefault="00000000">
      <w:r>
        <w:rPr>
          <w:rFonts w:hint="eastAsia"/>
        </w:rPr>
        <w:t>2023</w:t>
      </w:r>
      <w:r>
        <w:rPr>
          <w:rFonts w:hint="eastAsia"/>
        </w:rPr>
        <w:t>年我国工业互联网平台发展势头良好，已认定的“双跨”平台达</w:t>
      </w:r>
      <w:r>
        <w:rPr>
          <w:rFonts w:hint="eastAsia"/>
        </w:rPr>
        <w:t>50</w:t>
      </w:r>
      <w:r>
        <w:rPr>
          <w:rFonts w:hint="eastAsia"/>
        </w:rPr>
        <w:t>家，具有一定影响力的综合型、特色型、专业型平台超</w:t>
      </w:r>
      <w:r>
        <w:rPr>
          <w:rFonts w:hint="eastAsia"/>
        </w:rPr>
        <w:t>340</w:t>
      </w:r>
      <w:r>
        <w:rPr>
          <w:rFonts w:hint="eastAsia"/>
        </w:rPr>
        <w:t>家，核心产业规模达</w:t>
      </w:r>
      <w:r>
        <w:rPr>
          <w:rFonts w:hint="eastAsia"/>
        </w:rPr>
        <w:t>1.35</w:t>
      </w:r>
      <w:r>
        <w:rPr>
          <w:rFonts w:hint="eastAsia"/>
        </w:rPr>
        <w:t>万亿元，平台应用普及率从</w:t>
      </w:r>
      <w:r>
        <w:rPr>
          <w:rFonts w:hint="eastAsia"/>
        </w:rPr>
        <w:t>22.16%</w:t>
      </w:r>
      <w:r>
        <w:rPr>
          <w:rFonts w:hint="eastAsia"/>
        </w:rPr>
        <w:t>提升到</w:t>
      </w:r>
      <w:r>
        <w:rPr>
          <w:rFonts w:hint="eastAsia"/>
        </w:rPr>
        <w:t>30.59%</w:t>
      </w:r>
      <w:r>
        <w:rPr>
          <w:rFonts w:hint="eastAsia"/>
        </w:rPr>
        <w:t>。</w:t>
      </w:r>
    </w:p>
    <w:p w14:paraId="2E966645" w14:textId="5AF15D02" w:rsidR="001C638F" w:rsidRDefault="00000000">
      <w:pPr>
        <w:rPr>
          <w:rFonts w:ascii="Helvetica" w:hAnsi="Helvetica" w:cs="Helvetica"/>
          <w:color w:val="262626"/>
          <w:shd w:val="clear" w:color="auto" w:fill="FFFFFF"/>
        </w:rPr>
      </w:pPr>
      <w:r>
        <w:rPr>
          <w:rFonts w:hint="eastAsia"/>
        </w:rPr>
        <w:t>当前</w:t>
      </w:r>
      <w:commentRangeStart w:id="1"/>
      <w:commentRangeStart w:id="2"/>
      <w:r>
        <w:rPr>
          <w:rFonts w:hint="eastAsia"/>
        </w:rPr>
        <w:t>我国工业互联网平台市场呈现高度碎片化特征</w:t>
      </w:r>
      <w:commentRangeEnd w:id="1"/>
      <w:r>
        <w:commentReference w:id="1"/>
      </w:r>
      <w:commentRangeEnd w:id="2"/>
      <w:r w:rsidR="00A53A37">
        <w:rPr>
          <w:rStyle w:val="afa"/>
        </w:rPr>
        <w:commentReference w:id="2"/>
      </w:r>
      <w:r>
        <w:rPr>
          <w:rFonts w:hint="eastAsia"/>
        </w:rPr>
        <w:t>，行业竞争格局仍未成型，企业发展模式更迭较快。。“双跨”平台企业中，树根互联、朗坤智慧冲击</w:t>
      </w:r>
      <w:r>
        <w:rPr>
          <w:rFonts w:hint="eastAsia"/>
        </w:rPr>
        <w:t>IPO</w:t>
      </w:r>
      <w:r>
        <w:rPr>
          <w:rFonts w:hint="eastAsia"/>
        </w:rPr>
        <w:t>未果，阿里云裁撤</w:t>
      </w:r>
      <w:r>
        <w:rPr>
          <w:rFonts w:hint="eastAsia"/>
        </w:rPr>
        <w:t>IoT</w:t>
      </w:r>
      <w:r>
        <w:rPr>
          <w:rFonts w:hint="eastAsia"/>
        </w:rPr>
        <w:t>相关业务线，多数平台企业面临高研发投入、长周期回报的产业培育困境，</w:t>
      </w:r>
      <w:r>
        <w:rPr>
          <w:rFonts w:ascii="Helvetica" w:hAnsi="Helvetica" w:cs="Helvetica" w:hint="eastAsia"/>
          <w:color w:val="262626"/>
          <w:shd w:val="clear" w:color="auto" w:fill="FFFFFF"/>
        </w:rPr>
        <w:t>投入大、亏损多，叠加政府补贴减少预期，持续盈利能力备受质疑。</w:t>
      </w:r>
    </w:p>
    <w:p w14:paraId="6096F548" w14:textId="77777777" w:rsidR="001C638F" w:rsidRDefault="00000000">
      <w:pPr>
        <w:rPr>
          <w:rFonts w:ascii="Helvetica" w:hAnsi="Helvetica" w:cs="Helvetica"/>
          <w:color w:val="262626"/>
          <w:shd w:val="clear" w:color="auto" w:fill="FFFFFF"/>
        </w:rPr>
      </w:pPr>
      <w:r>
        <w:rPr>
          <w:rFonts w:hint="eastAsia"/>
        </w:rPr>
        <w:t>2024</w:t>
      </w:r>
      <w:r>
        <w:rPr>
          <w:rFonts w:hint="eastAsia"/>
        </w:rPr>
        <w:t>年</w:t>
      </w:r>
      <w:r>
        <w:rPr>
          <w:rFonts w:ascii="Helvetica" w:hAnsi="Helvetica" w:cs="Helvetica" w:hint="eastAsia"/>
          <w:color w:val="262626"/>
          <w:shd w:val="clear" w:color="auto" w:fill="FFFFFF"/>
        </w:rPr>
        <w:t>，</w:t>
      </w:r>
      <w:r>
        <w:rPr>
          <w:rFonts w:hint="eastAsia"/>
        </w:rPr>
        <w:t>“双跨”平台</w:t>
      </w:r>
      <w:r>
        <w:rPr>
          <w:rFonts w:ascii="Helvetica" w:hAnsi="Helvetica" w:cs="Helvetica" w:hint="eastAsia"/>
          <w:color w:val="262626"/>
          <w:shd w:val="clear" w:color="auto" w:fill="FFFFFF"/>
        </w:rPr>
        <w:t>企业角逐从“跑马圈地”进入“精耕细作”，各大企业角逐的战略重点是：</w:t>
      </w:r>
    </w:p>
    <w:p w14:paraId="1A4CB87B" w14:textId="77777777" w:rsidR="001C638F" w:rsidRDefault="00000000">
      <w:pPr>
        <w:ind w:firstLine="643"/>
        <w:rPr>
          <w:rFonts w:ascii="宋体" w:hAnsi="宋体" w:cs="宋体"/>
          <w:shd w:val="clear" w:color="auto" w:fill="FFFFFF"/>
        </w:rPr>
      </w:pPr>
      <w:r>
        <w:rPr>
          <w:rFonts w:hint="eastAsia"/>
          <w:b/>
          <w:bCs/>
          <w:shd w:val="clear" w:color="auto" w:fill="FFFFFF"/>
        </w:rPr>
        <w:t>1</w:t>
      </w:r>
      <w:r>
        <w:rPr>
          <w:rFonts w:hint="eastAsia"/>
          <w:b/>
          <w:bCs/>
          <w:shd w:val="clear" w:color="auto" w:fill="FFFFFF"/>
        </w:rPr>
        <w:t>．生成式</w:t>
      </w:r>
      <w:r>
        <w:rPr>
          <w:rFonts w:hint="eastAsia"/>
          <w:b/>
          <w:bCs/>
          <w:shd w:val="clear" w:color="auto" w:fill="FFFFFF"/>
        </w:rPr>
        <w:t>AI</w:t>
      </w:r>
      <w:r>
        <w:rPr>
          <w:rFonts w:hint="eastAsia"/>
          <w:b/>
          <w:bCs/>
          <w:color w:val="262626"/>
          <w:shd w:val="clear" w:color="auto" w:fill="FFFFFF"/>
        </w:rPr>
        <w:t>的集成应用。</w:t>
      </w:r>
      <w:r>
        <w:rPr>
          <w:rFonts w:hint="eastAsia"/>
          <w:color w:val="262626"/>
          <w:shd w:val="clear" w:color="auto" w:fill="FFFFFF"/>
        </w:rPr>
        <w:t>尤其是与工业机理深度结合的大模型，</w:t>
      </w:r>
      <w:r>
        <w:rPr>
          <w:rFonts w:hint="eastAsia"/>
          <w:shd w:val="clear" w:color="auto" w:fill="FFFFFF"/>
        </w:rPr>
        <w:t>将赋予企业强大的垂直行业落地能力。</w:t>
      </w:r>
    </w:p>
    <w:p w14:paraId="0C4DFAB0" w14:textId="77777777" w:rsidR="001C638F" w:rsidRDefault="00000000">
      <w:pPr>
        <w:ind w:firstLine="643"/>
        <w:rPr>
          <w:shd w:val="clear" w:color="auto" w:fill="FFFFFF"/>
        </w:rPr>
      </w:pPr>
      <w:r>
        <w:rPr>
          <w:rFonts w:hint="eastAsia"/>
          <w:b/>
          <w:bCs/>
          <w:shd w:val="clear" w:color="auto" w:fill="FFFFFF"/>
        </w:rPr>
        <w:t>2</w:t>
      </w:r>
      <w:r>
        <w:rPr>
          <w:rFonts w:hint="eastAsia"/>
          <w:b/>
          <w:bCs/>
          <w:shd w:val="clear" w:color="auto" w:fill="FFFFFF"/>
        </w:rPr>
        <w:t>．工业数据价值的深度挖掘。</w:t>
      </w:r>
      <w:r>
        <w:rPr>
          <w:rFonts w:hint="eastAsia"/>
          <w:shd w:val="clear" w:color="auto" w:fill="FFFFFF"/>
        </w:rPr>
        <w:t>跨业务、跨组织的数据集成和智能应用是工业互联网平台相对传统工业软件的差异化优势，也是平台企业创造新需求、做大市场规模的关键。</w:t>
      </w:r>
    </w:p>
    <w:p w14:paraId="2696E7AA" w14:textId="77777777" w:rsidR="001C638F" w:rsidRDefault="00000000">
      <w:pPr>
        <w:ind w:firstLine="643"/>
        <w:rPr>
          <w:shd w:val="clear" w:color="auto" w:fill="FFFFFF"/>
        </w:rPr>
      </w:pPr>
      <w:r>
        <w:rPr>
          <w:rFonts w:hint="eastAsia"/>
          <w:b/>
          <w:bCs/>
          <w:shd w:val="clear" w:color="auto" w:fill="FFFFFF"/>
        </w:rPr>
        <w:t>3</w:t>
      </w:r>
      <w:r>
        <w:rPr>
          <w:rFonts w:hint="eastAsia"/>
          <w:b/>
          <w:bCs/>
          <w:shd w:val="clear" w:color="auto" w:fill="FFFFFF"/>
        </w:rPr>
        <w:t>．发挥平台的中介作用，盘活社区生态。</w:t>
      </w:r>
      <w:r>
        <w:rPr>
          <w:rFonts w:hint="eastAsia"/>
          <w:shd w:val="clear" w:color="auto" w:fill="FFFFFF"/>
        </w:rPr>
        <w:t>一是通过平台实现人、机、物全面互联，形成新兴业态和应用模式；二是通过平台打造开发者社区，吸引行业伙伴开展应用创新。</w:t>
      </w:r>
    </w:p>
    <w:p w14:paraId="0642214E" w14:textId="77777777" w:rsidR="001C638F" w:rsidRDefault="00000000">
      <w:pPr>
        <w:ind w:firstLine="643"/>
        <w:rPr>
          <w:shd w:val="clear" w:color="auto" w:fill="FFFFFF"/>
        </w:rPr>
      </w:pPr>
      <w:r>
        <w:rPr>
          <w:rFonts w:hint="eastAsia"/>
          <w:b/>
          <w:bCs/>
          <w:shd w:val="clear" w:color="auto" w:fill="FFFFFF"/>
        </w:rPr>
        <w:t>4</w:t>
      </w:r>
      <w:r>
        <w:rPr>
          <w:rFonts w:hint="eastAsia"/>
          <w:b/>
          <w:bCs/>
          <w:shd w:val="clear" w:color="auto" w:fill="FFFFFF"/>
        </w:rPr>
        <w:t>．优化平台商业模式，提升造血能力。</w:t>
      </w:r>
      <w:r>
        <w:rPr>
          <w:rFonts w:hint="eastAsia"/>
          <w:shd w:val="clear" w:color="auto" w:fill="FFFFFF"/>
        </w:rPr>
        <w:t>平台利润来源从政策</w:t>
      </w:r>
      <w:r>
        <w:rPr>
          <w:rFonts w:hint="eastAsia"/>
          <w:shd w:val="clear" w:color="auto" w:fill="FFFFFF"/>
        </w:rPr>
        <w:lastRenderedPageBreak/>
        <w:t>补贴向商业成功过渡，需要平台企业设计成熟的解决方案，提供完善的项目服务，探索多类型的营收方式，形成良性循环。</w:t>
      </w:r>
    </w:p>
    <w:p w14:paraId="320457D2" w14:textId="77777777" w:rsidR="001C638F" w:rsidRDefault="00000000">
      <w:pPr>
        <w:ind w:firstLine="643"/>
        <w:rPr>
          <w:shd w:val="clear" w:color="auto" w:fill="FFFFFF"/>
        </w:rPr>
      </w:pPr>
      <w:r>
        <w:rPr>
          <w:rFonts w:hint="eastAsia"/>
          <w:b/>
          <w:bCs/>
          <w:shd w:val="clear" w:color="auto" w:fill="FFFFFF"/>
        </w:rPr>
        <w:t>5</w:t>
      </w:r>
      <w:r>
        <w:rPr>
          <w:rFonts w:hint="eastAsia"/>
          <w:b/>
          <w:bCs/>
          <w:shd w:val="clear" w:color="auto" w:fill="FFFFFF"/>
        </w:rPr>
        <w:t>．突破规模瓶颈，激发平台网络效应。</w:t>
      </w:r>
      <w:r>
        <w:rPr>
          <w:rFonts w:hint="eastAsia"/>
          <w:shd w:val="clear" w:color="auto" w:fill="FFFFFF"/>
        </w:rPr>
        <w:t>降低平台定制化部署成本，快速做大规模，激发网络正外部性，将是拓宽企业护城河的有效路径。</w:t>
      </w:r>
    </w:p>
    <w:p w14:paraId="6BA9ECC0" w14:textId="77777777" w:rsidR="001C638F" w:rsidRDefault="00000000">
      <w:r>
        <w:rPr>
          <w:rFonts w:hint="eastAsia"/>
        </w:rPr>
        <w:t>从成长路径看，“双跨”平台可分为源于传统制造企业，源于信息和通信设备制造企业以及源于软件企业三大类，分别占“双跨”平台总数的</w:t>
      </w:r>
      <w:r>
        <w:rPr>
          <w:rFonts w:hint="eastAsia"/>
        </w:rPr>
        <w:t>62%</w:t>
      </w:r>
      <w:r>
        <w:rPr>
          <w:rFonts w:hint="eastAsia"/>
        </w:rPr>
        <w:t>、</w:t>
      </w:r>
      <w:r>
        <w:rPr>
          <w:rFonts w:hint="eastAsia"/>
        </w:rPr>
        <w:t>22%</w:t>
      </w:r>
      <w:r>
        <w:rPr>
          <w:rFonts w:hint="eastAsia"/>
        </w:rPr>
        <w:t>和</w:t>
      </w:r>
      <w:r>
        <w:rPr>
          <w:rFonts w:hint="eastAsia"/>
        </w:rPr>
        <w:t>16%</w:t>
      </w:r>
      <w:r>
        <w:rPr>
          <w:rFonts w:hint="eastAsia"/>
        </w:rPr>
        <w:t>。</w:t>
      </w:r>
      <w:r>
        <w:rPr>
          <w:rFonts w:hint="eastAsia"/>
        </w:rPr>
        <w:t>2024</w:t>
      </w:r>
      <w:r>
        <w:rPr>
          <w:rFonts w:hint="eastAsia"/>
        </w:rPr>
        <w:t>年，各类平台企业积极拓展服务边界，探索可持续的增长模式，将加速市场出清。</w:t>
      </w:r>
    </w:p>
    <w:p w14:paraId="70EC7D4E" w14:textId="77777777" w:rsidR="001C638F" w:rsidRDefault="001C638F"/>
    <w:p w14:paraId="3B900768" w14:textId="77777777" w:rsidR="001C638F" w:rsidRDefault="00000000">
      <w:pPr>
        <w:pStyle w:val="2"/>
      </w:pPr>
      <w:r>
        <w:rPr>
          <w:rFonts w:hint="eastAsia"/>
        </w:rPr>
        <w:t>传统工业企业平台：持续投入通用平台研发，携手行业龙头建设标杆，辐射中小企业</w:t>
      </w:r>
    </w:p>
    <w:p w14:paraId="1F78F42E" w14:textId="77777777" w:rsidR="001C638F" w:rsidRDefault="00000000">
      <w:r>
        <w:rPr>
          <w:rFonts w:hint="eastAsia"/>
        </w:rPr>
        <w:t>源自传统工业企业的平台数量众多，以其集团企业主营业务依托，在行业能力和客户服务方面具有先天优势。但是，这类平台企业普遍存在单一客户依赖度高的问题。</w:t>
      </w:r>
      <w:r>
        <w:rPr>
          <w:rFonts w:hint="eastAsia"/>
        </w:rPr>
        <w:t>2024</w:t>
      </w:r>
      <w:r>
        <w:rPr>
          <w:rFonts w:hint="eastAsia"/>
        </w:rPr>
        <w:t>年，传统工业企业平台要拓宽服务领域，降低定制化部署成本，大多将选择“持续投入通用平台研发</w:t>
      </w:r>
      <w:r>
        <w:rPr>
          <w:rFonts w:hint="eastAsia"/>
        </w:rPr>
        <w:t>+</w:t>
      </w:r>
      <w:r>
        <w:rPr>
          <w:rFonts w:hint="eastAsia"/>
        </w:rPr>
        <w:t>细分行业龙头生态共建</w:t>
      </w:r>
      <w:r>
        <w:rPr>
          <w:rFonts w:hint="eastAsia"/>
        </w:rPr>
        <w:t>+</w:t>
      </w:r>
      <w:r>
        <w:rPr>
          <w:rFonts w:hint="eastAsia"/>
        </w:rPr>
        <w:t>中小企业能力共享”的发展路径。</w:t>
      </w:r>
    </w:p>
    <w:p w14:paraId="7E3C428D" w14:textId="77777777" w:rsidR="001C638F" w:rsidRDefault="00000000">
      <w:pPr>
        <w:pStyle w:val="3"/>
      </w:pPr>
      <w:r>
        <w:rPr>
          <w:rFonts w:hint="eastAsia"/>
        </w:rPr>
        <w:t>卡奥斯——牵头制定行业标准，工业大模型落地</w:t>
      </w:r>
    </w:p>
    <w:p w14:paraId="68D2241D" w14:textId="66A44F31" w:rsidR="001C638F" w:rsidRDefault="00000000">
      <w:pPr>
        <w:ind w:firstLine="643"/>
        <w:rPr>
          <w:b/>
          <w:bCs/>
        </w:rPr>
      </w:pPr>
      <w:r>
        <w:rPr>
          <w:rFonts w:hint="eastAsia"/>
          <w:b/>
          <w:bCs/>
        </w:rPr>
        <w:t>作为工业互联网领域独角兽，卡奥斯推动标杆打造、引领标准制定，持续完善行业生态。</w:t>
      </w:r>
      <w:r>
        <w:rPr>
          <w:rFonts w:hint="eastAsia"/>
        </w:rPr>
        <w:t>截至</w:t>
      </w:r>
      <w:r>
        <w:rPr>
          <w:rFonts w:hint="eastAsia"/>
        </w:rPr>
        <w:t>2023</w:t>
      </w:r>
      <w:r>
        <w:rPr>
          <w:rFonts w:hint="eastAsia"/>
        </w:rPr>
        <w:t>年，卡奥斯</w:t>
      </w:r>
      <w:proofErr w:type="spellStart"/>
      <w:r>
        <w:rPr>
          <w:rFonts w:hint="eastAsia"/>
        </w:rPr>
        <w:t>COSMOPlat</w:t>
      </w:r>
      <w:proofErr w:type="spellEnd"/>
      <w:r>
        <w:rPr>
          <w:rFonts w:hint="eastAsia"/>
        </w:rPr>
        <w:lastRenderedPageBreak/>
        <w:t>已打造</w:t>
      </w:r>
      <w:r>
        <w:rPr>
          <w:rFonts w:hint="eastAsia"/>
        </w:rPr>
        <w:t>11</w:t>
      </w:r>
      <w:r>
        <w:rPr>
          <w:rFonts w:hint="eastAsia"/>
        </w:rPr>
        <w:t>座灯塔工厂</w:t>
      </w:r>
      <w:ins w:id="3" w:author="政 马" w:date="2024-05-28T10:02:00Z" w16du:dateUtc="2024-05-28T02:02:00Z">
        <w:r w:rsidR="00D25572">
          <w:rPr>
            <w:rStyle w:val="af1"/>
          </w:rPr>
          <w:footnoteReference w:id="1"/>
        </w:r>
      </w:ins>
      <w:r>
        <w:rPr>
          <w:rFonts w:hint="eastAsia"/>
        </w:rPr>
        <w:t>，居国内第一。以大规模个性化定制为主线，卡奥斯实现</w:t>
      </w:r>
      <w:r>
        <w:rPr>
          <w:rFonts w:hint="eastAsia"/>
        </w:rPr>
        <w:t>ISO</w:t>
      </w:r>
      <w:r>
        <w:rPr>
          <w:rFonts w:hint="eastAsia"/>
        </w:rPr>
        <w:t>、</w:t>
      </w:r>
      <w:r>
        <w:rPr>
          <w:rFonts w:hint="eastAsia"/>
        </w:rPr>
        <w:t>IEEE</w:t>
      </w:r>
      <w:r>
        <w:rPr>
          <w:rFonts w:hint="eastAsia"/>
        </w:rPr>
        <w:t>、</w:t>
      </w:r>
      <w:r>
        <w:rPr>
          <w:rFonts w:hint="eastAsia"/>
        </w:rPr>
        <w:t>IEC</w:t>
      </w:r>
      <w:r>
        <w:rPr>
          <w:rFonts w:hint="eastAsia"/>
        </w:rPr>
        <w:t>三大国际标准组织全覆盖，主导参与制定</w:t>
      </w:r>
      <w:r>
        <w:rPr>
          <w:rFonts w:hint="eastAsia"/>
        </w:rPr>
        <w:t>10</w:t>
      </w:r>
      <w:r>
        <w:rPr>
          <w:rFonts w:hint="eastAsia"/>
        </w:rPr>
        <w:t>项国际标准和</w:t>
      </w:r>
      <w:r>
        <w:rPr>
          <w:rFonts w:hint="eastAsia"/>
        </w:rPr>
        <w:t>81</w:t>
      </w:r>
      <w:r>
        <w:rPr>
          <w:rFonts w:hint="eastAsia"/>
        </w:rPr>
        <w:t>项国家及行业标准</w:t>
      </w:r>
      <w:ins w:id="6" w:author="政 马" w:date="2024-05-28T10:03:00Z" w16du:dateUtc="2024-05-28T02:03:00Z">
        <w:r w:rsidR="00D25572">
          <w:rPr>
            <w:rStyle w:val="af1"/>
          </w:rPr>
          <w:footnoteReference w:id="2"/>
        </w:r>
      </w:ins>
      <w:r>
        <w:rPr>
          <w:rFonts w:hint="eastAsia"/>
        </w:rPr>
        <w:t>。</w:t>
      </w:r>
    </w:p>
    <w:p w14:paraId="60C06757" w14:textId="28B4F0CA" w:rsidR="001C638F" w:rsidRDefault="00000000">
      <w:pPr>
        <w:ind w:firstLine="643"/>
      </w:pPr>
      <w:r>
        <w:rPr>
          <w:rFonts w:hint="eastAsia"/>
          <w:b/>
          <w:bCs/>
        </w:rPr>
        <w:t>2023</w:t>
      </w:r>
      <w:r>
        <w:rPr>
          <w:rFonts w:hint="eastAsia"/>
          <w:b/>
          <w:bCs/>
        </w:rPr>
        <w:t>年卡奥斯推出工业大模型</w:t>
      </w:r>
      <w:r>
        <w:rPr>
          <w:rFonts w:hint="eastAsia"/>
          <w:b/>
          <w:bCs/>
        </w:rPr>
        <w:t>COSMO-GPT</w:t>
      </w:r>
      <w:r>
        <w:rPr>
          <w:rFonts w:hint="eastAsia"/>
          <w:b/>
          <w:bCs/>
        </w:rPr>
        <w:t>，用于智能中台和机器调度。</w:t>
      </w:r>
      <w:r>
        <w:rPr>
          <w:rFonts w:hint="eastAsia"/>
        </w:rPr>
        <w:t>COSMO-GPT</w:t>
      </w:r>
      <w:r>
        <w:rPr>
          <w:rFonts w:hint="eastAsia"/>
        </w:rPr>
        <w:t>拥有百亿参数，内置</w:t>
      </w:r>
      <w:r>
        <w:rPr>
          <w:rFonts w:hint="eastAsia"/>
        </w:rPr>
        <w:t>3900</w:t>
      </w:r>
      <w:r>
        <w:rPr>
          <w:rFonts w:hint="eastAsia"/>
        </w:rPr>
        <w:t>多个机理模型与</w:t>
      </w:r>
      <w:r>
        <w:rPr>
          <w:rFonts w:hint="eastAsia"/>
        </w:rPr>
        <w:t>200</w:t>
      </w:r>
      <w:r>
        <w:rPr>
          <w:rFonts w:hint="eastAsia"/>
        </w:rPr>
        <w:t>多个专家算法库</w:t>
      </w:r>
      <w:ins w:id="9" w:author="政 马" w:date="2024-05-28T10:05:00Z" w16du:dateUtc="2024-05-28T02:05:00Z">
        <w:r w:rsidR="00216F6A">
          <w:rPr>
            <w:rStyle w:val="af1"/>
          </w:rPr>
          <w:footnoteReference w:id="3"/>
        </w:r>
      </w:ins>
      <w:r>
        <w:rPr>
          <w:rFonts w:hint="eastAsia"/>
        </w:rPr>
        <w:t>，功能覆盖智能问答、文本生成、图文识别、控制代码生成、数据库查询、辅助决策、运筹规划等。目前，该模型已在服装、化工、家电等多个行业拓展出十余个应用场景。</w:t>
      </w:r>
    </w:p>
    <w:p w14:paraId="504969A5" w14:textId="77777777" w:rsidR="001C638F" w:rsidRDefault="00000000">
      <w:pPr>
        <w:ind w:firstLine="643"/>
      </w:pPr>
      <w:r>
        <w:rPr>
          <w:rFonts w:hint="eastAsia"/>
          <w:b/>
          <w:bCs/>
        </w:rPr>
        <w:t>2024</w:t>
      </w:r>
      <w:r>
        <w:rPr>
          <w:rFonts w:hint="eastAsia"/>
          <w:b/>
          <w:bCs/>
        </w:rPr>
        <w:t>年，卡奥斯提出打造“灯塔工厂”</w:t>
      </w:r>
      <w:r>
        <w:rPr>
          <w:rFonts w:hint="eastAsia"/>
          <w:b/>
          <w:bCs/>
        </w:rPr>
        <w:t>+</w:t>
      </w:r>
      <w:r>
        <w:rPr>
          <w:rFonts w:hint="eastAsia"/>
          <w:b/>
          <w:bCs/>
        </w:rPr>
        <w:t>“产业云脑”的产品体系，同时解决“按需定制”和“规模化链接”问题。</w:t>
      </w:r>
      <w:r>
        <w:rPr>
          <w:rFonts w:hint="eastAsia"/>
        </w:rPr>
        <w:t>在端侧，做深赋能企业数智化转型的智能制造解决方案，落地更多灯塔工厂；在云侧，做好链接产业、园区、城市的产业云脑平台，打造生态化的数据增值服务。</w:t>
      </w:r>
    </w:p>
    <w:p w14:paraId="2B66AE24" w14:textId="77777777" w:rsidR="001C638F" w:rsidRDefault="00000000">
      <w:pPr>
        <w:pStyle w:val="3"/>
      </w:pPr>
      <w:r>
        <w:rPr>
          <w:rFonts w:hint="eastAsia"/>
        </w:rPr>
        <w:t>树根互联——财务状况不佳，高研发投入保持竞争优势</w:t>
      </w:r>
    </w:p>
    <w:p w14:paraId="1D3374B2" w14:textId="00D7F300" w:rsidR="001C638F" w:rsidRDefault="00000000">
      <w:pPr>
        <w:ind w:firstLine="643"/>
      </w:pPr>
      <w:r>
        <w:rPr>
          <w:rFonts w:hint="eastAsia"/>
          <w:b/>
          <w:bCs/>
        </w:rPr>
        <w:t>2023</w:t>
      </w:r>
      <w:r>
        <w:rPr>
          <w:rFonts w:hint="eastAsia"/>
          <w:b/>
          <w:bCs/>
        </w:rPr>
        <w:t>年，树根互联上市融资失败，独立经营和持续盈利能力受关注。</w:t>
      </w:r>
      <w:commentRangeStart w:id="12"/>
      <w:commentRangeStart w:id="13"/>
      <w:r>
        <w:rPr>
          <w:rFonts w:hint="eastAsia"/>
        </w:rPr>
        <w:t>2019-2021</w:t>
      </w:r>
      <w:r>
        <w:rPr>
          <w:rFonts w:hint="eastAsia"/>
        </w:rPr>
        <w:t>年，</w:t>
      </w:r>
      <w:commentRangeEnd w:id="12"/>
      <w:r>
        <w:commentReference w:id="12"/>
      </w:r>
      <w:commentRangeEnd w:id="13"/>
      <w:r w:rsidR="00A53A37">
        <w:rPr>
          <w:rStyle w:val="afa"/>
        </w:rPr>
        <w:commentReference w:id="13"/>
      </w:r>
      <w:r>
        <w:rPr>
          <w:rFonts w:hint="eastAsia"/>
        </w:rPr>
        <w:t>树根互联对三一集团的关联销售收入占比超过</w:t>
      </w:r>
      <w:r>
        <w:rPr>
          <w:rFonts w:hint="eastAsia"/>
        </w:rPr>
        <w:t>50%</w:t>
      </w:r>
      <w:r>
        <w:rPr>
          <w:rFonts w:hint="eastAsia"/>
        </w:rPr>
        <w:t>，且连续三年亏损扩大，扣非净利润分别为</w:t>
      </w:r>
      <w:r>
        <w:rPr>
          <w:rFonts w:hint="eastAsia"/>
        </w:rPr>
        <w:t>-3.59</w:t>
      </w:r>
      <w:r>
        <w:rPr>
          <w:rFonts w:hint="eastAsia"/>
        </w:rPr>
        <w:t>亿元、</w:t>
      </w:r>
      <w:r>
        <w:rPr>
          <w:rFonts w:hint="eastAsia"/>
        </w:rPr>
        <w:t>-4.81</w:t>
      </w:r>
      <w:r>
        <w:rPr>
          <w:rFonts w:hint="eastAsia"/>
        </w:rPr>
        <w:t>亿元、</w:t>
      </w:r>
      <w:r>
        <w:rPr>
          <w:rFonts w:hint="eastAsia"/>
        </w:rPr>
        <w:t>-7.76</w:t>
      </w:r>
      <w:r>
        <w:rPr>
          <w:rFonts w:hint="eastAsia"/>
        </w:rPr>
        <w:t>亿元</w:t>
      </w:r>
      <w:ins w:id="14" w:author="政 马" w:date="2024-05-28T10:08:00Z" w16du:dateUtc="2024-05-28T02:08:00Z">
        <w:r w:rsidR="00287087">
          <w:rPr>
            <w:rStyle w:val="af1"/>
          </w:rPr>
          <w:footnoteReference w:id="4"/>
        </w:r>
      </w:ins>
      <w:r>
        <w:rPr>
          <w:rFonts w:hint="eastAsia"/>
        </w:rPr>
        <w:t>。树根互联亏损的原因有三点：一是工业互联网操作系统的技术研发投入大；二是人力成本投入维持在较</w:t>
      </w:r>
      <w:r>
        <w:rPr>
          <w:rFonts w:hint="eastAsia"/>
        </w:rPr>
        <w:lastRenderedPageBreak/>
        <w:t>高水平；三是行业初期，市场开拓和培育成本投入较高。</w:t>
      </w:r>
    </w:p>
    <w:p w14:paraId="480E9AB7" w14:textId="003B1B38" w:rsidR="001C638F" w:rsidRDefault="00000000">
      <w:pPr>
        <w:ind w:firstLine="643"/>
      </w:pPr>
      <w:r>
        <w:rPr>
          <w:rFonts w:hint="eastAsia"/>
          <w:b/>
          <w:bCs/>
        </w:rPr>
        <w:t>树根互联通过高研发聚焦技术创新，</w:t>
      </w:r>
      <w:r>
        <w:rPr>
          <w:rFonts w:hint="eastAsia"/>
          <w:b/>
          <w:bCs/>
        </w:rPr>
        <w:t>2023</w:t>
      </w:r>
      <w:r>
        <w:rPr>
          <w:rFonts w:hint="eastAsia"/>
          <w:b/>
          <w:bCs/>
        </w:rPr>
        <w:t>年发布根云</w:t>
      </w:r>
      <w:bookmarkStart w:id="17" w:name="_Hlk164354016"/>
      <w:r>
        <w:rPr>
          <w:rFonts w:hint="eastAsia"/>
          <w:b/>
          <w:bCs/>
        </w:rPr>
        <w:t>工业互联网操作系统</w:t>
      </w:r>
      <w:bookmarkEnd w:id="17"/>
      <w:r>
        <w:rPr>
          <w:rFonts w:hint="eastAsia"/>
          <w:b/>
          <w:bCs/>
        </w:rPr>
        <w:t>4.0</w:t>
      </w:r>
      <w:r>
        <w:rPr>
          <w:rFonts w:hint="eastAsia"/>
          <w:b/>
          <w:bCs/>
        </w:rPr>
        <w:t>。</w:t>
      </w:r>
      <w:r>
        <w:rPr>
          <w:rFonts w:hint="eastAsia"/>
        </w:rPr>
        <w:t>2019-2021</w:t>
      </w:r>
      <w:r>
        <w:rPr>
          <w:rFonts w:hint="eastAsia"/>
        </w:rPr>
        <w:t>年，树根互联的研发投入占营收比例分别为</w:t>
      </w:r>
      <w:r>
        <w:rPr>
          <w:rFonts w:hint="eastAsia"/>
        </w:rPr>
        <w:t>54.55%</w:t>
      </w:r>
      <w:r>
        <w:rPr>
          <w:rFonts w:hint="eastAsia"/>
        </w:rPr>
        <w:t>、</w:t>
      </w:r>
      <w:r>
        <w:rPr>
          <w:rFonts w:hint="eastAsia"/>
        </w:rPr>
        <w:t>59.48%</w:t>
      </w:r>
      <w:r>
        <w:rPr>
          <w:rFonts w:hint="eastAsia"/>
        </w:rPr>
        <w:t>、</w:t>
      </w:r>
      <w:r>
        <w:rPr>
          <w:rFonts w:hint="eastAsia"/>
        </w:rPr>
        <w:t>55.10%</w:t>
      </w:r>
      <w:ins w:id="18" w:author="政 马" w:date="2024-05-28T10:10:00Z" w16du:dateUtc="2024-05-28T02:10:00Z">
        <w:r w:rsidR="004E261A">
          <w:rPr>
            <w:rStyle w:val="af1"/>
          </w:rPr>
          <w:footnoteReference w:id="5"/>
        </w:r>
      </w:ins>
      <w:r>
        <w:rPr>
          <w:rFonts w:hint="eastAsia"/>
        </w:rPr>
        <w:t>，研发费用率为同业均值的</w:t>
      </w:r>
      <w:r>
        <w:rPr>
          <w:rFonts w:hint="eastAsia"/>
        </w:rPr>
        <w:t>2-3</w:t>
      </w:r>
      <w:r>
        <w:rPr>
          <w:rFonts w:hint="eastAsia"/>
        </w:rPr>
        <w:t>倍</w:t>
      </w:r>
      <w:ins w:id="21" w:author="政 马" w:date="2024-05-28T10:11:00Z" w16du:dateUtc="2024-05-28T02:11:00Z">
        <w:r w:rsidR="00324404">
          <w:rPr>
            <w:rStyle w:val="af1"/>
          </w:rPr>
          <w:footnoteReference w:id="6"/>
        </w:r>
      </w:ins>
      <w:r>
        <w:rPr>
          <w:rFonts w:hint="eastAsia"/>
        </w:rPr>
        <w:t>，通过持续对产品进行快速的版本迭代，保持竞争优势。目前，根云工业互联网操作系统</w:t>
      </w:r>
      <w:r>
        <w:rPr>
          <w:rFonts w:hint="eastAsia"/>
        </w:rPr>
        <w:t>4.0</w:t>
      </w:r>
      <w:r>
        <w:rPr>
          <w:rFonts w:hint="eastAsia"/>
        </w:rPr>
        <w:t>支持超过</w:t>
      </w:r>
      <w:r>
        <w:rPr>
          <w:rFonts w:hint="eastAsia"/>
        </w:rPr>
        <w:t>1100</w:t>
      </w:r>
      <w:r>
        <w:rPr>
          <w:rFonts w:hint="eastAsia"/>
        </w:rPr>
        <w:t>种工业协议，覆盖制造业</w:t>
      </w:r>
      <w:r>
        <w:rPr>
          <w:rFonts w:hint="eastAsia"/>
        </w:rPr>
        <w:t>98%</w:t>
      </w:r>
      <w:r>
        <w:rPr>
          <w:rFonts w:hint="eastAsia"/>
        </w:rPr>
        <w:t>以上的工业设备，链接工业总资产超万亿</w:t>
      </w:r>
      <w:ins w:id="28" w:author="政 马" w:date="2024-05-28T10:14:00Z" w16du:dateUtc="2024-05-28T02:14:00Z">
        <w:r w:rsidR="00C85A81">
          <w:rPr>
            <w:rStyle w:val="af1"/>
          </w:rPr>
          <w:footnoteReference w:id="7"/>
        </w:r>
      </w:ins>
      <w:r>
        <w:rPr>
          <w:rFonts w:hint="eastAsia"/>
        </w:rPr>
        <w:t>。</w:t>
      </w:r>
    </w:p>
    <w:p w14:paraId="73522B94" w14:textId="77777777" w:rsidR="001C638F" w:rsidRDefault="001C638F"/>
    <w:p w14:paraId="325EC973" w14:textId="77777777" w:rsidR="001C638F" w:rsidRDefault="00000000">
      <w:pPr>
        <w:pStyle w:val="2"/>
      </w:pPr>
      <w:r>
        <w:rPr>
          <w:rFonts w:hint="eastAsia"/>
        </w:rPr>
        <w:t>云</w:t>
      </w:r>
      <w:r>
        <w:rPr>
          <w:rFonts w:hint="eastAsia"/>
        </w:rPr>
        <w:t>/ICT</w:t>
      </w:r>
      <w:r>
        <w:rPr>
          <w:rFonts w:hint="eastAsia"/>
        </w:rPr>
        <w:t>厂商平台：挖掘云网基础设施底座价值，持续强化生态建设</w:t>
      </w:r>
    </w:p>
    <w:p w14:paraId="7962FDD7" w14:textId="77777777" w:rsidR="001C638F" w:rsidRDefault="00000000">
      <w:r>
        <w:rPr>
          <w:rFonts w:hint="eastAsia"/>
        </w:rPr>
        <w:t>云</w:t>
      </w:r>
      <w:r>
        <w:rPr>
          <w:rFonts w:hint="eastAsia"/>
        </w:rPr>
        <w:t>/ICT</w:t>
      </w:r>
      <w:r>
        <w:rPr>
          <w:rFonts w:hint="eastAsia"/>
        </w:rPr>
        <w:t>厂商平台数量较少，但通常是如</w:t>
      </w:r>
      <w:r>
        <w:rPr>
          <w:rFonts w:hint="eastAsia"/>
        </w:rPr>
        <w:t>BAT</w:t>
      </w:r>
      <w:r>
        <w:rPr>
          <w:rFonts w:hint="eastAsia"/>
        </w:rPr>
        <w:t>等原有领域龙头企业垂直多元化的产物，因此以大型“双跨”平台为主。</w:t>
      </w:r>
      <w:r>
        <w:rPr>
          <w:rFonts w:hint="eastAsia"/>
        </w:rPr>
        <w:t>2024</w:t>
      </w:r>
      <w:r>
        <w:rPr>
          <w:rFonts w:hint="eastAsia"/>
        </w:rPr>
        <w:t>年，这类平台一方面将立足信息技术优势和互联网基因，继续挖掘云网基础设施底座价值；另一方面因其品牌影响力强，虽有行业知识短板但与工业企业无直接竞争，将进一步强化生态合作，重点布局区域性工业互联网平台。</w:t>
      </w:r>
    </w:p>
    <w:p w14:paraId="65B122BB" w14:textId="77777777" w:rsidR="001C638F" w:rsidRDefault="00000000">
      <w:pPr>
        <w:pStyle w:val="3"/>
      </w:pPr>
      <w:r>
        <w:rPr>
          <w:rFonts w:hint="eastAsia"/>
        </w:rPr>
        <w:t>华为云——发挥云底座使能作用，打造行业生态</w:t>
      </w:r>
    </w:p>
    <w:p w14:paraId="578E4310" w14:textId="2477A5EF" w:rsidR="001C638F" w:rsidRDefault="00000000">
      <w:pPr>
        <w:ind w:firstLine="643"/>
      </w:pPr>
      <w:r>
        <w:rPr>
          <w:b/>
          <w:bCs/>
        </w:rPr>
        <w:t>华为云</w:t>
      </w:r>
      <w:r>
        <w:rPr>
          <w:rFonts w:hint="eastAsia"/>
          <w:b/>
          <w:bCs/>
        </w:rPr>
        <w:t>定位行业数字化的“云底座与使能器”，</w:t>
      </w:r>
      <w:r>
        <w:rPr>
          <w:rFonts w:hint="eastAsia"/>
          <w:b/>
          <w:bCs/>
        </w:rPr>
        <w:t>2023</w:t>
      </w:r>
      <w:r>
        <w:rPr>
          <w:rFonts w:hint="eastAsia"/>
          <w:b/>
          <w:bCs/>
        </w:rPr>
        <w:t>年发布</w:t>
      </w:r>
      <w:proofErr w:type="spellStart"/>
      <w:r>
        <w:rPr>
          <w:rFonts w:hint="eastAsia"/>
          <w:b/>
          <w:bCs/>
        </w:rPr>
        <w:t>FusionPlant</w:t>
      </w:r>
      <w:proofErr w:type="spellEnd"/>
      <w:r>
        <w:rPr>
          <w:rFonts w:hint="eastAsia"/>
          <w:b/>
          <w:bCs/>
        </w:rPr>
        <w:t xml:space="preserve"> 2.0</w:t>
      </w:r>
      <w:r>
        <w:rPr>
          <w:rFonts w:hint="eastAsia"/>
          <w:b/>
          <w:bCs/>
        </w:rPr>
        <w:t>版本平台。</w:t>
      </w:r>
      <w:r>
        <w:rPr>
          <w:rFonts w:hint="eastAsia"/>
        </w:rPr>
        <w:t>平台聚焦工业装备数字化、工业软件云化、工业数据价值化、工业网络全联接四个方面，提供云边协</w:t>
      </w:r>
      <w:r>
        <w:rPr>
          <w:rFonts w:hint="eastAsia"/>
        </w:rPr>
        <w:lastRenderedPageBreak/>
        <w:t>同操作系统、</w:t>
      </w:r>
      <w:r>
        <w:t>工业</w:t>
      </w:r>
      <w:proofErr w:type="spellStart"/>
      <w:r>
        <w:t>aPaaS</w:t>
      </w:r>
      <w:proofErr w:type="spellEnd"/>
      <w:r>
        <w:t>、工业核心引擎、</w:t>
      </w:r>
      <w:r>
        <w:rPr>
          <w:rFonts w:hint="eastAsia"/>
        </w:rPr>
        <w:t>一站式工业数据治理生产线等工具，致力于打造高质量的工业数字化底座。截至</w:t>
      </w:r>
      <w:r>
        <w:rPr>
          <w:rFonts w:hint="eastAsia"/>
        </w:rPr>
        <w:t>2023</w:t>
      </w:r>
      <w:r>
        <w:rPr>
          <w:rFonts w:hint="eastAsia"/>
        </w:rPr>
        <w:t>年初，华为云</w:t>
      </w:r>
      <w:proofErr w:type="spellStart"/>
      <w:r>
        <w:rPr>
          <w:rFonts w:hint="eastAsia"/>
        </w:rPr>
        <w:t>FusionPlant</w:t>
      </w:r>
      <w:proofErr w:type="spellEnd"/>
      <w:r>
        <w:rPr>
          <w:rFonts w:hint="eastAsia"/>
        </w:rPr>
        <w:t>平台汇聚的工业</w:t>
      </w:r>
      <w:r>
        <w:rPr>
          <w:rFonts w:hint="eastAsia"/>
        </w:rPr>
        <w:t>APP</w:t>
      </w:r>
      <w:r>
        <w:rPr>
          <w:rFonts w:hint="eastAsia"/>
        </w:rPr>
        <w:t>超过</w:t>
      </w:r>
      <w:r>
        <w:rPr>
          <w:rFonts w:hint="eastAsia"/>
        </w:rPr>
        <w:t>2400</w:t>
      </w:r>
      <w:r>
        <w:rPr>
          <w:rFonts w:hint="eastAsia"/>
        </w:rPr>
        <w:t>个、工业机理模型数超过</w:t>
      </w:r>
      <w:r>
        <w:rPr>
          <w:rFonts w:hint="eastAsia"/>
        </w:rPr>
        <w:t>900</w:t>
      </w:r>
      <w:r>
        <w:rPr>
          <w:rFonts w:hint="eastAsia"/>
        </w:rPr>
        <w:t>个，连接工业设备总数超过</w:t>
      </w:r>
      <w:r>
        <w:rPr>
          <w:rFonts w:hint="eastAsia"/>
        </w:rPr>
        <w:t>240</w:t>
      </w:r>
      <w:r>
        <w:rPr>
          <w:rFonts w:hint="eastAsia"/>
        </w:rPr>
        <w:t>万</w:t>
      </w:r>
      <w:ins w:id="31" w:author="政 马" w:date="2024-05-28T10:16:00Z" w16du:dateUtc="2024-05-28T02:16:00Z">
        <w:r w:rsidR="0008727B">
          <w:rPr>
            <w:rStyle w:val="af1"/>
          </w:rPr>
          <w:footnoteReference w:id="8"/>
        </w:r>
      </w:ins>
      <w:r>
        <w:rPr>
          <w:rFonts w:hint="eastAsia"/>
        </w:rPr>
        <w:t>。</w:t>
      </w:r>
    </w:p>
    <w:p w14:paraId="07AFA292" w14:textId="2C84581F" w:rsidR="001C638F" w:rsidRDefault="00000000">
      <w:pPr>
        <w:ind w:firstLine="643"/>
      </w:pPr>
      <w:r>
        <w:rPr>
          <w:rFonts w:hint="eastAsia"/>
          <w:b/>
          <w:bCs/>
        </w:rPr>
        <w:t>华为云以公共平台</w:t>
      </w:r>
      <w:r>
        <w:rPr>
          <w:rFonts w:hint="eastAsia"/>
          <w:b/>
          <w:bCs/>
        </w:rPr>
        <w:t>+</w:t>
      </w:r>
      <w:r>
        <w:rPr>
          <w:rFonts w:hint="eastAsia"/>
          <w:b/>
          <w:bCs/>
        </w:rPr>
        <w:t>行业运营生态为手段，连接多方生态伙伴。</w:t>
      </w:r>
      <w:r>
        <w:rPr>
          <w:rFonts w:hint="eastAsia"/>
        </w:rPr>
        <w:t>2023</w:t>
      </w:r>
      <w:r>
        <w:rPr>
          <w:rFonts w:hint="eastAsia"/>
        </w:rPr>
        <w:t>年华为云与亿邦动力、国联股份、中航供应链、益模科技、携汇智联、数据互联共同发起成立工业数字化创新联合体，联接产业数字化领域领先企业和产业运营商。目前，华为云和生态伙伴们已共同孵化出</w:t>
      </w:r>
      <w:r>
        <w:rPr>
          <w:rFonts w:hint="eastAsia"/>
        </w:rPr>
        <w:t>120</w:t>
      </w:r>
      <w:r>
        <w:rPr>
          <w:rFonts w:hint="eastAsia"/>
        </w:rPr>
        <w:t>余个基线解决方案，覆盖</w:t>
      </w:r>
      <w:r>
        <w:rPr>
          <w:rFonts w:hint="eastAsia"/>
        </w:rPr>
        <w:t>26</w:t>
      </w:r>
      <w:r>
        <w:rPr>
          <w:rFonts w:hint="eastAsia"/>
        </w:rPr>
        <w:t>个行业、</w:t>
      </w:r>
      <w:r>
        <w:rPr>
          <w:rFonts w:hint="eastAsia"/>
        </w:rPr>
        <w:t>56</w:t>
      </w:r>
      <w:r>
        <w:rPr>
          <w:rFonts w:hint="eastAsia"/>
        </w:rPr>
        <w:t>个典型业务场景。</w:t>
      </w:r>
      <w:r>
        <w:rPr>
          <w:rFonts w:hint="eastAsia"/>
        </w:rPr>
        <w:t>2023</w:t>
      </w:r>
      <w:r>
        <w:rPr>
          <w:rFonts w:hint="eastAsia"/>
        </w:rPr>
        <w:t>年通过联合解决方案，华为云带给伙伴的收入达到</w:t>
      </w:r>
      <w:r>
        <w:rPr>
          <w:rFonts w:hint="eastAsia"/>
        </w:rPr>
        <w:t>8</w:t>
      </w:r>
      <w:r>
        <w:rPr>
          <w:rFonts w:hint="eastAsia"/>
        </w:rPr>
        <w:t>亿</w:t>
      </w:r>
      <w:ins w:id="35" w:author="政 马" w:date="2024-05-28T10:18:00Z" w16du:dateUtc="2024-05-28T02:18:00Z">
        <w:r w:rsidR="00164644">
          <w:rPr>
            <w:rStyle w:val="af1"/>
          </w:rPr>
          <w:footnoteReference w:id="9"/>
        </w:r>
      </w:ins>
      <w:r>
        <w:rPr>
          <w:rFonts w:hint="eastAsia"/>
        </w:rPr>
        <w:t>。</w:t>
      </w:r>
    </w:p>
    <w:p w14:paraId="77FC61C6" w14:textId="77777777" w:rsidR="001C638F" w:rsidRDefault="001C638F">
      <w:pPr>
        <w:ind w:firstLine="643"/>
        <w:rPr>
          <w:b/>
          <w:bCs/>
        </w:rPr>
      </w:pPr>
    </w:p>
    <w:p w14:paraId="283FE59D" w14:textId="77777777" w:rsidR="001C638F" w:rsidRDefault="00000000">
      <w:pPr>
        <w:pStyle w:val="2"/>
      </w:pPr>
      <w:r>
        <w:rPr>
          <w:rFonts w:hint="eastAsia"/>
        </w:rPr>
        <w:t>解决方案商</w:t>
      </w:r>
      <w:r>
        <w:rPr>
          <w:rFonts w:hint="eastAsia"/>
        </w:rPr>
        <w:t>/</w:t>
      </w:r>
      <w:r>
        <w:rPr>
          <w:rFonts w:hint="eastAsia"/>
        </w:rPr>
        <w:t>软件企业平台：专注于</w:t>
      </w:r>
      <w:r>
        <w:rPr>
          <w:rFonts w:hint="eastAsia"/>
        </w:rPr>
        <w:t>SaaS</w:t>
      </w:r>
      <w:r>
        <w:rPr>
          <w:rFonts w:hint="eastAsia"/>
        </w:rPr>
        <w:t>和</w:t>
      </w:r>
      <w:proofErr w:type="spellStart"/>
      <w:r>
        <w:rPr>
          <w:rFonts w:hint="eastAsia"/>
        </w:rPr>
        <w:t>APaaS</w:t>
      </w:r>
      <w:proofErr w:type="spellEnd"/>
      <w:r>
        <w:rPr>
          <w:rFonts w:hint="eastAsia"/>
        </w:rPr>
        <w:t>领域，推进产品云化、平台化转型</w:t>
      </w:r>
    </w:p>
    <w:p w14:paraId="3658751A" w14:textId="77777777" w:rsidR="001C638F" w:rsidRDefault="00000000">
      <w:r>
        <w:rPr>
          <w:rFonts w:hint="eastAsia"/>
        </w:rPr>
        <w:t>解决方案商和软件企业长期服务工业企业，积累了多元的工业客户群体和服务经验，</w:t>
      </w:r>
      <w:r>
        <w:rPr>
          <w:rFonts w:hint="eastAsia"/>
        </w:rPr>
        <w:t>SaaS</w:t>
      </w:r>
      <w:r>
        <w:rPr>
          <w:rFonts w:hint="eastAsia"/>
        </w:rPr>
        <w:t>能力突出，</w:t>
      </w:r>
      <w:r>
        <w:rPr>
          <w:rFonts w:hint="eastAsia"/>
        </w:rPr>
        <w:t>IaaS</w:t>
      </w:r>
      <w:r>
        <w:rPr>
          <w:rFonts w:hint="eastAsia"/>
        </w:rPr>
        <w:t>层和边缘层能力则通常寻求第三方合作。同时，由于解决方案和软件市场高度分散，这类企业体量普遍较小，年营收不足百亿，拓展平台业务财务压力较大。</w:t>
      </w:r>
      <w:r>
        <w:rPr>
          <w:rFonts w:hint="eastAsia"/>
        </w:rPr>
        <w:t>2024</w:t>
      </w:r>
      <w:r>
        <w:rPr>
          <w:rFonts w:hint="eastAsia"/>
        </w:rPr>
        <w:t>年，这类企业将继续专注于</w:t>
      </w:r>
      <w:r>
        <w:rPr>
          <w:rFonts w:hint="eastAsia"/>
        </w:rPr>
        <w:t>SaaS</w:t>
      </w:r>
      <w:r>
        <w:rPr>
          <w:rFonts w:hint="eastAsia"/>
        </w:rPr>
        <w:t>和</w:t>
      </w:r>
      <w:proofErr w:type="spellStart"/>
      <w:r>
        <w:rPr>
          <w:rFonts w:hint="eastAsia"/>
        </w:rPr>
        <w:t>APaaS</w:t>
      </w:r>
      <w:proofErr w:type="spellEnd"/>
      <w:r>
        <w:rPr>
          <w:rFonts w:hint="eastAsia"/>
        </w:rPr>
        <w:t>领域，推进其产品云化、平台化转型。</w:t>
      </w:r>
    </w:p>
    <w:p w14:paraId="7A9141B4" w14:textId="77777777" w:rsidR="001C638F" w:rsidRDefault="00000000">
      <w:pPr>
        <w:pStyle w:val="3"/>
      </w:pPr>
      <w:r>
        <w:rPr>
          <w:rFonts w:hint="eastAsia"/>
        </w:rPr>
        <w:t>用友——定制化业务拖累毛利率，平台聚焦生产运营管控</w:t>
      </w:r>
    </w:p>
    <w:p w14:paraId="31929FBC" w14:textId="5BD40DC5" w:rsidR="001C638F" w:rsidRDefault="00000000">
      <w:pPr>
        <w:ind w:firstLine="643"/>
      </w:pPr>
      <w:r>
        <w:rPr>
          <w:rFonts w:hint="eastAsia"/>
          <w:b/>
          <w:bCs/>
        </w:rPr>
        <w:lastRenderedPageBreak/>
        <w:t>2023</w:t>
      </w:r>
      <w:r>
        <w:rPr>
          <w:rFonts w:hint="eastAsia"/>
          <w:b/>
          <w:bCs/>
        </w:rPr>
        <w:t>年用友由盈转亏，定制化业务增多拖累毛利率。</w:t>
      </w:r>
      <w:r>
        <w:rPr>
          <w:rFonts w:hint="eastAsia"/>
        </w:rPr>
        <w:t>2021-2023</w:t>
      </w:r>
      <w:r>
        <w:rPr>
          <w:rFonts w:hint="eastAsia"/>
        </w:rPr>
        <w:t>年，用友网络归母净利润分别为</w:t>
      </w:r>
      <w:r>
        <w:rPr>
          <w:rFonts w:hint="eastAsia"/>
        </w:rPr>
        <w:t>7.08</w:t>
      </w:r>
      <w:r>
        <w:rPr>
          <w:rFonts w:hint="eastAsia"/>
        </w:rPr>
        <w:t>亿元、</w:t>
      </w:r>
      <w:r>
        <w:rPr>
          <w:rFonts w:hint="eastAsia"/>
        </w:rPr>
        <w:t>2.19</w:t>
      </w:r>
      <w:r>
        <w:rPr>
          <w:rFonts w:hint="eastAsia"/>
        </w:rPr>
        <w:t>亿元、</w:t>
      </w:r>
      <w:r>
        <w:rPr>
          <w:rFonts w:hint="eastAsia"/>
        </w:rPr>
        <w:t>-9.67</w:t>
      </w:r>
      <w:r>
        <w:rPr>
          <w:rFonts w:hint="eastAsia"/>
        </w:rPr>
        <w:t>亿元，销售毛利率分别为</w:t>
      </w:r>
      <w:r>
        <w:rPr>
          <w:rFonts w:hint="eastAsia"/>
        </w:rPr>
        <w:t>61.25%</w:t>
      </w:r>
      <w:r>
        <w:rPr>
          <w:rFonts w:hint="eastAsia"/>
        </w:rPr>
        <w:t>、</w:t>
      </w:r>
      <w:r>
        <w:rPr>
          <w:rFonts w:hint="eastAsia"/>
        </w:rPr>
        <w:t>56.37%</w:t>
      </w:r>
      <w:r>
        <w:rPr>
          <w:rFonts w:hint="eastAsia"/>
        </w:rPr>
        <w:t>、</w:t>
      </w:r>
      <w:r>
        <w:rPr>
          <w:rFonts w:hint="eastAsia"/>
        </w:rPr>
        <w:t>50.73%</w:t>
      </w:r>
      <w:ins w:id="38" w:author="政 马" w:date="2024-05-28T10:21:00Z" w16du:dateUtc="2024-05-28T02:21:00Z">
        <w:r w:rsidR="00BC259E">
          <w:rPr>
            <w:rStyle w:val="af1"/>
          </w:rPr>
          <w:footnoteReference w:id="10"/>
        </w:r>
      </w:ins>
      <w:r>
        <w:rPr>
          <w:rFonts w:hint="eastAsia"/>
        </w:rPr>
        <w:t>。其中，因外包成本增加以及产品售前咨询顾问数量增多，用友网络</w:t>
      </w:r>
      <w:r>
        <w:rPr>
          <w:rFonts w:hint="eastAsia"/>
        </w:rPr>
        <w:t>2023</w:t>
      </w:r>
      <w:r>
        <w:rPr>
          <w:rFonts w:hint="eastAsia"/>
        </w:rPr>
        <w:t>年</w:t>
      </w:r>
      <w:r>
        <w:t>技术服务及培训</w:t>
      </w:r>
      <w:r>
        <w:rPr>
          <w:rFonts w:hint="eastAsia"/>
        </w:rPr>
        <w:t>成本增加</w:t>
      </w:r>
      <w:r>
        <w:t>21.2</w:t>
      </w:r>
      <w:r>
        <w:rPr>
          <w:rFonts w:hint="eastAsia"/>
        </w:rPr>
        <w:t>%</w:t>
      </w:r>
      <w:r>
        <w:rPr>
          <w:rFonts w:hint="eastAsia"/>
        </w:rPr>
        <w:t>，但对应</w:t>
      </w:r>
      <w:r>
        <w:t>收入</w:t>
      </w:r>
      <w:r>
        <w:rPr>
          <w:rFonts w:hint="eastAsia"/>
        </w:rPr>
        <w:t>仅增长</w:t>
      </w:r>
      <w:r>
        <w:rPr>
          <w:rFonts w:hint="eastAsia"/>
        </w:rPr>
        <w:t>3.4%</w:t>
      </w:r>
      <w:r>
        <w:rPr>
          <w:rFonts w:hint="eastAsia"/>
        </w:rPr>
        <w:t>。</w:t>
      </w:r>
    </w:p>
    <w:p w14:paraId="6106C730" w14:textId="068C3CA7" w:rsidR="001C638F" w:rsidRDefault="00000000">
      <w:pPr>
        <w:ind w:firstLine="643"/>
      </w:pPr>
      <w:r>
        <w:rPr>
          <w:b/>
          <w:bCs/>
        </w:rPr>
        <w:t>2023</w:t>
      </w:r>
      <w:r>
        <w:rPr>
          <w:b/>
          <w:bCs/>
        </w:rPr>
        <w:t>年，</w:t>
      </w:r>
      <w:r>
        <w:rPr>
          <w:rFonts w:hint="eastAsia"/>
          <w:b/>
          <w:bCs/>
        </w:rPr>
        <w:t>以一体化生产运营管控为核心，</w:t>
      </w:r>
      <w:r>
        <w:rPr>
          <w:b/>
          <w:bCs/>
        </w:rPr>
        <w:t>精智工业互联网平台</w:t>
      </w:r>
      <w:r>
        <w:rPr>
          <w:rFonts w:hint="eastAsia"/>
          <w:b/>
          <w:bCs/>
        </w:rPr>
        <w:t>升级至</w:t>
      </w:r>
      <w:r>
        <w:rPr>
          <w:b/>
          <w:bCs/>
        </w:rPr>
        <w:t>5.0</w:t>
      </w:r>
      <w:r>
        <w:rPr>
          <w:b/>
          <w:bCs/>
        </w:rPr>
        <w:t>。</w:t>
      </w:r>
      <w:r>
        <w:rPr>
          <w:rFonts w:hint="eastAsia"/>
        </w:rPr>
        <w:t>平台依托</w:t>
      </w:r>
      <w:r>
        <w:rPr>
          <w:rFonts w:hint="eastAsia"/>
        </w:rPr>
        <w:t>ERP</w:t>
      </w:r>
      <w:r>
        <w:rPr>
          <w:rFonts w:hint="eastAsia"/>
        </w:rPr>
        <w:t>、</w:t>
      </w:r>
      <w:r>
        <w:rPr>
          <w:rFonts w:hint="eastAsia"/>
        </w:rPr>
        <w:t>MES</w:t>
      </w:r>
      <w:r>
        <w:rPr>
          <w:rFonts w:hint="eastAsia"/>
        </w:rPr>
        <w:t>、</w:t>
      </w:r>
      <w:r>
        <w:rPr>
          <w:rFonts w:hint="eastAsia"/>
        </w:rPr>
        <w:t>PLM</w:t>
      </w:r>
      <w:r>
        <w:rPr>
          <w:rFonts w:hint="eastAsia"/>
        </w:rPr>
        <w:t>、</w:t>
      </w:r>
      <w:r>
        <w:rPr>
          <w:rFonts w:hint="eastAsia"/>
        </w:rPr>
        <w:t>IOT</w:t>
      </w:r>
      <w:r>
        <w:rPr>
          <w:rFonts w:hint="eastAsia"/>
        </w:rPr>
        <w:t>等系统，以</w:t>
      </w:r>
      <w:r>
        <w:rPr>
          <w:rFonts w:hint="eastAsia"/>
        </w:rPr>
        <w:t>MOM</w:t>
      </w:r>
      <w:r>
        <w:rPr>
          <w:rFonts w:hint="eastAsia"/>
        </w:rPr>
        <w:t>平台作为核心引擎，为工业企业提供一体化生产运营管控服务，并新增</w:t>
      </w:r>
      <w:r>
        <w:rPr>
          <w:shd w:val="clear" w:color="auto" w:fill="FFFFFF"/>
        </w:rPr>
        <w:t>企业服务大模型</w:t>
      </w:r>
      <w:proofErr w:type="spellStart"/>
      <w:r>
        <w:rPr>
          <w:shd w:val="clear" w:color="auto" w:fill="FFFFFF"/>
        </w:rPr>
        <w:t>YonGPT</w:t>
      </w:r>
      <w:proofErr w:type="spellEnd"/>
      <w:r>
        <w:rPr>
          <w:shd w:val="clear" w:color="auto" w:fill="FFFFFF"/>
        </w:rPr>
        <w:t>、</w:t>
      </w:r>
      <w:proofErr w:type="spellStart"/>
      <w:r>
        <w:rPr>
          <w:shd w:val="clear" w:color="auto" w:fill="FFFFFF"/>
        </w:rPr>
        <w:t>TimensionDB</w:t>
      </w:r>
      <w:proofErr w:type="spellEnd"/>
      <w:r>
        <w:rPr>
          <w:shd w:val="clear" w:color="auto" w:fill="FFFFFF"/>
        </w:rPr>
        <w:t>时序数据库、标识解析综合服务平台、第三方</w:t>
      </w:r>
      <w:r>
        <w:rPr>
          <w:shd w:val="clear" w:color="auto" w:fill="FFFFFF"/>
        </w:rPr>
        <w:t>MES</w:t>
      </w:r>
      <w:r>
        <w:rPr>
          <w:shd w:val="clear" w:color="auto" w:fill="FFFFFF"/>
        </w:rPr>
        <w:t>系统连接集成资产包四大能力</w:t>
      </w:r>
      <w:r>
        <w:rPr>
          <w:rFonts w:hint="eastAsia"/>
          <w:shd w:val="clear" w:color="auto" w:fill="FFFFFF"/>
        </w:rPr>
        <w:t>。</w:t>
      </w:r>
      <w:r>
        <w:rPr>
          <w:rFonts w:ascii="Arial" w:hAnsi="Arial" w:cs="Arial"/>
          <w:color w:val="191919"/>
          <w:shd w:val="clear" w:color="auto" w:fill="FFFFFF"/>
        </w:rPr>
        <w:t>目前，平台服务企业</w:t>
      </w:r>
      <w:r>
        <w:rPr>
          <w:rFonts w:ascii="Arial" w:hAnsi="Arial" w:cs="Arial"/>
          <w:color w:val="191919"/>
          <w:shd w:val="clear" w:color="auto" w:fill="FFFFFF"/>
        </w:rPr>
        <w:t>318</w:t>
      </w:r>
      <w:r>
        <w:rPr>
          <w:rFonts w:ascii="Arial" w:hAnsi="Arial" w:cs="Arial"/>
          <w:color w:val="191919"/>
          <w:shd w:val="clear" w:color="auto" w:fill="FFFFFF"/>
        </w:rPr>
        <w:t>万家，连接工业设备</w:t>
      </w:r>
      <w:r>
        <w:rPr>
          <w:rFonts w:ascii="Arial" w:hAnsi="Arial" w:cs="Arial"/>
          <w:color w:val="191919"/>
          <w:shd w:val="clear" w:color="auto" w:fill="FFFFFF"/>
        </w:rPr>
        <w:t>144</w:t>
      </w:r>
      <w:r>
        <w:rPr>
          <w:rFonts w:ascii="Arial" w:hAnsi="Arial" w:cs="Arial"/>
          <w:color w:val="191919"/>
          <w:shd w:val="clear" w:color="auto" w:fill="FFFFFF"/>
        </w:rPr>
        <w:t>万台套，汇聚工业</w:t>
      </w:r>
      <w:r>
        <w:rPr>
          <w:rFonts w:ascii="Arial" w:hAnsi="Arial" w:cs="Arial"/>
          <w:color w:val="191919"/>
          <w:shd w:val="clear" w:color="auto" w:fill="FFFFFF"/>
        </w:rPr>
        <w:t>APP2.2</w:t>
      </w:r>
      <w:r>
        <w:rPr>
          <w:rFonts w:ascii="Arial" w:hAnsi="Arial" w:cs="Arial"/>
          <w:color w:val="191919"/>
          <w:shd w:val="clear" w:color="auto" w:fill="FFFFFF"/>
        </w:rPr>
        <w:t>万个、工业机理模型</w:t>
      </w:r>
      <w:r>
        <w:rPr>
          <w:rFonts w:ascii="Arial" w:hAnsi="Arial" w:cs="Arial"/>
          <w:color w:val="191919"/>
          <w:shd w:val="clear" w:color="auto" w:fill="FFFFFF"/>
        </w:rPr>
        <w:t>2926</w:t>
      </w:r>
      <w:r>
        <w:rPr>
          <w:rFonts w:ascii="Arial" w:hAnsi="Arial" w:cs="Arial"/>
          <w:color w:val="191919"/>
          <w:shd w:val="clear" w:color="auto" w:fill="FFFFFF"/>
        </w:rPr>
        <w:t>个，聚合生态伙伴</w:t>
      </w:r>
      <w:r>
        <w:rPr>
          <w:rFonts w:ascii="Arial" w:hAnsi="Arial" w:cs="Arial"/>
          <w:color w:val="191919"/>
          <w:shd w:val="clear" w:color="auto" w:fill="FFFFFF"/>
        </w:rPr>
        <w:t>6600</w:t>
      </w:r>
      <w:r>
        <w:rPr>
          <w:rFonts w:ascii="Arial" w:hAnsi="Arial" w:cs="Arial"/>
          <w:color w:val="191919"/>
          <w:shd w:val="clear" w:color="auto" w:fill="FFFFFF"/>
        </w:rPr>
        <w:t>家</w:t>
      </w:r>
      <w:ins w:id="41" w:author="政 马" w:date="2024-05-28T10:27:00Z" w16du:dateUtc="2024-05-28T02:27:00Z">
        <w:r w:rsidR="008B79B8">
          <w:rPr>
            <w:rStyle w:val="af1"/>
          </w:rPr>
          <w:footnoteReference w:id="11"/>
        </w:r>
      </w:ins>
      <w:r>
        <w:rPr>
          <w:rFonts w:ascii="Arial" w:hAnsi="Arial" w:cs="Arial"/>
          <w:color w:val="191919"/>
          <w:shd w:val="clear" w:color="auto" w:fill="FFFFFF"/>
        </w:rPr>
        <w:t>。</w:t>
      </w:r>
    </w:p>
    <w:p w14:paraId="5C1458BF" w14:textId="77777777" w:rsidR="001C638F" w:rsidRDefault="001C638F"/>
    <w:p w14:paraId="139D8F33" w14:textId="77777777" w:rsidR="001C638F" w:rsidRDefault="00000000">
      <w:pPr>
        <w:pStyle w:val="2"/>
        <w:rPr>
          <w:rStyle w:val="ae"/>
          <w:b w:val="0"/>
          <w:bCs/>
        </w:rPr>
      </w:pPr>
      <w:r>
        <w:rPr>
          <w:rStyle w:val="ae"/>
          <w:rFonts w:hint="eastAsia"/>
          <w:b w:val="0"/>
          <w:bCs/>
        </w:rPr>
        <w:t>2024</w:t>
      </w:r>
      <w:r>
        <w:rPr>
          <w:rStyle w:val="ae"/>
          <w:rFonts w:hint="eastAsia"/>
          <w:b w:val="0"/>
          <w:bCs/>
        </w:rPr>
        <w:t>年工业互联网平台机遇在中小企业</w:t>
      </w:r>
    </w:p>
    <w:p w14:paraId="1E8B5C04" w14:textId="77777777" w:rsidR="001C638F" w:rsidRDefault="00000000">
      <w:pPr>
        <w:ind w:firstLine="643"/>
      </w:pPr>
      <w:r>
        <w:rPr>
          <w:rFonts w:hint="eastAsia"/>
          <w:b/>
          <w:bCs/>
        </w:rPr>
        <w:t>工业互联网平台将加速普及，增量用户主要是中小工业企业。</w:t>
      </w:r>
      <w:r>
        <w:rPr>
          <w:rFonts w:hint="eastAsia"/>
        </w:rPr>
        <w:t>工信部规划到</w:t>
      </w:r>
      <w:r>
        <w:rPr>
          <w:rFonts w:hint="eastAsia"/>
        </w:rPr>
        <w:t>2025</w:t>
      </w:r>
      <w:r>
        <w:rPr>
          <w:rFonts w:hint="eastAsia"/>
        </w:rPr>
        <w:t>年工业互联网平台普及率达</w:t>
      </w:r>
      <w:r>
        <w:rPr>
          <w:rFonts w:hint="eastAsia"/>
        </w:rPr>
        <w:t>45%</w:t>
      </w:r>
      <w:r>
        <w:rPr>
          <w:rFonts w:hint="eastAsia"/>
        </w:rPr>
        <w:t>，则未来两年平均至少增长</w:t>
      </w:r>
      <w:r>
        <w:rPr>
          <w:rFonts w:hint="eastAsia"/>
        </w:rPr>
        <w:t>7.2</w:t>
      </w:r>
      <w:r>
        <w:t>pp</w:t>
      </w:r>
      <w:r>
        <w:rPr>
          <w:rFonts w:hint="eastAsia"/>
        </w:rPr>
        <w:t>，高于过去两年的增长均值</w:t>
      </w:r>
      <w:r>
        <w:rPr>
          <w:rFonts w:hint="eastAsia"/>
        </w:rPr>
        <w:t>6.5pp</w:t>
      </w:r>
      <w:r>
        <w:rPr>
          <w:rFonts w:hint="eastAsia"/>
        </w:rPr>
        <w:t>。同时，我国规上中小工业企业数量占规上工业企业总数的</w:t>
      </w:r>
      <w:r>
        <w:rPr>
          <w:rFonts w:hint="eastAsia"/>
        </w:rPr>
        <w:t>98%</w:t>
      </w:r>
      <w:r>
        <w:rPr>
          <w:rFonts w:hint="eastAsia"/>
        </w:rPr>
        <w:t>，平台要加速普及必然重点服务中小企业。</w:t>
      </w:r>
    </w:p>
    <w:p w14:paraId="6355B9AD" w14:textId="7889F9FA" w:rsidR="001C638F" w:rsidRDefault="00000000">
      <w:pPr>
        <w:ind w:firstLine="643"/>
      </w:pPr>
      <w:r>
        <w:rPr>
          <w:rFonts w:hint="eastAsia"/>
          <w:b/>
          <w:bCs/>
        </w:rPr>
        <w:t>中小工业企业转型支持政策频发，大规模上平台条件成熟。</w:t>
      </w:r>
      <w:r>
        <w:rPr>
          <w:rFonts w:hint="eastAsia"/>
        </w:rPr>
        <w:lastRenderedPageBreak/>
        <w:t>2024</w:t>
      </w:r>
      <w:r>
        <w:rPr>
          <w:rFonts w:hint="eastAsia"/>
        </w:rPr>
        <w:t>年《政府工作报告》提出“深入开展中小企业数字化赋能专项行动”，此前《中小企业数字化赋能专项行动方案》《中小企业数字化转型指南》等政策也先后颁布。此外，</w:t>
      </w:r>
      <w:r>
        <w:rPr>
          <w:rFonts w:hint="eastAsia"/>
        </w:rPr>
        <w:t>2023</w:t>
      </w:r>
      <w:r>
        <w:rPr>
          <w:rFonts w:hint="eastAsia"/>
        </w:rPr>
        <w:t>年全国数字化水平在局部优化及以上阶段的中小企业已超七成，上平台是企业深化转型的内生要求。</w:t>
      </w:r>
    </w:p>
    <w:p w14:paraId="6AC112D6" w14:textId="77777777" w:rsidR="001C638F" w:rsidRDefault="00000000">
      <w:pPr>
        <w:ind w:firstLine="643"/>
      </w:pPr>
      <w:r>
        <w:rPr>
          <w:rFonts w:hint="eastAsia"/>
          <w:b/>
          <w:bCs/>
        </w:rPr>
        <w:t>服务</w:t>
      </w:r>
      <w:r>
        <w:rPr>
          <w:b/>
          <w:bCs/>
        </w:rPr>
        <w:t>中小</w:t>
      </w:r>
      <w:r>
        <w:rPr>
          <w:rFonts w:hint="eastAsia"/>
          <w:b/>
          <w:bCs/>
        </w:rPr>
        <w:t>工业</w:t>
      </w:r>
      <w:r>
        <w:rPr>
          <w:b/>
          <w:bCs/>
        </w:rPr>
        <w:t>企业</w:t>
      </w:r>
      <w:r>
        <w:rPr>
          <w:rFonts w:hint="eastAsia"/>
          <w:b/>
          <w:bCs/>
        </w:rPr>
        <w:t>，关键是降低上平台、用平台门槛，重点关注三大机会。</w:t>
      </w:r>
      <w:r>
        <w:rPr>
          <w:rFonts w:hint="eastAsia"/>
        </w:rPr>
        <w:t>一是工业大模型结合低代码平台，提供“小快轻准”的</w:t>
      </w:r>
      <w:r>
        <w:rPr>
          <w:rFonts w:hint="eastAsia"/>
        </w:rPr>
        <w:t>SaaS</w:t>
      </w:r>
      <w:r>
        <w:rPr>
          <w:rFonts w:hint="eastAsia"/>
        </w:rPr>
        <w:t>化服务，降低中小企业</w:t>
      </w:r>
      <w:r>
        <w:rPr>
          <w:rFonts w:hint="eastAsia"/>
        </w:rPr>
        <w:t>App</w:t>
      </w:r>
      <w:r>
        <w:rPr>
          <w:rFonts w:hint="eastAsia"/>
        </w:rPr>
        <w:t>开发门槛。二是行业龙头生态牵引，将工业技术原理、行业知识、生产经营诀窍等知识编码化，降低中小企业工业场景理解门槛。三是</w:t>
      </w:r>
      <w:r>
        <w:rPr>
          <w:rFonts w:hint="eastAsia"/>
          <w:shd w:val="clear" w:color="auto" w:fill="FFFFFF"/>
        </w:rPr>
        <w:t>产业链供应链资源整合与创新合作</w:t>
      </w:r>
      <w:r>
        <w:rPr>
          <w:rFonts w:hint="eastAsia"/>
        </w:rPr>
        <w:t>，为中小企业提供高价值行业、客户数据，降低中小企业数据要素应用门槛。</w:t>
      </w:r>
    </w:p>
    <w:p w14:paraId="0BFC98A7" w14:textId="77777777" w:rsidR="001C638F" w:rsidRDefault="001C638F"/>
    <w:p w14:paraId="7478EA46" w14:textId="77777777" w:rsidR="001C638F" w:rsidRDefault="00000000">
      <w:pPr>
        <w:ind w:firstLine="643"/>
        <w:rPr>
          <w:b/>
          <w:bCs/>
        </w:rPr>
      </w:pPr>
      <w:bookmarkStart w:id="44" w:name="_Hlk164777278"/>
      <w:r>
        <w:rPr>
          <w:rFonts w:hint="eastAsia"/>
          <w:b/>
          <w:bCs/>
        </w:rPr>
        <w:t>过去几年，我国工业互联网产业规模高速增长，</w:t>
      </w:r>
      <w:r>
        <w:rPr>
          <w:rFonts w:hint="eastAsia"/>
          <w:b/>
          <w:bCs/>
        </w:rPr>
        <w:t>2024</w:t>
      </w:r>
      <w:r>
        <w:rPr>
          <w:rFonts w:hint="eastAsia"/>
          <w:b/>
          <w:bCs/>
        </w:rPr>
        <w:t>年平台企业仍将处于规模扩张的时间窗口期。</w:t>
      </w:r>
      <w:bookmarkEnd w:id="44"/>
      <w:r>
        <w:rPr>
          <w:rFonts w:hint="eastAsia"/>
        </w:rPr>
        <w:t>三类“双跨”平台企业选择了不同的扩张路径，传统工业企业平台更重视与细分行业龙头合作，云</w:t>
      </w:r>
      <w:r>
        <w:rPr>
          <w:rFonts w:hint="eastAsia"/>
        </w:rPr>
        <w:t>/ICT</w:t>
      </w:r>
      <w:r>
        <w:rPr>
          <w:rFonts w:hint="eastAsia"/>
        </w:rPr>
        <w:t>厂商平台选择挖掘云网基础设施底座价值，解决方案商</w:t>
      </w:r>
      <w:r>
        <w:rPr>
          <w:rFonts w:hint="eastAsia"/>
        </w:rPr>
        <w:t>/</w:t>
      </w:r>
      <w:r>
        <w:rPr>
          <w:rFonts w:hint="eastAsia"/>
        </w:rPr>
        <w:t>软件企业平台专注于</w:t>
      </w:r>
      <w:r>
        <w:rPr>
          <w:rFonts w:hint="eastAsia"/>
        </w:rPr>
        <w:t>SaaS</w:t>
      </w:r>
      <w:r>
        <w:rPr>
          <w:rFonts w:hint="eastAsia"/>
        </w:rPr>
        <w:t>和</w:t>
      </w:r>
      <w:proofErr w:type="spellStart"/>
      <w:r>
        <w:rPr>
          <w:rFonts w:hint="eastAsia"/>
        </w:rPr>
        <w:t>APaaS</w:t>
      </w:r>
      <w:proofErr w:type="spellEnd"/>
      <w:r>
        <w:rPr>
          <w:rFonts w:hint="eastAsia"/>
        </w:rPr>
        <w:t>服务。无论何种发展方式，未来能够抓住中小工业企业客户，降低上平台、用平台门槛，突破规模瓶颈的平台企业将取得竞争优势。</w:t>
      </w:r>
    </w:p>
    <w:sectPr w:rsidR="001C638F">
      <w:headerReference w:type="even" r:id="rId12"/>
      <w:headerReference w:type="default" r:id="rId13"/>
      <w:footerReference w:type="even" r:id="rId14"/>
      <w:footerReference w:type="default" r:id="rId15"/>
      <w:headerReference w:type="first" r:id="rId16"/>
      <w:footerReference w:type="first" r:id="rId17"/>
      <w:footnotePr>
        <w:numRestart w:val="eachPage"/>
      </w:footnotePr>
      <w:pgSz w:w="11906" w:h="16838"/>
      <w:pgMar w:top="1962" w:right="1474" w:bottom="1848" w:left="1474"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1" w:author="lee1m" w:date="2024-05-28T09:10:00Z" w:initials="l">
    <w:p w14:paraId="5AB70555" w14:textId="77777777" w:rsidR="001C638F" w:rsidRDefault="00000000">
      <w:pPr>
        <w:pStyle w:val="a5"/>
      </w:pPr>
      <w:r>
        <w:rPr>
          <w:rFonts w:hint="eastAsia"/>
        </w:rPr>
        <w:t>没有新数据建议删掉</w:t>
      </w:r>
    </w:p>
  </w:comment>
  <w:comment w:id="2" w:author="政 马" w:date="2024-05-28T09:47:00Z" w:initials="政马">
    <w:p w14:paraId="628F9542" w14:textId="05605EB0" w:rsidR="00A53A37" w:rsidRDefault="00A53A37">
      <w:pPr>
        <w:pStyle w:val="a5"/>
        <w:ind w:firstLine="420"/>
      </w:pPr>
      <w:r>
        <w:rPr>
          <w:rStyle w:val="afa"/>
        </w:rPr>
        <w:annotationRef/>
      </w:r>
      <w:r>
        <w:rPr>
          <w:rFonts w:hint="eastAsia"/>
        </w:rPr>
        <w:t>好的</w:t>
      </w:r>
      <w:r w:rsidR="00E83E51">
        <w:rPr>
          <w:rFonts w:hint="eastAsia"/>
        </w:rPr>
        <w:t>李老师，所有数据我都尽量找的最新的</w:t>
      </w:r>
      <w:r w:rsidR="00407493">
        <w:rPr>
          <w:rFonts w:hint="eastAsia"/>
        </w:rPr>
        <w:t>，这也是没办法了</w:t>
      </w:r>
      <w:r w:rsidR="00E83E51">
        <w:rPr>
          <w:rFonts w:hint="eastAsia"/>
        </w:rPr>
        <w:t>。</w:t>
      </w:r>
    </w:p>
  </w:comment>
  <w:comment w:id="12" w:author="lee1m" w:date="2024-05-28T09:17:00Z" w:initials="l">
    <w:p w14:paraId="231A4AE2" w14:textId="77777777" w:rsidR="001C638F" w:rsidRDefault="00000000">
      <w:pPr>
        <w:pStyle w:val="a5"/>
      </w:pPr>
      <w:r>
        <w:rPr>
          <w:rFonts w:hint="eastAsia"/>
        </w:rPr>
        <w:t>是否有更新的数据更新？</w:t>
      </w:r>
    </w:p>
  </w:comment>
  <w:comment w:id="13" w:author="政 马" w:date="2024-05-28T09:47:00Z" w:initials="政马">
    <w:p w14:paraId="626B608A" w14:textId="3E44D858" w:rsidR="00A53A37" w:rsidRDefault="00A53A37">
      <w:pPr>
        <w:pStyle w:val="a5"/>
        <w:ind w:firstLine="420"/>
      </w:pPr>
      <w:r>
        <w:rPr>
          <w:rStyle w:val="afa"/>
        </w:rPr>
        <w:annotationRef/>
      </w:r>
      <w:r>
        <w:rPr>
          <w:rFonts w:hint="eastAsia"/>
        </w:rPr>
        <w:t>没有啊李老师，都是招股书才有的，后面没上市就不公布了。</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5AB70555" w15:done="0"/>
  <w15:commentEx w15:paraId="628F9542" w15:paraIdParent="5AB70555" w15:done="0"/>
  <w15:commentEx w15:paraId="231A4AE2" w15:done="0"/>
  <w15:commentEx w15:paraId="626B608A" w15:paraIdParent="231A4AE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7A545CE4" w16cex:dateUtc="2024-05-28T01:47:00Z"/>
  <w16cex:commentExtensible w16cex:durableId="033BF745" w16cex:dateUtc="2024-05-28T01:4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5AB70555" w16cid:durableId="035B4494"/>
  <w16cid:commentId w16cid:paraId="628F9542" w16cid:durableId="7A545CE4"/>
  <w16cid:commentId w16cid:paraId="231A4AE2" w16cid:durableId="3EA0B866"/>
  <w16cid:commentId w16cid:paraId="626B608A" w16cid:durableId="033BF74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3D9D4E4" w14:textId="77777777" w:rsidR="00410B6F" w:rsidRDefault="00410B6F">
      <w:pPr>
        <w:spacing w:line="240" w:lineRule="auto"/>
      </w:pPr>
      <w:r>
        <w:separator/>
      </w:r>
    </w:p>
  </w:endnote>
  <w:endnote w:type="continuationSeparator" w:id="0">
    <w:p w14:paraId="16507CF9" w14:textId="77777777" w:rsidR="00410B6F" w:rsidRDefault="00410B6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方正小标宋_GBK">
    <w:panose1 w:val="02000000000000000000"/>
    <w:charset w:val="86"/>
    <w:family w:val="auto"/>
    <w:pitch w:val="variable"/>
    <w:sig w:usb0="A00002BF" w:usb1="38CF7CFA" w:usb2="00082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Helvetica">
    <w:panose1 w:val="020B0604020202020204"/>
    <w:charset w:val="00"/>
    <w:family w:val="auto"/>
    <w:pitch w:val="variable"/>
    <w:sig w:usb0="A0002AAF" w:usb1="40000008" w:usb2="00000000"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9E146AC" w14:textId="77777777" w:rsidR="001C638F" w:rsidRDefault="001C638F">
    <w:pPr>
      <w:pStyle w:val="a7"/>
      <w:ind w:firstLine="360"/>
    </w:pPr>
  </w:p>
  <w:p w14:paraId="02613271" w14:textId="77777777" w:rsidR="001C638F" w:rsidRDefault="001C638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857936144"/>
    </w:sdtPr>
    <w:sdtContent>
      <w:p w14:paraId="59E00923" w14:textId="77777777" w:rsidR="001C638F" w:rsidRDefault="00000000">
        <w:pPr>
          <w:pStyle w:val="a7"/>
          <w:ind w:firstLine="360"/>
          <w:jc w:val="center"/>
        </w:pPr>
        <w:r>
          <w:fldChar w:fldCharType="begin"/>
        </w:r>
        <w:r>
          <w:instrText>PAGE   \* MERGEFORMAT</w:instrText>
        </w:r>
        <w:r>
          <w:fldChar w:fldCharType="separate"/>
        </w:r>
        <w:r>
          <w:rPr>
            <w:lang w:val="zh-CN"/>
          </w:rPr>
          <w:t>2</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1EF9DCB" w14:textId="77777777" w:rsidR="001C638F" w:rsidRDefault="001C638F">
    <w:pPr>
      <w:pStyle w:val="a7"/>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FEB2015" w14:textId="77777777" w:rsidR="00410B6F" w:rsidRDefault="00410B6F" w:rsidP="002F1409">
      <w:pPr>
        <w:spacing w:line="240" w:lineRule="auto"/>
        <w:ind w:firstLineChars="0" w:firstLine="0"/>
        <w:pPrChange w:id="0" w:author="政 马" w:date="2024-05-28T10:06:00Z" w16du:dateUtc="2024-05-28T02:06:00Z">
          <w:pPr>
            <w:spacing w:line="240" w:lineRule="auto"/>
          </w:pPr>
        </w:pPrChange>
      </w:pPr>
      <w:r>
        <w:separator/>
      </w:r>
    </w:p>
  </w:footnote>
  <w:footnote w:type="continuationSeparator" w:id="0">
    <w:p w14:paraId="05CB12DB" w14:textId="77777777" w:rsidR="00410B6F" w:rsidRDefault="00410B6F">
      <w:pPr>
        <w:spacing w:line="240" w:lineRule="auto"/>
      </w:pPr>
      <w:r>
        <w:continuationSeparator/>
      </w:r>
    </w:p>
  </w:footnote>
  <w:footnote w:id="1">
    <w:p w14:paraId="0BB2E059" w14:textId="50C3095B" w:rsidR="00D25572" w:rsidRDefault="00D25572" w:rsidP="00216F6A">
      <w:pPr>
        <w:pStyle w:val="af5"/>
        <w:rPr>
          <w:rFonts w:hint="eastAsia"/>
        </w:rPr>
        <w:pPrChange w:id="4" w:author="政 马" w:date="2024-05-28T10:05:00Z" w16du:dateUtc="2024-05-28T02:05:00Z">
          <w:pPr>
            <w:pStyle w:val="ab"/>
            <w:ind w:firstLine="360"/>
          </w:pPr>
        </w:pPrChange>
      </w:pPr>
      <w:ins w:id="5" w:author="政 马" w:date="2024-05-28T10:02:00Z" w16du:dateUtc="2024-05-28T02:02:00Z">
        <w:r>
          <w:rPr>
            <w:rStyle w:val="af1"/>
          </w:rPr>
          <w:footnoteRef/>
        </w:r>
        <w:r>
          <w:t xml:space="preserve"> </w:t>
        </w:r>
        <w:r>
          <w:rPr>
            <w:rFonts w:hint="eastAsia"/>
          </w:rPr>
          <w:t>数据来源：卡奥斯官网</w:t>
        </w:r>
        <w:r w:rsidRPr="00D25572">
          <w:t>https://www.cosmoplat.com/platform</w:t>
        </w:r>
      </w:ins>
    </w:p>
  </w:footnote>
  <w:footnote w:id="2">
    <w:p w14:paraId="487F07A2" w14:textId="50649214" w:rsidR="00D25572" w:rsidRDefault="00D25572" w:rsidP="00216F6A">
      <w:pPr>
        <w:pStyle w:val="af5"/>
        <w:rPr>
          <w:rFonts w:hint="eastAsia"/>
        </w:rPr>
        <w:pPrChange w:id="7" w:author="政 马" w:date="2024-05-28T10:05:00Z" w16du:dateUtc="2024-05-28T02:05:00Z">
          <w:pPr>
            <w:pStyle w:val="ab"/>
            <w:ind w:firstLine="360"/>
          </w:pPr>
        </w:pPrChange>
      </w:pPr>
      <w:ins w:id="8" w:author="政 马" w:date="2024-05-28T10:03:00Z" w16du:dateUtc="2024-05-28T02:03:00Z">
        <w:r>
          <w:rPr>
            <w:rStyle w:val="af1"/>
          </w:rPr>
          <w:footnoteRef/>
        </w:r>
        <w:r>
          <w:t xml:space="preserve"> </w:t>
        </w:r>
        <w:r>
          <w:rPr>
            <w:rFonts w:hint="eastAsia"/>
          </w:rPr>
          <w:t>数据来源：卡奥斯官网</w:t>
        </w:r>
        <w:r w:rsidRPr="00D25572">
          <w:t>https://www.cosmoplat.com/news/detail?newsid=6964</w:t>
        </w:r>
      </w:ins>
    </w:p>
  </w:footnote>
  <w:footnote w:id="3">
    <w:p w14:paraId="408642A2" w14:textId="7751B21A" w:rsidR="00216F6A" w:rsidRDefault="00216F6A" w:rsidP="00216F6A">
      <w:pPr>
        <w:pStyle w:val="af5"/>
        <w:rPr>
          <w:rFonts w:hint="eastAsia"/>
        </w:rPr>
        <w:pPrChange w:id="10" w:author="政 马" w:date="2024-05-28T10:05:00Z" w16du:dateUtc="2024-05-28T02:05:00Z">
          <w:pPr>
            <w:pStyle w:val="ab"/>
            <w:ind w:firstLine="360"/>
          </w:pPr>
        </w:pPrChange>
      </w:pPr>
      <w:ins w:id="11" w:author="政 马" w:date="2024-05-28T10:05:00Z" w16du:dateUtc="2024-05-28T02:05:00Z">
        <w:r>
          <w:rPr>
            <w:rStyle w:val="af1"/>
          </w:rPr>
          <w:footnoteRef/>
        </w:r>
        <w:r>
          <w:t xml:space="preserve"> </w:t>
        </w:r>
        <w:r>
          <w:rPr>
            <w:rFonts w:hint="eastAsia"/>
          </w:rPr>
          <w:t>数据来源：卡奥斯官网</w:t>
        </w:r>
        <w:r w:rsidRPr="00216F6A">
          <w:t>https://www.cosmoplat.com/news/detail?newsid=7042</w:t>
        </w:r>
      </w:ins>
    </w:p>
  </w:footnote>
  <w:footnote w:id="4">
    <w:p w14:paraId="77920078" w14:textId="44C561B4" w:rsidR="00287087" w:rsidRDefault="00287087" w:rsidP="00287087">
      <w:pPr>
        <w:pStyle w:val="af5"/>
        <w:rPr>
          <w:rFonts w:hint="eastAsia"/>
        </w:rPr>
        <w:pPrChange w:id="15" w:author="政 马" w:date="2024-05-28T10:08:00Z" w16du:dateUtc="2024-05-28T02:08:00Z">
          <w:pPr>
            <w:pStyle w:val="ab"/>
            <w:ind w:firstLine="360"/>
          </w:pPr>
        </w:pPrChange>
      </w:pPr>
      <w:ins w:id="16" w:author="政 马" w:date="2024-05-28T10:08:00Z" w16du:dateUtc="2024-05-28T02:08:00Z">
        <w:r>
          <w:rPr>
            <w:rStyle w:val="af1"/>
          </w:rPr>
          <w:footnoteRef/>
        </w:r>
        <w:r>
          <w:t xml:space="preserve"> </w:t>
        </w:r>
        <w:r>
          <w:rPr>
            <w:rFonts w:hint="eastAsia"/>
          </w:rPr>
          <w:t>数据来源：</w:t>
        </w:r>
        <w:r w:rsidRPr="00287087">
          <w:rPr>
            <w:rFonts w:hint="eastAsia"/>
          </w:rPr>
          <w:t>树根互联首次公开发行股票并在科创板上市招股说明</w:t>
        </w:r>
        <w:r>
          <w:rPr>
            <w:rFonts w:hint="eastAsia"/>
          </w:rPr>
          <w:t>书</w:t>
        </w:r>
      </w:ins>
    </w:p>
  </w:footnote>
  <w:footnote w:id="5">
    <w:p w14:paraId="1E6E9987" w14:textId="31347DAA" w:rsidR="004E261A" w:rsidRDefault="004E261A" w:rsidP="004E261A">
      <w:pPr>
        <w:pStyle w:val="af5"/>
        <w:rPr>
          <w:ins w:id="19" w:author="政 马" w:date="2024-05-28T10:10:00Z" w16du:dateUtc="2024-05-28T02:10:00Z"/>
          <w:rFonts w:hint="eastAsia"/>
        </w:rPr>
      </w:pPr>
      <w:ins w:id="20" w:author="政 马" w:date="2024-05-28T10:10:00Z" w16du:dateUtc="2024-05-28T02:10:00Z">
        <w:r>
          <w:rPr>
            <w:rStyle w:val="af1"/>
          </w:rPr>
          <w:footnoteRef/>
        </w:r>
        <w:r>
          <w:t xml:space="preserve"> </w:t>
        </w:r>
        <w:r>
          <w:rPr>
            <w:rFonts w:hint="eastAsia"/>
          </w:rPr>
          <w:t>数据来源：</w:t>
        </w:r>
        <w:r w:rsidRPr="00287087">
          <w:rPr>
            <w:rFonts w:hint="eastAsia"/>
          </w:rPr>
          <w:t>树根互联首次公开发行股票并在科创板上市招股说明</w:t>
        </w:r>
        <w:r>
          <w:rPr>
            <w:rFonts w:hint="eastAsia"/>
          </w:rPr>
          <w:t>书</w:t>
        </w:r>
      </w:ins>
    </w:p>
  </w:footnote>
  <w:footnote w:id="6">
    <w:p w14:paraId="4F87795E" w14:textId="52C80D26" w:rsidR="00324404" w:rsidRDefault="00324404" w:rsidP="003C2872">
      <w:pPr>
        <w:pStyle w:val="af5"/>
        <w:jc w:val="left"/>
        <w:rPr>
          <w:ins w:id="22" w:author="政 马" w:date="2024-05-28T10:11:00Z" w16du:dateUtc="2024-05-28T02:11:00Z"/>
          <w:rFonts w:hint="eastAsia"/>
        </w:rPr>
        <w:pPrChange w:id="23" w:author="政 马" w:date="2024-05-28T10:13:00Z" w16du:dateUtc="2024-05-28T02:13:00Z">
          <w:pPr>
            <w:pStyle w:val="af5"/>
          </w:pPr>
        </w:pPrChange>
      </w:pPr>
      <w:ins w:id="24" w:author="政 马" w:date="2024-05-28T10:11:00Z" w16du:dateUtc="2024-05-28T02:11:00Z">
        <w:r>
          <w:rPr>
            <w:rStyle w:val="af1"/>
          </w:rPr>
          <w:footnoteRef/>
        </w:r>
        <w:r>
          <w:t xml:space="preserve"> </w:t>
        </w:r>
        <w:r>
          <w:rPr>
            <w:rFonts w:hint="eastAsia"/>
          </w:rPr>
          <w:t>数据来源：</w:t>
        </w:r>
      </w:ins>
      <w:ins w:id="25" w:author="政 马" w:date="2024-05-28T10:13:00Z" w16du:dateUtc="2024-05-28T02:13:00Z">
        <w:r w:rsidR="003C2872">
          <w:rPr>
            <w:rFonts w:ascii="Helvetica" w:hAnsi="Helvetica" w:cs="Helvetica"/>
            <w:color w:val="333333"/>
            <w:shd w:val="clear" w:color="auto" w:fill="FFFFFF"/>
          </w:rPr>
          <w:t>EqualOcean</w:t>
        </w:r>
        <w:r w:rsidR="003C2872">
          <w:fldChar w:fldCharType="begin"/>
        </w:r>
        <w:r w:rsidR="003C2872">
          <w:instrText>HYPERLINK "</w:instrText>
        </w:r>
        <w:r w:rsidR="003C2872" w:rsidRPr="003C2872">
          <w:instrText>https://cn.equalocean.com/analysis/202306241040033</w:instrText>
        </w:r>
        <w:r w:rsidR="003C2872">
          <w:instrText>"</w:instrText>
        </w:r>
        <w:r w:rsidR="003C2872">
          <w:fldChar w:fldCharType="separate"/>
        </w:r>
        <w:r w:rsidR="003C2872" w:rsidRPr="007171BA">
          <w:rPr>
            <w:rStyle w:val="af0"/>
          </w:rPr>
          <w:t>https://cn.equalocean.com/analysis/202306241040033</w:t>
        </w:r>
        <w:r w:rsidR="003C2872">
          <w:fldChar w:fldCharType="end"/>
        </w:r>
        <w:r w:rsidR="003C2872">
          <w:rPr>
            <w:rFonts w:hint="eastAsia"/>
          </w:rPr>
          <w:t>；</w:t>
        </w:r>
      </w:ins>
      <w:ins w:id="26" w:author="政 马" w:date="2024-05-28T10:12:00Z" w16du:dateUtc="2024-05-28T02:12:00Z">
        <w:r>
          <w:rPr>
            <w:rFonts w:hint="eastAsia"/>
          </w:rPr>
          <w:t>艾瑞网</w:t>
        </w:r>
      </w:ins>
      <w:ins w:id="27" w:author="政 马" w:date="2024-05-28T10:11:00Z" w16du:dateUtc="2024-05-28T02:11:00Z">
        <w:r w:rsidRPr="00324404">
          <w:t>https://column.iresearch.cn/b/202308/966612.shtml</w:t>
        </w:r>
      </w:ins>
    </w:p>
  </w:footnote>
  <w:footnote w:id="7">
    <w:p w14:paraId="768FE7A4" w14:textId="492D0D75" w:rsidR="00C85A81" w:rsidRDefault="00C85A81" w:rsidP="00C85A81">
      <w:pPr>
        <w:pStyle w:val="af5"/>
        <w:rPr>
          <w:ins w:id="29" w:author="政 马" w:date="2024-05-28T10:14:00Z" w16du:dateUtc="2024-05-28T02:14:00Z"/>
          <w:rFonts w:hint="eastAsia"/>
        </w:rPr>
      </w:pPr>
      <w:ins w:id="30" w:author="政 马" w:date="2024-05-28T10:14:00Z" w16du:dateUtc="2024-05-28T02:14:00Z">
        <w:r>
          <w:rPr>
            <w:rStyle w:val="af1"/>
          </w:rPr>
          <w:footnoteRef/>
        </w:r>
        <w:r>
          <w:t xml:space="preserve"> </w:t>
        </w:r>
        <w:r>
          <w:rPr>
            <w:rFonts w:hint="eastAsia"/>
          </w:rPr>
          <w:t>数据来源：</w:t>
        </w:r>
        <w:r w:rsidRPr="00287087">
          <w:rPr>
            <w:rFonts w:hint="eastAsia"/>
          </w:rPr>
          <w:t>树根互联</w:t>
        </w:r>
        <w:r>
          <w:rPr>
            <w:rFonts w:hint="eastAsia"/>
          </w:rPr>
          <w:t>官网</w:t>
        </w:r>
        <w:r w:rsidRPr="00C85A81">
          <w:t>https://www.rootcloud.com/knowledge/news3933.html</w:t>
        </w:r>
      </w:ins>
    </w:p>
  </w:footnote>
  <w:footnote w:id="8">
    <w:p w14:paraId="1D259526" w14:textId="47C8BD54" w:rsidR="0008727B" w:rsidRDefault="0008727B" w:rsidP="0008727B">
      <w:pPr>
        <w:pStyle w:val="af5"/>
        <w:rPr>
          <w:ins w:id="32" w:author="政 马" w:date="2024-05-28T10:16:00Z" w16du:dateUtc="2024-05-28T02:16:00Z"/>
          <w:rFonts w:hint="eastAsia"/>
        </w:rPr>
      </w:pPr>
      <w:ins w:id="33" w:author="政 马" w:date="2024-05-28T10:16:00Z" w16du:dateUtc="2024-05-28T02:16:00Z">
        <w:r>
          <w:rPr>
            <w:rStyle w:val="af1"/>
          </w:rPr>
          <w:footnoteRef/>
        </w:r>
        <w:r>
          <w:t xml:space="preserve"> </w:t>
        </w:r>
        <w:r>
          <w:rPr>
            <w:rFonts w:hint="eastAsia"/>
          </w:rPr>
          <w:t>数据来源：</w:t>
        </w:r>
      </w:ins>
      <w:ins w:id="34" w:author="政 马" w:date="2024-05-28T10:17:00Z" w16du:dateUtc="2024-05-28T02:17:00Z">
        <w:r w:rsidRPr="0008727B">
          <w:rPr>
            <w:rFonts w:hint="eastAsia"/>
          </w:rPr>
          <w:t>证券时报网</w:t>
        </w:r>
        <w:r w:rsidRPr="0008727B">
          <w:t>https://www.stcn.com/article/detail/867693.html</w:t>
        </w:r>
      </w:ins>
    </w:p>
  </w:footnote>
  <w:footnote w:id="9">
    <w:p w14:paraId="6C356497" w14:textId="29DDC392" w:rsidR="00164644" w:rsidRDefault="00164644" w:rsidP="00164644">
      <w:pPr>
        <w:pStyle w:val="af5"/>
        <w:rPr>
          <w:ins w:id="36" w:author="政 马" w:date="2024-05-28T10:18:00Z" w16du:dateUtc="2024-05-28T02:18:00Z"/>
          <w:rFonts w:hint="eastAsia"/>
        </w:rPr>
      </w:pPr>
      <w:ins w:id="37" w:author="政 马" w:date="2024-05-28T10:18:00Z" w16du:dateUtc="2024-05-28T02:18:00Z">
        <w:r>
          <w:rPr>
            <w:rStyle w:val="af1"/>
          </w:rPr>
          <w:footnoteRef/>
        </w:r>
        <w:r>
          <w:t xml:space="preserve"> </w:t>
        </w:r>
        <w:r>
          <w:rPr>
            <w:rFonts w:hint="eastAsia"/>
          </w:rPr>
          <w:t>数据来源：</w:t>
        </w:r>
        <w:r w:rsidRPr="00164644">
          <w:rPr>
            <w:rFonts w:hint="eastAsia"/>
          </w:rPr>
          <w:t>中金在线</w:t>
        </w:r>
        <w:r w:rsidRPr="00164644">
          <w:t>http://news.cnfol.com/shangyeyaowen/20240116/30582956.shtml</w:t>
        </w:r>
      </w:ins>
    </w:p>
  </w:footnote>
  <w:footnote w:id="10">
    <w:p w14:paraId="71211ACD" w14:textId="6A9F531D" w:rsidR="00BC259E" w:rsidRDefault="00BC259E" w:rsidP="00BC259E">
      <w:pPr>
        <w:pStyle w:val="af5"/>
        <w:rPr>
          <w:ins w:id="39" w:author="政 马" w:date="2024-05-28T10:21:00Z" w16du:dateUtc="2024-05-28T02:21:00Z"/>
          <w:rFonts w:hint="eastAsia"/>
        </w:rPr>
      </w:pPr>
      <w:ins w:id="40" w:author="政 马" w:date="2024-05-28T10:21:00Z" w16du:dateUtc="2024-05-28T02:21:00Z">
        <w:r>
          <w:rPr>
            <w:rStyle w:val="af1"/>
          </w:rPr>
          <w:footnoteRef/>
        </w:r>
        <w:r>
          <w:t xml:space="preserve"> </w:t>
        </w:r>
        <w:r>
          <w:rPr>
            <w:rFonts w:hint="eastAsia"/>
          </w:rPr>
          <w:t>数据来源：</w:t>
        </w:r>
        <w:r>
          <w:rPr>
            <w:rFonts w:hint="eastAsia"/>
          </w:rPr>
          <w:t>用友网络</w:t>
        </w:r>
        <w:r w:rsidRPr="00BC259E">
          <w:rPr>
            <w:rFonts w:hint="eastAsia"/>
          </w:rPr>
          <w:t>2023</w:t>
        </w:r>
        <w:r w:rsidRPr="00BC259E">
          <w:rPr>
            <w:rFonts w:hint="eastAsia"/>
          </w:rPr>
          <w:t>年年报</w:t>
        </w:r>
      </w:ins>
    </w:p>
  </w:footnote>
  <w:footnote w:id="11">
    <w:p w14:paraId="4CFF94C1" w14:textId="59FDAD0A" w:rsidR="008B79B8" w:rsidRDefault="008B79B8" w:rsidP="008B79B8">
      <w:pPr>
        <w:pStyle w:val="af5"/>
        <w:rPr>
          <w:ins w:id="42" w:author="政 马" w:date="2024-05-28T10:27:00Z" w16du:dateUtc="2024-05-28T02:27:00Z"/>
          <w:rFonts w:hint="eastAsia"/>
        </w:rPr>
      </w:pPr>
      <w:ins w:id="43" w:author="政 马" w:date="2024-05-28T10:27:00Z" w16du:dateUtc="2024-05-28T02:27:00Z">
        <w:r>
          <w:rPr>
            <w:rStyle w:val="af1"/>
          </w:rPr>
          <w:footnoteRef/>
        </w:r>
        <w:r>
          <w:t xml:space="preserve"> </w:t>
        </w:r>
        <w:r>
          <w:rPr>
            <w:rFonts w:hint="eastAsia"/>
          </w:rPr>
          <w:t>数据来源：</w:t>
        </w:r>
        <w:r w:rsidRPr="008B79B8">
          <w:rPr>
            <w:rFonts w:hint="eastAsia"/>
          </w:rPr>
          <w:t>用友网络</w:t>
        </w:r>
        <w:r w:rsidRPr="008B79B8">
          <w:rPr>
            <w:rFonts w:hint="eastAsia"/>
          </w:rPr>
          <w:t>2023</w:t>
        </w:r>
        <w:r w:rsidRPr="008B79B8">
          <w:rPr>
            <w:rFonts w:hint="eastAsia"/>
          </w:rPr>
          <w:t>年可持续发展（</w:t>
        </w:r>
        <w:r w:rsidRPr="008B79B8">
          <w:rPr>
            <w:rFonts w:hint="eastAsia"/>
          </w:rPr>
          <w:t>ESG</w:t>
        </w:r>
        <w:r w:rsidRPr="008B79B8">
          <w:rPr>
            <w:rFonts w:hint="eastAsia"/>
          </w:rPr>
          <w:t>）报告</w:t>
        </w:r>
      </w:ins>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126C75B" w14:textId="77777777" w:rsidR="001C638F" w:rsidRDefault="001C638F">
    <w:pPr>
      <w:pStyle w:val="a9"/>
      <w:ind w:firstLine="360"/>
    </w:pPr>
  </w:p>
  <w:p w14:paraId="57BAE0A0" w14:textId="77777777" w:rsidR="001C638F" w:rsidRDefault="001C638F"/>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8F31653" w14:textId="77777777" w:rsidR="001C638F" w:rsidRDefault="001C638F">
    <w:pPr>
      <w:ind w:firstLineChars="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32AC4C" w14:textId="77777777" w:rsidR="001C638F" w:rsidRDefault="001C638F">
    <w:pPr>
      <w:pStyle w:val="a9"/>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6DF642A"/>
    <w:multiLevelType w:val="multilevel"/>
    <w:tmpl w:val="26DF642A"/>
    <w:lvl w:ilvl="0">
      <w:start w:val="1"/>
      <w:numFmt w:val="decimal"/>
      <w:pStyle w:val="a"/>
      <w:suff w:val="nothing"/>
      <w:lvlText w:val="（%1）"/>
      <w:lvlJc w:val="left"/>
      <w:pPr>
        <w:ind w:left="640" w:hanging="640"/>
      </w:pPr>
      <w:rPr>
        <w:rFonts w:hint="eastAsia"/>
      </w:rPr>
    </w:lvl>
    <w:lvl w:ilvl="1">
      <w:start w:val="1"/>
      <w:numFmt w:val="lowerLetter"/>
      <w:lvlText w:val="%2)"/>
      <w:lvlJc w:val="left"/>
      <w:pPr>
        <w:ind w:left="1080" w:hanging="440"/>
      </w:pPr>
    </w:lvl>
    <w:lvl w:ilvl="2">
      <w:start w:val="1"/>
      <w:numFmt w:val="lowerRoman"/>
      <w:lvlText w:val="%3."/>
      <w:lvlJc w:val="right"/>
      <w:pPr>
        <w:ind w:left="1520" w:hanging="440"/>
      </w:pPr>
    </w:lvl>
    <w:lvl w:ilvl="3">
      <w:start w:val="1"/>
      <w:numFmt w:val="decimal"/>
      <w:lvlText w:val="%4."/>
      <w:lvlJc w:val="left"/>
      <w:pPr>
        <w:ind w:left="1960" w:hanging="440"/>
      </w:pPr>
    </w:lvl>
    <w:lvl w:ilvl="4">
      <w:start w:val="1"/>
      <w:numFmt w:val="lowerLetter"/>
      <w:lvlText w:val="%5)"/>
      <w:lvlJc w:val="left"/>
      <w:pPr>
        <w:ind w:left="2400" w:hanging="440"/>
      </w:pPr>
    </w:lvl>
    <w:lvl w:ilvl="5">
      <w:start w:val="1"/>
      <w:numFmt w:val="lowerRoman"/>
      <w:lvlText w:val="%6."/>
      <w:lvlJc w:val="right"/>
      <w:pPr>
        <w:ind w:left="2840" w:hanging="440"/>
      </w:pPr>
    </w:lvl>
    <w:lvl w:ilvl="6">
      <w:start w:val="1"/>
      <w:numFmt w:val="decimal"/>
      <w:lvlText w:val="%7."/>
      <w:lvlJc w:val="left"/>
      <w:pPr>
        <w:ind w:left="3280" w:hanging="440"/>
      </w:pPr>
    </w:lvl>
    <w:lvl w:ilvl="7">
      <w:start w:val="1"/>
      <w:numFmt w:val="lowerLetter"/>
      <w:lvlText w:val="%8)"/>
      <w:lvlJc w:val="left"/>
      <w:pPr>
        <w:ind w:left="3720" w:hanging="440"/>
      </w:pPr>
    </w:lvl>
    <w:lvl w:ilvl="8">
      <w:start w:val="1"/>
      <w:numFmt w:val="lowerRoman"/>
      <w:lvlText w:val="%9."/>
      <w:lvlJc w:val="right"/>
      <w:pPr>
        <w:ind w:left="4160" w:hanging="440"/>
      </w:pPr>
    </w:lvl>
  </w:abstractNum>
  <w:abstractNum w:abstractNumId="1" w15:restartNumberingAfterBreak="0">
    <w:nsid w:val="497418DE"/>
    <w:multiLevelType w:val="multilevel"/>
    <w:tmpl w:val="497418DE"/>
    <w:lvl w:ilvl="0">
      <w:start w:val="1"/>
      <w:numFmt w:val="chineseCountingThousand"/>
      <w:pStyle w:val="2"/>
      <w:suff w:val="space"/>
      <w:lvlText w:val="%1、"/>
      <w:lvlJc w:val="left"/>
      <w:pPr>
        <w:ind w:left="709" w:hanging="709"/>
      </w:pPr>
      <w:rPr>
        <w:rFonts w:hint="eastAsia"/>
      </w:rPr>
    </w:lvl>
    <w:lvl w:ilvl="1">
      <w:start w:val="1"/>
      <w:numFmt w:val="none"/>
      <w:pStyle w:val="3"/>
      <w:suff w:val="space"/>
      <w:lvlText w:val=""/>
      <w:lvlJc w:val="left"/>
      <w:pPr>
        <w:ind w:left="709" w:hanging="709"/>
      </w:pPr>
      <w:rPr>
        <w:rFonts w:hint="eastAsia"/>
      </w:rPr>
    </w:lvl>
    <w:lvl w:ilvl="2">
      <w:start w:val="1"/>
      <w:numFmt w:val="decimal"/>
      <w:pStyle w:val="4"/>
      <w:suff w:val="space"/>
      <w:lvlText w:val="%3. "/>
      <w:lvlJc w:val="left"/>
      <w:pPr>
        <w:ind w:left="567" w:hanging="567"/>
      </w:pPr>
      <w:rPr>
        <w:rFonts w:hint="eastAsia"/>
      </w:rPr>
    </w:lvl>
    <w:lvl w:ilvl="3">
      <w:start w:val="1"/>
      <w:numFmt w:val="chineseCountingThousand"/>
      <w:suff w:val="space"/>
      <w:lvlText w:val="（%4）"/>
      <w:lvlJc w:val="left"/>
      <w:pPr>
        <w:ind w:left="425" w:hanging="425"/>
      </w:pPr>
      <w:rPr>
        <w:rFonts w:ascii="Times New Roman" w:hAnsi="Times New Roman" w:hint="default"/>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16cid:durableId="201986394">
    <w:abstractNumId w:val="1"/>
  </w:num>
  <w:num w:numId="2" w16cid:durableId="684333530">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政 马">
    <w15:presenceInfo w15:providerId="Windows Live" w15:userId="88bf2f3b197a0fb6"/>
  </w15:person>
  <w15:person w15:author="lee1m">
    <w15:presenceInfo w15:providerId="None" w15:userId="lee1m"/>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trackRevisions/>
  <w:defaultTabStop w:val="420"/>
  <w:drawingGridVerticalSpacing w:val="156"/>
  <w:displayHorizontalDrawingGridEvery w:val="0"/>
  <w:displayVerticalDrawingGridEvery w:val="2"/>
  <w:characterSpacingControl w:val="compressPunctuation"/>
  <w:hdrShapeDefaults>
    <o:shapedefaults v:ext="edit" spidmax="2050"/>
  </w:hdrShapeDefaults>
  <w:footnotePr>
    <w:numRestart w:val="eachPage"/>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2BDA"/>
    <w:rsid w:val="000004EA"/>
    <w:rsid w:val="00001036"/>
    <w:rsid w:val="00001CDB"/>
    <w:rsid w:val="00001F99"/>
    <w:rsid w:val="00002BFF"/>
    <w:rsid w:val="00002F28"/>
    <w:rsid w:val="0000310D"/>
    <w:rsid w:val="00004CFE"/>
    <w:rsid w:val="00004F7D"/>
    <w:rsid w:val="00005D45"/>
    <w:rsid w:val="00006158"/>
    <w:rsid w:val="0000676E"/>
    <w:rsid w:val="000070E0"/>
    <w:rsid w:val="00007A72"/>
    <w:rsid w:val="00007EF1"/>
    <w:rsid w:val="000100DA"/>
    <w:rsid w:val="0001086B"/>
    <w:rsid w:val="00012E4B"/>
    <w:rsid w:val="000141C0"/>
    <w:rsid w:val="00014EED"/>
    <w:rsid w:val="00015408"/>
    <w:rsid w:val="00016AA8"/>
    <w:rsid w:val="00017129"/>
    <w:rsid w:val="0001751D"/>
    <w:rsid w:val="00020003"/>
    <w:rsid w:val="00021400"/>
    <w:rsid w:val="00022840"/>
    <w:rsid w:val="00022D34"/>
    <w:rsid w:val="000237C4"/>
    <w:rsid w:val="0002396E"/>
    <w:rsid w:val="00024D15"/>
    <w:rsid w:val="000256A5"/>
    <w:rsid w:val="000260BE"/>
    <w:rsid w:val="00026CF7"/>
    <w:rsid w:val="000306A3"/>
    <w:rsid w:val="00030A48"/>
    <w:rsid w:val="000311BD"/>
    <w:rsid w:val="00032922"/>
    <w:rsid w:val="00032FEC"/>
    <w:rsid w:val="000330EB"/>
    <w:rsid w:val="00034737"/>
    <w:rsid w:val="00035074"/>
    <w:rsid w:val="000401FE"/>
    <w:rsid w:val="000404BD"/>
    <w:rsid w:val="00041B13"/>
    <w:rsid w:val="00042394"/>
    <w:rsid w:val="00042CD6"/>
    <w:rsid w:val="000434FB"/>
    <w:rsid w:val="000435CF"/>
    <w:rsid w:val="000447BF"/>
    <w:rsid w:val="0004563D"/>
    <w:rsid w:val="00046C03"/>
    <w:rsid w:val="00046D96"/>
    <w:rsid w:val="00047641"/>
    <w:rsid w:val="0005067F"/>
    <w:rsid w:val="0005104F"/>
    <w:rsid w:val="000524A5"/>
    <w:rsid w:val="000533F1"/>
    <w:rsid w:val="000535E5"/>
    <w:rsid w:val="00053C65"/>
    <w:rsid w:val="000601DB"/>
    <w:rsid w:val="000605F4"/>
    <w:rsid w:val="00061B43"/>
    <w:rsid w:val="00062570"/>
    <w:rsid w:val="00062FAA"/>
    <w:rsid w:val="000663BC"/>
    <w:rsid w:val="00066BFD"/>
    <w:rsid w:val="00067369"/>
    <w:rsid w:val="0006768F"/>
    <w:rsid w:val="000703BF"/>
    <w:rsid w:val="000714E9"/>
    <w:rsid w:val="00072118"/>
    <w:rsid w:val="0007239B"/>
    <w:rsid w:val="000725D7"/>
    <w:rsid w:val="00073481"/>
    <w:rsid w:val="0007386F"/>
    <w:rsid w:val="00073EAD"/>
    <w:rsid w:val="000804C2"/>
    <w:rsid w:val="00080AFC"/>
    <w:rsid w:val="00080CF0"/>
    <w:rsid w:val="00080DD3"/>
    <w:rsid w:val="00080FB8"/>
    <w:rsid w:val="000817A6"/>
    <w:rsid w:val="00081C82"/>
    <w:rsid w:val="00081ED0"/>
    <w:rsid w:val="00082259"/>
    <w:rsid w:val="00082C50"/>
    <w:rsid w:val="00083386"/>
    <w:rsid w:val="00083D43"/>
    <w:rsid w:val="00083E72"/>
    <w:rsid w:val="00084349"/>
    <w:rsid w:val="000846F7"/>
    <w:rsid w:val="00084718"/>
    <w:rsid w:val="000854F2"/>
    <w:rsid w:val="00085514"/>
    <w:rsid w:val="0008609C"/>
    <w:rsid w:val="00086597"/>
    <w:rsid w:val="00086E0F"/>
    <w:rsid w:val="000871CA"/>
    <w:rsid w:val="0008727B"/>
    <w:rsid w:val="00091337"/>
    <w:rsid w:val="00091708"/>
    <w:rsid w:val="00091FBE"/>
    <w:rsid w:val="00092C44"/>
    <w:rsid w:val="0009370C"/>
    <w:rsid w:val="00093F9F"/>
    <w:rsid w:val="0009522A"/>
    <w:rsid w:val="00095346"/>
    <w:rsid w:val="00095CA6"/>
    <w:rsid w:val="00095CF0"/>
    <w:rsid w:val="00096986"/>
    <w:rsid w:val="00097688"/>
    <w:rsid w:val="00097BED"/>
    <w:rsid w:val="000A0761"/>
    <w:rsid w:val="000A07F2"/>
    <w:rsid w:val="000A253F"/>
    <w:rsid w:val="000A31C1"/>
    <w:rsid w:val="000A31D5"/>
    <w:rsid w:val="000A3F1A"/>
    <w:rsid w:val="000A5133"/>
    <w:rsid w:val="000A539F"/>
    <w:rsid w:val="000A5759"/>
    <w:rsid w:val="000A6108"/>
    <w:rsid w:val="000A6378"/>
    <w:rsid w:val="000A7584"/>
    <w:rsid w:val="000A774F"/>
    <w:rsid w:val="000A7C45"/>
    <w:rsid w:val="000B186C"/>
    <w:rsid w:val="000B1DC6"/>
    <w:rsid w:val="000B281B"/>
    <w:rsid w:val="000B3958"/>
    <w:rsid w:val="000B3FC4"/>
    <w:rsid w:val="000B50D5"/>
    <w:rsid w:val="000B5708"/>
    <w:rsid w:val="000B651E"/>
    <w:rsid w:val="000B73B3"/>
    <w:rsid w:val="000C01F3"/>
    <w:rsid w:val="000C1773"/>
    <w:rsid w:val="000C1CD5"/>
    <w:rsid w:val="000C3800"/>
    <w:rsid w:val="000C4039"/>
    <w:rsid w:val="000C4979"/>
    <w:rsid w:val="000C4D62"/>
    <w:rsid w:val="000C5BCC"/>
    <w:rsid w:val="000D029E"/>
    <w:rsid w:val="000D07B9"/>
    <w:rsid w:val="000D07DD"/>
    <w:rsid w:val="000D09B0"/>
    <w:rsid w:val="000D0B76"/>
    <w:rsid w:val="000D15AD"/>
    <w:rsid w:val="000D27D5"/>
    <w:rsid w:val="000D29FB"/>
    <w:rsid w:val="000D3C99"/>
    <w:rsid w:val="000D444A"/>
    <w:rsid w:val="000D4935"/>
    <w:rsid w:val="000D4D25"/>
    <w:rsid w:val="000E0068"/>
    <w:rsid w:val="000E09D9"/>
    <w:rsid w:val="000E0C43"/>
    <w:rsid w:val="000E12D7"/>
    <w:rsid w:val="000E202F"/>
    <w:rsid w:val="000E2D2B"/>
    <w:rsid w:val="000E2E34"/>
    <w:rsid w:val="000E31C1"/>
    <w:rsid w:val="000E3983"/>
    <w:rsid w:val="000E467A"/>
    <w:rsid w:val="000E493F"/>
    <w:rsid w:val="000E4BB0"/>
    <w:rsid w:val="000E63A2"/>
    <w:rsid w:val="000E75E5"/>
    <w:rsid w:val="000F1199"/>
    <w:rsid w:val="000F11CC"/>
    <w:rsid w:val="000F1C5C"/>
    <w:rsid w:val="000F2709"/>
    <w:rsid w:val="000F27EB"/>
    <w:rsid w:val="000F27ED"/>
    <w:rsid w:val="000F3C4C"/>
    <w:rsid w:val="000F5EB1"/>
    <w:rsid w:val="000F6376"/>
    <w:rsid w:val="00100F60"/>
    <w:rsid w:val="001014EF"/>
    <w:rsid w:val="00101B30"/>
    <w:rsid w:val="00102346"/>
    <w:rsid w:val="001026C0"/>
    <w:rsid w:val="00102B2D"/>
    <w:rsid w:val="00102C3F"/>
    <w:rsid w:val="00104A79"/>
    <w:rsid w:val="0010564B"/>
    <w:rsid w:val="00106796"/>
    <w:rsid w:val="00110257"/>
    <w:rsid w:val="00110A28"/>
    <w:rsid w:val="00110B69"/>
    <w:rsid w:val="00110D88"/>
    <w:rsid w:val="00110F74"/>
    <w:rsid w:val="00111F94"/>
    <w:rsid w:val="001122AC"/>
    <w:rsid w:val="00112E9B"/>
    <w:rsid w:val="001130AE"/>
    <w:rsid w:val="00115B41"/>
    <w:rsid w:val="0012068F"/>
    <w:rsid w:val="00120ED8"/>
    <w:rsid w:val="0012100D"/>
    <w:rsid w:val="001210FF"/>
    <w:rsid w:val="0012264A"/>
    <w:rsid w:val="00123C5A"/>
    <w:rsid w:val="00123DEA"/>
    <w:rsid w:val="001240E0"/>
    <w:rsid w:val="00124990"/>
    <w:rsid w:val="00126C21"/>
    <w:rsid w:val="001270BD"/>
    <w:rsid w:val="00127617"/>
    <w:rsid w:val="001277AA"/>
    <w:rsid w:val="00127931"/>
    <w:rsid w:val="0013055E"/>
    <w:rsid w:val="001317F0"/>
    <w:rsid w:val="00132871"/>
    <w:rsid w:val="001329BB"/>
    <w:rsid w:val="00135342"/>
    <w:rsid w:val="001367F3"/>
    <w:rsid w:val="00136DAD"/>
    <w:rsid w:val="001375B3"/>
    <w:rsid w:val="00137834"/>
    <w:rsid w:val="00141594"/>
    <w:rsid w:val="0014246B"/>
    <w:rsid w:val="0014273D"/>
    <w:rsid w:val="00143BC4"/>
    <w:rsid w:val="00144161"/>
    <w:rsid w:val="00146BFF"/>
    <w:rsid w:val="001476DF"/>
    <w:rsid w:val="00150A67"/>
    <w:rsid w:val="00150F90"/>
    <w:rsid w:val="001513B2"/>
    <w:rsid w:val="00151408"/>
    <w:rsid w:val="00151E4B"/>
    <w:rsid w:val="00154320"/>
    <w:rsid w:val="00155933"/>
    <w:rsid w:val="00157549"/>
    <w:rsid w:val="0016043E"/>
    <w:rsid w:val="00160B06"/>
    <w:rsid w:val="00160BAE"/>
    <w:rsid w:val="0016180C"/>
    <w:rsid w:val="001630F8"/>
    <w:rsid w:val="00163C8F"/>
    <w:rsid w:val="00164644"/>
    <w:rsid w:val="00164CBD"/>
    <w:rsid w:val="00164E45"/>
    <w:rsid w:val="001652FF"/>
    <w:rsid w:val="00167A3A"/>
    <w:rsid w:val="001738E3"/>
    <w:rsid w:val="00173FD1"/>
    <w:rsid w:val="001747CE"/>
    <w:rsid w:val="00174D07"/>
    <w:rsid w:val="0017506A"/>
    <w:rsid w:val="00175226"/>
    <w:rsid w:val="00175454"/>
    <w:rsid w:val="00176B37"/>
    <w:rsid w:val="001771B8"/>
    <w:rsid w:val="00177617"/>
    <w:rsid w:val="001777CF"/>
    <w:rsid w:val="0017793B"/>
    <w:rsid w:val="001800FC"/>
    <w:rsid w:val="0018126C"/>
    <w:rsid w:val="00181689"/>
    <w:rsid w:val="00181952"/>
    <w:rsid w:val="00181DF8"/>
    <w:rsid w:val="00182A32"/>
    <w:rsid w:val="00183300"/>
    <w:rsid w:val="00183E9A"/>
    <w:rsid w:val="001849FB"/>
    <w:rsid w:val="00185DE5"/>
    <w:rsid w:val="00186BD6"/>
    <w:rsid w:val="001879D9"/>
    <w:rsid w:val="00193660"/>
    <w:rsid w:val="00194EFF"/>
    <w:rsid w:val="00195AC7"/>
    <w:rsid w:val="0019720D"/>
    <w:rsid w:val="001A075E"/>
    <w:rsid w:val="001A0F8B"/>
    <w:rsid w:val="001A230E"/>
    <w:rsid w:val="001A2716"/>
    <w:rsid w:val="001A313C"/>
    <w:rsid w:val="001A3474"/>
    <w:rsid w:val="001A3EDA"/>
    <w:rsid w:val="001A466E"/>
    <w:rsid w:val="001A4F89"/>
    <w:rsid w:val="001A72CB"/>
    <w:rsid w:val="001A72D5"/>
    <w:rsid w:val="001A743F"/>
    <w:rsid w:val="001B0753"/>
    <w:rsid w:val="001B0868"/>
    <w:rsid w:val="001B0F74"/>
    <w:rsid w:val="001B3ADB"/>
    <w:rsid w:val="001B4851"/>
    <w:rsid w:val="001B523A"/>
    <w:rsid w:val="001B5662"/>
    <w:rsid w:val="001B608D"/>
    <w:rsid w:val="001B74D2"/>
    <w:rsid w:val="001C230A"/>
    <w:rsid w:val="001C3080"/>
    <w:rsid w:val="001C310F"/>
    <w:rsid w:val="001C46E3"/>
    <w:rsid w:val="001C47F5"/>
    <w:rsid w:val="001C4AAD"/>
    <w:rsid w:val="001C59A7"/>
    <w:rsid w:val="001C638F"/>
    <w:rsid w:val="001C63FF"/>
    <w:rsid w:val="001C6637"/>
    <w:rsid w:val="001C7DC3"/>
    <w:rsid w:val="001C7F16"/>
    <w:rsid w:val="001C7FFC"/>
    <w:rsid w:val="001D080A"/>
    <w:rsid w:val="001D0CA3"/>
    <w:rsid w:val="001D129E"/>
    <w:rsid w:val="001D1881"/>
    <w:rsid w:val="001D2408"/>
    <w:rsid w:val="001D2866"/>
    <w:rsid w:val="001D3C8A"/>
    <w:rsid w:val="001D431B"/>
    <w:rsid w:val="001D4F08"/>
    <w:rsid w:val="001D56F9"/>
    <w:rsid w:val="001D5E6C"/>
    <w:rsid w:val="001D6170"/>
    <w:rsid w:val="001D6325"/>
    <w:rsid w:val="001E03E3"/>
    <w:rsid w:val="001E053B"/>
    <w:rsid w:val="001E07F6"/>
    <w:rsid w:val="001E13F8"/>
    <w:rsid w:val="001E1EFF"/>
    <w:rsid w:val="001E46BF"/>
    <w:rsid w:val="001E5133"/>
    <w:rsid w:val="001E56AA"/>
    <w:rsid w:val="001E58EA"/>
    <w:rsid w:val="001E6108"/>
    <w:rsid w:val="001E7B8B"/>
    <w:rsid w:val="001F0349"/>
    <w:rsid w:val="001F0B1E"/>
    <w:rsid w:val="001F15F6"/>
    <w:rsid w:val="001F1CC1"/>
    <w:rsid w:val="001F1F03"/>
    <w:rsid w:val="001F27EA"/>
    <w:rsid w:val="001F2FFC"/>
    <w:rsid w:val="001F4BBF"/>
    <w:rsid w:val="001F4ED8"/>
    <w:rsid w:val="001F6361"/>
    <w:rsid w:val="001F6A3D"/>
    <w:rsid w:val="00200B6E"/>
    <w:rsid w:val="002013CE"/>
    <w:rsid w:val="00201874"/>
    <w:rsid w:val="00201BFF"/>
    <w:rsid w:val="00201E7D"/>
    <w:rsid w:val="00201F0F"/>
    <w:rsid w:val="0020437B"/>
    <w:rsid w:val="00205405"/>
    <w:rsid w:val="002061CF"/>
    <w:rsid w:val="002064F3"/>
    <w:rsid w:val="00206D7F"/>
    <w:rsid w:val="00207827"/>
    <w:rsid w:val="00207D69"/>
    <w:rsid w:val="002101A9"/>
    <w:rsid w:val="002105C1"/>
    <w:rsid w:val="00211921"/>
    <w:rsid w:val="00212208"/>
    <w:rsid w:val="00212275"/>
    <w:rsid w:val="002122F8"/>
    <w:rsid w:val="00212912"/>
    <w:rsid w:val="00213330"/>
    <w:rsid w:val="00213A51"/>
    <w:rsid w:val="00213F8F"/>
    <w:rsid w:val="00214B76"/>
    <w:rsid w:val="00214BDA"/>
    <w:rsid w:val="002153C2"/>
    <w:rsid w:val="00216F6A"/>
    <w:rsid w:val="00217747"/>
    <w:rsid w:val="002213E0"/>
    <w:rsid w:val="00221692"/>
    <w:rsid w:val="00222314"/>
    <w:rsid w:val="002224F3"/>
    <w:rsid w:val="002226A8"/>
    <w:rsid w:val="00222C10"/>
    <w:rsid w:val="00223906"/>
    <w:rsid w:val="002251F8"/>
    <w:rsid w:val="00225436"/>
    <w:rsid w:val="0022564C"/>
    <w:rsid w:val="002272B9"/>
    <w:rsid w:val="002272C7"/>
    <w:rsid w:val="002273F7"/>
    <w:rsid w:val="00227C5D"/>
    <w:rsid w:val="00231365"/>
    <w:rsid w:val="002319A3"/>
    <w:rsid w:val="00232C7C"/>
    <w:rsid w:val="00234758"/>
    <w:rsid w:val="00235CA3"/>
    <w:rsid w:val="00237770"/>
    <w:rsid w:val="00237EDA"/>
    <w:rsid w:val="002412AC"/>
    <w:rsid w:val="00243A49"/>
    <w:rsid w:val="00243D9F"/>
    <w:rsid w:val="00243E54"/>
    <w:rsid w:val="00246202"/>
    <w:rsid w:val="00246293"/>
    <w:rsid w:val="00246A63"/>
    <w:rsid w:val="00250365"/>
    <w:rsid w:val="00250798"/>
    <w:rsid w:val="0025206D"/>
    <w:rsid w:val="00253B13"/>
    <w:rsid w:val="00254437"/>
    <w:rsid w:val="00256E6E"/>
    <w:rsid w:val="00256E95"/>
    <w:rsid w:val="002606BF"/>
    <w:rsid w:val="00260F8C"/>
    <w:rsid w:val="0026332A"/>
    <w:rsid w:val="00264584"/>
    <w:rsid w:val="00264F97"/>
    <w:rsid w:val="0026507B"/>
    <w:rsid w:val="00265F20"/>
    <w:rsid w:val="00267501"/>
    <w:rsid w:val="00271578"/>
    <w:rsid w:val="0027270C"/>
    <w:rsid w:val="002734A7"/>
    <w:rsid w:val="0027573A"/>
    <w:rsid w:val="00275B25"/>
    <w:rsid w:val="00276ED8"/>
    <w:rsid w:val="0027710F"/>
    <w:rsid w:val="00281C68"/>
    <w:rsid w:val="00283EF4"/>
    <w:rsid w:val="002847FD"/>
    <w:rsid w:val="002857B5"/>
    <w:rsid w:val="002859E9"/>
    <w:rsid w:val="00287087"/>
    <w:rsid w:val="00290427"/>
    <w:rsid w:val="00290F15"/>
    <w:rsid w:val="002912CE"/>
    <w:rsid w:val="00292903"/>
    <w:rsid w:val="00293B73"/>
    <w:rsid w:val="00293D53"/>
    <w:rsid w:val="00294749"/>
    <w:rsid w:val="002951EC"/>
    <w:rsid w:val="002953C8"/>
    <w:rsid w:val="002958E2"/>
    <w:rsid w:val="00296B27"/>
    <w:rsid w:val="00296B59"/>
    <w:rsid w:val="002A1BD8"/>
    <w:rsid w:val="002A21B4"/>
    <w:rsid w:val="002A2C1A"/>
    <w:rsid w:val="002A4730"/>
    <w:rsid w:val="002A517E"/>
    <w:rsid w:val="002A543A"/>
    <w:rsid w:val="002A6AEB"/>
    <w:rsid w:val="002A6D5A"/>
    <w:rsid w:val="002A785A"/>
    <w:rsid w:val="002B07F7"/>
    <w:rsid w:val="002B1231"/>
    <w:rsid w:val="002B18C7"/>
    <w:rsid w:val="002B3178"/>
    <w:rsid w:val="002B5201"/>
    <w:rsid w:val="002B61E5"/>
    <w:rsid w:val="002B648D"/>
    <w:rsid w:val="002B6DD9"/>
    <w:rsid w:val="002B779F"/>
    <w:rsid w:val="002B791D"/>
    <w:rsid w:val="002B7CC1"/>
    <w:rsid w:val="002C0D0F"/>
    <w:rsid w:val="002C0D5A"/>
    <w:rsid w:val="002C0F40"/>
    <w:rsid w:val="002C1E1C"/>
    <w:rsid w:val="002C1EAB"/>
    <w:rsid w:val="002C26F7"/>
    <w:rsid w:val="002C2D56"/>
    <w:rsid w:val="002C3762"/>
    <w:rsid w:val="002C4B21"/>
    <w:rsid w:val="002C4C20"/>
    <w:rsid w:val="002C6169"/>
    <w:rsid w:val="002C7709"/>
    <w:rsid w:val="002D18C8"/>
    <w:rsid w:val="002D1C78"/>
    <w:rsid w:val="002D1E10"/>
    <w:rsid w:val="002D21DC"/>
    <w:rsid w:val="002D366C"/>
    <w:rsid w:val="002D3AB4"/>
    <w:rsid w:val="002D3CF1"/>
    <w:rsid w:val="002D6B82"/>
    <w:rsid w:val="002E16C6"/>
    <w:rsid w:val="002E1877"/>
    <w:rsid w:val="002E249B"/>
    <w:rsid w:val="002E2AB7"/>
    <w:rsid w:val="002E355E"/>
    <w:rsid w:val="002E3A7C"/>
    <w:rsid w:val="002E5023"/>
    <w:rsid w:val="002E7578"/>
    <w:rsid w:val="002F1409"/>
    <w:rsid w:val="002F1BDD"/>
    <w:rsid w:val="002F241F"/>
    <w:rsid w:val="002F453F"/>
    <w:rsid w:val="002F4BD6"/>
    <w:rsid w:val="002F5437"/>
    <w:rsid w:val="002F635E"/>
    <w:rsid w:val="002F6FF5"/>
    <w:rsid w:val="002F7519"/>
    <w:rsid w:val="002F7A2B"/>
    <w:rsid w:val="00301183"/>
    <w:rsid w:val="0030266D"/>
    <w:rsid w:val="003026EB"/>
    <w:rsid w:val="0030361B"/>
    <w:rsid w:val="00304194"/>
    <w:rsid w:val="003041E2"/>
    <w:rsid w:val="003041F1"/>
    <w:rsid w:val="00304E9B"/>
    <w:rsid w:val="0030629F"/>
    <w:rsid w:val="003065E8"/>
    <w:rsid w:val="00310082"/>
    <w:rsid w:val="00310D42"/>
    <w:rsid w:val="0031105A"/>
    <w:rsid w:val="003126A3"/>
    <w:rsid w:val="00312D9C"/>
    <w:rsid w:val="003138D4"/>
    <w:rsid w:val="0031479A"/>
    <w:rsid w:val="003148E8"/>
    <w:rsid w:val="00314C3F"/>
    <w:rsid w:val="00315246"/>
    <w:rsid w:val="00315F10"/>
    <w:rsid w:val="00316318"/>
    <w:rsid w:val="003176F5"/>
    <w:rsid w:val="00320807"/>
    <w:rsid w:val="00320DAA"/>
    <w:rsid w:val="00321929"/>
    <w:rsid w:val="0032193A"/>
    <w:rsid w:val="00321D2C"/>
    <w:rsid w:val="00322939"/>
    <w:rsid w:val="003229EB"/>
    <w:rsid w:val="003232AD"/>
    <w:rsid w:val="00323A46"/>
    <w:rsid w:val="00323C6B"/>
    <w:rsid w:val="00324404"/>
    <w:rsid w:val="00324838"/>
    <w:rsid w:val="003265EF"/>
    <w:rsid w:val="00326B03"/>
    <w:rsid w:val="00327624"/>
    <w:rsid w:val="00327F22"/>
    <w:rsid w:val="003306E2"/>
    <w:rsid w:val="003306F0"/>
    <w:rsid w:val="003309E8"/>
    <w:rsid w:val="003319D0"/>
    <w:rsid w:val="0033234E"/>
    <w:rsid w:val="003325AE"/>
    <w:rsid w:val="00332FD1"/>
    <w:rsid w:val="003331F1"/>
    <w:rsid w:val="00333248"/>
    <w:rsid w:val="00333604"/>
    <w:rsid w:val="003339E9"/>
    <w:rsid w:val="003340CB"/>
    <w:rsid w:val="0033525A"/>
    <w:rsid w:val="00336199"/>
    <w:rsid w:val="00336AF2"/>
    <w:rsid w:val="00336CC9"/>
    <w:rsid w:val="00336D97"/>
    <w:rsid w:val="00337132"/>
    <w:rsid w:val="0034186B"/>
    <w:rsid w:val="003421CB"/>
    <w:rsid w:val="00342B96"/>
    <w:rsid w:val="0034304A"/>
    <w:rsid w:val="00343237"/>
    <w:rsid w:val="00343767"/>
    <w:rsid w:val="0034380B"/>
    <w:rsid w:val="00344563"/>
    <w:rsid w:val="003448C1"/>
    <w:rsid w:val="003449C4"/>
    <w:rsid w:val="00344B35"/>
    <w:rsid w:val="00344BE1"/>
    <w:rsid w:val="00345DD2"/>
    <w:rsid w:val="00346B87"/>
    <w:rsid w:val="00347015"/>
    <w:rsid w:val="00347710"/>
    <w:rsid w:val="00350AD3"/>
    <w:rsid w:val="00350DDE"/>
    <w:rsid w:val="00352E42"/>
    <w:rsid w:val="0035328D"/>
    <w:rsid w:val="0035345B"/>
    <w:rsid w:val="00353B27"/>
    <w:rsid w:val="00354DEC"/>
    <w:rsid w:val="00355BA5"/>
    <w:rsid w:val="0035757B"/>
    <w:rsid w:val="0035784B"/>
    <w:rsid w:val="00360C2A"/>
    <w:rsid w:val="00360C46"/>
    <w:rsid w:val="00361362"/>
    <w:rsid w:val="00363797"/>
    <w:rsid w:val="0036547B"/>
    <w:rsid w:val="003654B6"/>
    <w:rsid w:val="0036561A"/>
    <w:rsid w:val="00366A16"/>
    <w:rsid w:val="00366ABA"/>
    <w:rsid w:val="0036793B"/>
    <w:rsid w:val="00370163"/>
    <w:rsid w:val="003717CA"/>
    <w:rsid w:val="00373D0A"/>
    <w:rsid w:val="003742C1"/>
    <w:rsid w:val="0037460F"/>
    <w:rsid w:val="0037503D"/>
    <w:rsid w:val="00376E4A"/>
    <w:rsid w:val="0037783A"/>
    <w:rsid w:val="00377ACD"/>
    <w:rsid w:val="0038014B"/>
    <w:rsid w:val="003816D8"/>
    <w:rsid w:val="003826C0"/>
    <w:rsid w:val="00387A54"/>
    <w:rsid w:val="003906E1"/>
    <w:rsid w:val="00390EF0"/>
    <w:rsid w:val="0039173C"/>
    <w:rsid w:val="00392DE5"/>
    <w:rsid w:val="003951C9"/>
    <w:rsid w:val="0039568C"/>
    <w:rsid w:val="003957A1"/>
    <w:rsid w:val="00395CC3"/>
    <w:rsid w:val="00395F78"/>
    <w:rsid w:val="0039635F"/>
    <w:rsid w:val="003964D9"/>
    <w:rsid w:val="0039724F"/>
    <w:rsid w:val="00397CC3"/>
    <w:rsid w:val="00397D60"/>
    <w:rsid w:val="003A19DF"/>
    <w:rsid w:val="003A25BD"/>
    <w:rsid w:val="003A4CEF"/>
    <w:rsid w:val="003A5105"/>
    <w:rsid w:val="003A5B77"/>
    <w:rsid w:val="003A5D4A"/>
    <w:rsid w:val="003A7F51"/>
    <w:rsid w:val="003B01A8"/>
    <w:rsid w:val="003B06D1"/>
    <w:rsid w:val="003B1386"/>
    <w:rsid w:val="003B3C11"/>
    <w:rsid w:val="003B3E59"/>
    <w:rsid w:val="003B40AC"/>
    <w:rsid w:val="003B42F2"/>
    <w:rsid w:val="003B60B6"/>
    <w:rsid w:val="003B69D7"/>
    <w:rsid w:val="003B6BC5"/>
    <w:rsid w:val="003B71E0"/>
    <w:rsid w:val="003C0544"/>
    <w:rsid w:val="003C0A01"/>
    <w:rsid w:val="003C1F82"/>
    <w:rsid w:val="003C235F"/>
    <w:rsid w:val="003C2872"/>
    <w:rsid w:val="003C4D30"/>
    <w:rsid w:val="003C522D"/>
    <w:rsid w:val="003C7808"/>
    <w:rsid w:val="003D0B6E"/>
    <w:rsid w:val="003D18E5"/>
    <w:rsid w:val="003D1BE8"/>
    <w:rsid w:val="003D1DDC"/>
    <w:rsid w:val="003D2700"/>
    <w:rsid w:val="003D2833"/>
    <w:rsid w:val="003D3CE9"/>
    <w:rsid w:val="003D538A"/>
    <w:rsid w:val="003D55DE"/>
    <w:rsid w:val="003D5B96"/>
    <w:rsid w:val="003D5E5B"/>
    <w:rsid w:val="003D71E7"/>
    <w:rsid w:val="003E1849"/>
    <w:rsid w:val="003E19F0"/>
    <w:rsid w:val="003E1A5A"/>
    <w:rsid w:val="003E2208"/>
    <w:rsid w:val="003E26BA"/>
    <w:rsid w:val="003E274B"/>
    <w:rsid w:val="003E2EC2"/>
    <w:rsid w:val="003E3646"/>
    <w:rsid w:val="003E4217"/>
    <w:rsid w:val="003E44D7"/>
    <w:rsid w:val="003E4760"/>
    <w:rsid w:val="003E4CAE"/>
    <w:rsid w:val="003E4F9C"/>
    <w:rsid w:val="003E5516"/>
    <w:rsid w:val="003E7288"/>
    <w:rsid w:val="003E758C"/>
    <w:rsid w:val="003F01C5"/>
    <w:rsid w:val="003F0B2A"/>
    <w:rsid w:val="003F1D18"/>
    <w:rsid w:val="003F3715"/>
    <w:rsid w:val="003F404D"/>
    <w:rsid w:val="003F45F3"/>
    <w:rsid w:val="003F4925"/>
    <w:rsid w:val="003F49D9"/>
    <w:rsid w:val="003F591B"/>
    <w:rsid w:val="003F5EB8"/>
    <w:rsid w:val="003F714F"/>
    <w:rsid w:val="00400BBE"/>
    <w:rsid w:val="00401E3B"/>
    <w:rsid w:val="00402255"/>
    <w:rsid w:val="00402763"/>
    <w:rsid w:val="00402F52"/>
    <w:rsid w:val="004030C8"/>
    <w:rsid w:val="00403686"/>
    <w:rsid w:val="00403DBD"/>
    <w:rsid w:val="00403F92"/>
    <w:rsid w:val="004047F5"/>
    <w:rsid w:val="00404F4D"/>
    <w:rsid w:val="00405748"/>
    <w:rsid w:val="00405985"/>
    <w:rsid w:val="0040693B"/>
    <w:rsid w:val="00407493"/>
    <w:rsid w:val="00407FED"/>
    <w:rsid w:val="0041059F"/>
    <w:rsid w:val="00410B6F"/>
    <w:rsid w:val="004110EB"/>
    <w:rsid w:val="00412908"/>
    <w:rsid w:val="00412B57"/>
    <w:rsid w:val="00412CAE"/>
    <w:rsid w:val="00413319"/>
    <w:rsid w:val="00413CFF"/>
    <w:rsid w:val="00413D2F"/>
    <w:rsid w:val="004145BA"/>
    <w:rsid w:val="00414976"/>
    <w:rsid w:val="004156DA"/>
    <w:rsid w:val="00417445"/>
    <w:rsid w:val="004206DF"/>
    <w:rsid w:val="00420803"/>
    <w:rsid w:val="00420B15"/>
    <w:rsid w:val="00420FDB"/>
    <w:rsid w:val="004227FD"/>
    <w:rsid w:val="00424423"/>
    <w:rsid w:val="00424585"/>
    <w:rsid w:val="00424BB6"/>
    <w:rsid w:val="004271E9"/>
    <w:rsid w:val="00427447"/>
    <w:rsid w:val="004306F0"/>
    <w:rsid w:val="00430756"/>
    <w:rsid w:val="004312B1"/>
    <w:rsid w:val="00431752"/>
    <w:rsid w:val="00432897"/>
    <w:rsid w:val="00433B43"/>
    <w:rsid w:val="00434886"/>
    <w:rsid w:val="0043608A"/>
    <w:rsid w:val="004360C5"/>
    <w:rsid w:val="0043628F"/>
    <w:rsid w:val="0043666B"/>
    <w:rsid w:val="00436F1D"/>
    <w:rsid w:val="00440C7C"/>
    <w:rsid w:val="0044127D"/>
    <w:rsid w:val="00441AA0"/>
    <w:rsid w:val="00441F82"/>
    <w:rsid w:val="0044219E"/>
    <w:rsid w:val="0044391E"/>
    <w:rsid w:val="00443AD8"/>
    <w:rsid w:val="00443D43"/>
    <w:rsid w:val="00445BAB"/>
    <w:rsid w:val="004475D1"/>
    <w:rsid w:val="004476E1"/>
    <w:rsid w:val="0045066E"/>
    <w:rsid w:val="0045148D"/>
    <w:rsid w:val="00452647"/>
    <w:rsid w:val="00452CE7"/>
    <w:rsid w:val="00452CE9"/>
    <w:rsid w:val="0045335C"/>
    <w:rsid w:val="00453561"/>
    <w:rsid w:val="00453613"/>
    <w:rsid w:val="004547A3"/>
    <w:rsid w:val="00455AD5"/>
    <w:rsid w:val="004565B7"/>
    <w:rsid w:val="00456732"/>
    <w:rsid w:val="00457E63"/>
    <w:rsid w:val="00457EE9"/>
    <w:rsid w:val="004603F8"/>
    <w:rsid w:val="00461567"/>
    <w:rsid w:val="00464352"/>
    <w:rsid w:val="0046540F"/>
    <w:rsid w:val="00465FC5"/>
    <w:rsid w:val="0046616A"/>
    <w:rsid w:val="00467293"/>
    <w:rsid w:val="00467404"/>
    <w:rsid w:val="0047066C"/>
    <w:rsid w:val="0047119E"/>
    <w:rsid w:val="0047169E"/>
    <w:rsid w:val="00472054"/>
    <w:rsid w:val="00472117"/>
    <w:rsid w:val="004723AA"/>
    <w:rsid w:val="004729FC"/>
    <w:rsid w:val="00472CB1"/>
    <w:rsid w:val="0047550B"/>
    <w:rsid w:val="00475F35"/>
    <w:rsid w:val="00476F23"/>
    <w:rsid w:val="004779AF"/>
    <w:rsid w:val="00482993"/>
    <w:rsid w:val="00482CDE"/>
    <w:rsid w:val="004835A1"/>
    <w:rsid w:val="0048483F"/>
    <w:rsid w:val="00484943"/>
    <w:rsid w:val="00484B4D"/>
    <w:rsid w:val="00484EF9"/>
    <w:rsid w:val="004909FD"/>
    <w:rsid w:val="00490D2B"/>
    <w:rsid w:val="00491C87"/>
    <w:rsid w:val="00495DC1"/>
    <w:rsid w:val="0049652C"/>
    <w:rsid w:val="004968BD"/>
    <w:rsid w:val="004973EA"/>
    <w:rsid w:val="00497E5A"/>
    <w:rsid w:val="004A009F"/>
    <w:rsid w:val="004A1482"/>
    <w:rsid w:val="004A1C8D"/>
    <w:rsid w:val="004A4073"/>
    <w:rsid w:val="004A4AED"/>
    <w:rsid w:val="004A55A1"/>
    <w:rsid w:val="004A5D39"/>
    <w:rsid w:val="004A6D8B"/>
    <w:rsid w:val="004A7B70"/>
    <w:rsid w:val="004A7BAE"/>
    <w:rsid w:val="004B0429"/>
    <w:rsid w:val="004B43B2"/>
    <w:rsid w:val="004B5313"/>
    <w:rsid w:val="004B5AD1"/>
    <w:rsid w:val="004B633F"/>
    <w:rsid w:val="004B66B2"/>
    <w:rsid w:val="004B6BE8"/>
    <w:rsid w:val="004C0B99"/>
    <w:rsid w:val="004C0F39"/>
    <w:rsid w:val="004C16C3"/>
    <w:rsid w:val="004C2258"/>
    <w:rsid w:val="004C2A1B"/>
    <w:rsid w:val="004C339E"/>
    <w:rsid w:val="004C3995"/>
    <w:rsid w:val="004C4954"/>
    <w:rsid w:val="004C4A1A"/>
    <w:rsid w:val="004C4C1B"/>
    <w:rsid w:val="004C4C83"/>
    <w:rsid w:val="004C607D"/>
    <w:rsid w:val="004C609E"/>
    <w:rsid w:val="004C66B1"/>
    <w:rsid w:val="004C68E1"/>
    <w:rsid w:val="004C74E6"/>
    <w:rsid w:val="004C7F9B"/>
    <w:rsid w:val="004D106A"/>
    <w:rsid w:val="004D1A65"/>
    <w:rsid w:val="004D23A2"/>
    <w:rsid w:val="004D28D8"/>
    <w:rsid w:val="004D2D08"/>
    <w:rsid w:val="004D3A10"/>
    <w:rsid w:val="004D3F9C"/>
    <w:rsid w:val="004D46DF"/>
    <w:rsid w:val="004D48BA"/>
    <w:rsid w:val="004D4975"/>
    <w:rsid w:val="004D4DCC"/>
    <w:rsid w:val="004D504A"/>
    <w:rsid w:val="004D5BD3"/>
    <w:rsid w:val="004D6308"/>
    <w:rsid w:val="004D68EC"/>
    <w:rsid w:val="004D7944"/>
    <w:rsid w:val="004D7AC1"/>
    <w:rsid w:val="004E0E0E"/>
    <w:rsid w:val="004E261A"/>
    <w:rsid w:val="004E3D8F"/>
    <w:rsid w:val="004E3FD2"/>
    <w:rsid w:val="004E4DEF"/>
    <w:rsid w:val="004E4F03"/>
    <w:rsid w:val="004E7582"/>
    <w:rsid w:val="004E76B0"/>
    <w:rsid w:val="004F1538"/>
    <w:rsid w:val="004F2AEC"/>
    <w:rsid w:val="004F337F"/>
    <w:rsid w:val="004F3A8F"/>
    <w:rsid w:val="004F3A98"/>
    <w:rsid w:val="004F4865"/>
    <w:rsid w:val="004F51CA"/>
    <w:rsid w:val="004F538C"/>
    <w:rsid w:val="004F539C"/>
    <w:rsid w:val="004F5517"/>
    <w:rsid w:val="004F57EC"/>
    <w:rsid w:val="004F5FC5"/>
    <w:rsid w:val="004F600E"/>
    <w:rsid w:val="004F641B"/>
    <w:rsid w:val="004F710D"/>
    <w:rsid w:val="004F7646"/>
    <w:rsid w:val="004F7A5E"/>
    <w:rsid w:val="005002B0"/>
    <w:rsid w:val="005007F7"/>
    <w:rsid w:val="00501148"/>
    <w:rsid w:val="00502512"/>
    <w:rsid w:val="00503CA9"/>
    <w:rsid w:val="00505B29"/>
    <w:rsid w:val="00506130"/>
    <w:rsid w:val="0050755D"/>
    <w:rsid w:val="0051272F"/>
    <w:rsid w:val="0051334B"/>
    <w:rsid w:val="0051410D"/>
    <w:rsid w:val="00514BBB"/>
    <w:rsid w:val="0051595F"/>
    <w:rsid w:val="00515F67"/>
    <w:rsid w:val="00520532"/>
    <w:rsid w:val="0052254C"/>
    <w:rsid w:val="00522ABC"/>
    <w:rsid w:val="00522EF7"/>
    <w:rsid w:val="00524B3F"/>
    <w:rsid w:val="0052508A"/>
    <w:rsid w:val="005251D5"/>
    <w:rsid w:val="005254C1"/>
    <w:rsid w:val="00526B8D"/>
    <w:rsid w:val="00527E60"/>
    <w:rsid w:val="005308B0"/>
    <w:rsid w:val="00530DB1"/>
    <w:rsid w:val="00531C96"/>
    <w:rsid w:val="00532F55"/>
    <w:rsid w:val="0053474D"/>
    <w:rsid w:val="00535AA6"/>
    <w:rsid w:val="0053624E"/>
    <w:rsid w:val="00536A35"/>
    <w:rsid w:val="00536FAF"/>
    <w:rsid w:val="005370D2"/>
    <w:rsid w:val="005371E8"/>
    <w:rsid w:val="0053721D"/>
    <w:rsid w:val="0054110D"/>
    <w:rsid w:val="00542553"/>
    <w:rsid w:val="00542A2B"/>
    <w:rsid w:val="00542C5A"/>
    <w:rsid w:val="00543432"/>
    <w:rsid w:val="00543525"/>
    <w:rsid w:val="00543B8A"/>
    <w:rsid w:val="00546C7F"/>
    <w:rsid w:val="00547D74"/>
    <w:rsid w:val="00551327"/>
    <w:rsid w:val="0055187F"/>
    <w:rsid w:val="00551894"/>
    <w:rsid w:val="00552E3C"/>
    <w:rsid w:val="00555626"/>
    <w:rsid w:val="00555BA9"/>
    <w:rsid w:val="00556BD5"/>
    <w:rsid w:val="0055761A"/>
    <w:rsid w:val="00557C21"/>
    <w:rsid w:val="00560E31"/>
    <w:rsid w:val="005616CA"/>
    <w:rsid w:val="00561E77"/>
    <w:rsid w:val="00563448"/>
    <w:rsid w:val="00563E4D"/>
    <w:rsid w:val="00564208"/>
    <w:rsid w:val="00564726"/>
    <w:rsid w:val="005655C6"/>
    <w:rsid w:val="0056690C"/>
    <w:rsid w:val="005672F8"/>
    <w:rsid w:val="00567872"/>
    <w:rsid w:val="0057047B"/>
    <w:rsid w:val="00571D46"/>
    <w:rsid w:val="0057201B"/>
    <w:rsid w:val="00572C14"/>
    <w:rsid w:val="0057329A"/>
    <w:rsid w:val="005748D5"/>
    <w:rsid w:val="005759AC"/>
    <w:rsid w:val="00576EA0"/>
    <w:rsid w:val="00577920"/>
    <w:rsid w:val="0058142B"/>
    <w:rsid w:val="00581914"/>
    <w:rsid w:val="00581B79"/>
    <w:rsid w:val="00581D68"/>
    <w:rsid w:val="00581D96"/>
    <w:rsid w:val="00582F56"/>
    <w:rsid w:val="00585962"/>
    <w:rsid w:val="0059146A"/>
    <w:rsid w:val="00591709"/>
    <w:rsid w:val="00591FC8"/>
    <w:rsid w:val="00592070"/>
    <w:rsid w:val="00593554"/>
    <w:rsid w:val="005937C7"/>
    <w:rsid w:val="0059436C"/>
    <w:rsid w:val="0059492D"/>
    <w:rsid w:val="00596FA6"/>
    <w:rsid w:val="005970D0"/>
    <w:rsid w:val="005972C4"/>
    <w:rsid w:val="005978F3"/>
    <w:rsid w:val="005A1BDB"/>
    <w:rsid w:val="005A1DB8"/>
    <w:rsid w:val="005A270D"/>
    <w:rsid w:val="005A2854"/>
    <w:rsid w:val="005A2C2E"/>
    <w:rsid w:val="005A3328"/>
    <w:rsid w:val="005A41C6"/>
    <w:rsid w:val="005A496A"/>
    <w:rsid w:val="005A5A8B"/>
    <w:rsid w:val="005A5C82"/>
    <w:rsid w:val="005A640C"/>
    <w:rsid w:val="005A6F60"/>
    <w:rsid w:val="005A71E5"/>
    <w:rsid w:val="005A780F"/>
    <w:rsid w:val="005B1213"/>
    <w:rsid w:val="005B169B"/>
    <w:rsid w:val="005B3C84"/>
    <w:rsid w:val="005B4C80"/>
    <w:rsid w:val="005B5415"/>
    <w:rsid w:val="005B5541"/>
    <w:rsid w:val="005B626A"/>
    <w:rsid w:val="005B648C"/>
    <w:rsid w:val="005B6810"/>
    <w:rsid w:val="005B74D3"/>
    <w:rsid w:val="005C0863"/>
    <w:rsid w:val="005C0D9B"/>
    <w:rsid w:val="005C257C"/>
    <w:rsid w:val="005C2628"/>
    <w:rsid w:val="005C3441"/>
    <w:rsid w:val="005C4F55"/>
    <w:rsid w:val="005C52CD"/>
    <w:rsid w:val="005C5ACF"/>
    <w:rsid w:val="005C5F21"/>
    <w:rsid w:val="005C67F4"/>
    <w:rsid w:val="005C6E3C"/>
    <w:rsid w:val="005C70EE"/>
    <w:rsid w:val="005C77BD"/>
    <w:rsid w:val="005C7E36"/>
    <w:rsid w:val="005C7E53"/>
    <w:rsid w:val="005D072D"/>
    <w:rsid w:val="005D1059"/>
    <w:rsid w:val="005D1DE9"/>
    <w:rsid w:val="005D299B"/>
    <w:rsid w:val="005D30E6"/>
    <w:rsid w:val="005D3825"/>
    <w:rsid w:val="005D3AC0"/>
    <w:rsid w:val="005D435C"/>
    <w:rsid w:val="005D7274"/>
    <w:rsid w:val="005E07E5"/>
    <w:rsid w:val="005E2512"/>
    <w:rsid w:val="005E312D"/>
    <w:rsid w:val="005E3F1A"/>
    <w:rsid w:val="005E62A0"/>
    <w:rsid w:val="005E66AB"/>
    <w:rsid w:val="005F008D"/>
    <w:rsid w:val="005F137C"/>
    <w:rsid w:val="005F3E1A"/>
    <w:rsid w:val="005F4849"/>
    <w:rsid w:val="005F4C48"/>
    <w:rsid w:val="005F5165"/>
    <w:rsid w:val="005F5323"/>
    <w:rsid w:val="005F588E"/>
    <w:rsid w:val="005F5BAF"/>
    <w:rsid w:val="005F79D8"/>
    <w:rsid w:val="005F7DFD"/>
    <w:rsid w:val="00600986"/>
    <w:rsid w:val="00601E84"/>
    <w:rsid w:val="0060258E"/>
    <w:rsid w:val="00602902"/>
    <w:rsid w:val="006048C8"/>
    <w:rsid w:val="00604A2D"/>
    <w:rsid w:val="00604DA4"/>
    <w:rsid w:val="00605483"/>
    <w:rsid w:val="006059DA"/>
    <w:rsid w:val="00605B37"/>
    <w:rsid w:val="00606A4D"/>
    <w:rsid w:val="00607E56"/>
    <w:rsid w:val="00611033"/>
    <w:rsid w:val="00612116"/>
    <w:rsid w:val="006130A7"/>
    <w:rsid w:val="00613D22"/>
    <w:rsid w:val="00613E0A"/>
    <w:rsid w:val="00614578"/>
    <w:rsid w:val="00615112"/>
    <w:rsid w:val="00615AB3"/>
    <w:rsid w:val="0061777C"/>
    <w:rsid w:val="00621405"/>
    <w:rsid w:val="006217EB"/>
    <w:rsid w:val="00623DEA"/>
    <w:rsid w:val="00623EC7"/>
    <w:rsid w:val="0062430B"/>
    <w:rsid w:val="006257B5"/>
    <w:rsid w:val="00625800"/>
    <w:rsid w:val="0062667E"/>
    <w:rsid w:val="0062780D"/>
    <w:rsid w:val="0063005C"/>
    <w:rsid w:val="00634A6A"/>
    <w:rsid w:val="00634ABF"/>
    <w:rsid w:val="00635017"/>
    <w:rsid w:val="00635281"/>
    <w:rsid w:val="00635850"/>
    <w:rsid w:val="00635DC3"/>
    <w:rsid w:val="00637104"/>
    <w:rsid w:val="006411CB"/>
    <w:rsid w:val="00641EFB"/>
    <w:rsid w:val="006423FF"/>
    <w:rsid w:val="006429B1"/>
    <w:rsid w:val="00642E7F"/>
    <w:rsid w:val="006430A5"/>
    <w:rsid w:val="006430F5"/>
    <w:rsid w:val="006435AA"/>
    <w:rsid w:val="00644242"/>
    <w:rsid w:val="00644A71"/>
    <w:rsid w:val="00645AB5"/>
    <w:rsid w:val="00646CD3"/>
    <w:rsid w:val="006503AD"/>
    <w:rsid w:val="0065065C"/>
    <w:rsid w:val="00650D50"/>
    <w:rsid w:val="00651D41"/>
    <w:rsid w:val="006528A7"/>
    <w:rsid w:val="0065293C"/>
    <w:rsid w:val="00653AB2"/>
    <w:rsid w:val="00653DAC"/>
    <w:rsid w:val="0065402C"/>
    <w:rsid w:val="006544E3"/>
    <w:rsid w:val="00654E43"/>
    <w:rsid w:val="00656ECB"/>
    <w:rsid w:val="006575C7"/>
    <w:rsid w:val="006579AA"/>
    <w:rsid w:val="00660734"/>
    <w:rsid w:val="0066078A"/>
    <w:rsid w:val="00660ACF"/>
    <w:rsid w:val="00660AFF"/>
    <w:rsid w:val="006613DF"/>
    <w:rsid w:val="00661701"/>
    <w:rsid w:val="00661BE2"/>
    <w:rsid w:val="0066432C"/>
    <w:rsid w:val="00664683"/>
    <w:rsid w:val="00664DCB"/>
    <w:rsid w:val="006653B2"/>
    <w:rsid w:val="006656F0"/>
    <w:rsid w:val="00670D25"/>
    <w:rsid w:val="00674899"/>
    <w:rsid w:val="006748BC"/>
    <w:rsid w:val="00674CFC"/>
    <w:rsid w:val="00675C21"/>
    <w:rsid w:val="00675F25"/>
    <w:rsid w:val="0067699D"/>
    <w:rsid w:val="00676C00"/>
    <w:rsid w:val="00677B73"/>
    <w:rsid w:val="006809B0"/>
    <w:rsid w:val="00680F4B"/>
    <w:rsid w:val="00680FC2"/>
    <w:rsid w:val="00681027"/>
    <w:rsid w:val="006813EA"/>
    <w:rsid w:val="00681B48"/>
    <w:rsid w:val="0068342A"/>
    <w:rsid w:val="00683772"/>
    <w:rsid w:val="00684CD2"/>
    <w:rsid w:val="00686146"/>
    <w:rsid w:val="006868DF"/>
    <w:rsid w:val="00686B4D"/>
    <w:rsid w:val="00686C3D"/>
    <w:rsid w:val="0068757F"/>
    <w:rsid w:val="00690825"/>
    <w:rsid w:val="00691162"/>
    <w:rsid w:val="006913FA"/>
    <w:rsid w:val="00691467"/>
    <w:rsid w:val="006921AA"/>
    <w:rsid w:val="00693707"/>
    <w:rsid w:val="00693A66"/>
    <w:rsid w:val="00693E84"/>
    <w:rsid w:val="00694644"/>
    <w:rsid w:val="0069496E"/>
    <w:rsid w:val="006969AC"/>
    <w:rsid w:val="00696D7E"/>
    <w:rsid w:val="00696EE1"/>
    <w:rsid w:val="00697589"/>
    <w:rsid w:val="006A004F"/>
    <w:rsid w:val="006A0708"/>
    <w:rsid w:val="006A2895"/>
    <w:rsid w:val="006A2DEA"/>
    <w:rsid w:val="006A3130"/>
    <w:rsid w:val="006A3E3F"/>
    <w:rsid w:val="006A3E75"/>
    <w:rsid w:val="006A410F"/>
    <w:rsid w:val="006A4581"/>
    <w:rsid w:val="006A5C11"/>
    <w:rsid w:val="006A60A7"/>
    <w:rsid w:val="006A7381"/>
    <w:rsid w:val="006B1817"/>
    <w:rsid w:val="006B1F94"/>
    <w:rsid w:val="006B2034"/>
    <w:rsid w:val="006B2945"/>
    <w:rsid w:val="006B44E0"/>
    <w:rsid w:val="006B606E"/>
    <w:rsid w:val="006B646E"/>
    <w:rsid w:val="006B7161"/>
    <w:rsid w:val="006B7729"/>
    <w:rsid w:val="006B7992"/>
    <w:rsid w:val="006B7B6A"/>
    <w:rsid w:val="006C1623"/>
    <w:rsid w:val="006C41E3"/>
    <w:rsid w:val="006C445B"/>
    <w:rsid w:val="006C4D53"/>
    <w:rsid w:val="006C4D65"/>
    <w:rsid w:val="006C5B10"/>
    <w:rsid w:val="006C62AA"/>
    <w:rsid w:val="006C7502"/>
    <w:rsid w:val="006D0C31"/>
    <w:rsid w:val="006D0D1B"/>
    <w:rsid w:val="006D1AF7"/>
    <w:rsid w:val="006D2492"/>
    <w:rsid w:val="006D266A"/>
    <w:rsid w:val="006D27DE"/>
    <w:rsid w:val="006D3212"/>
    <w:rsid w:val="006D4078"/>
    <w:rsid w:val="006D544C"/>
    <w:rsid w:val="006D585D"/>
    <w:rsid w:val="006D61FE"/>
    <w:rsid w:val="006D6714"/>
    <w:rsid w:val="006D7898"/>
    <w:rsid w:val="006D7923"/>
    <w:rsid w:val="006E17E1"/>
    <w:rsid w:val="006E1966"/>
    <w:rsid w:val="006E29E3"/>
    <w:rsid w:val="006E2CD0"/>
    <w:rsid w:val="006E2E84"/>
    <w:rsid w:val="006E382B"/>
    <w:rsid w:val="006E4C8D"/>
    <w:rsid w:val="006E53B0"/>
    <w:rsid w:val="006E6E33"/>
    <w:rsid w:val="006E71E3"/>
    <w:rsid w:val="006E7C44"/>
    <w:rsid w:val="006F089B"/>
    <w:rsid w:val="006F0D62"/>
    <w:rsid w:val="006F0E06"/>
    <w:rsid w:val="006F1C4E"/>
    <w:rsid w:val="006F23E1"/>
    <w:rsid w:val="006F2ABC"/>
    <w:rsid w:val="006F3F4E"/>
    <w:rsid w:val="006F5488"/>
    <w:rsid w:val="006F6F58"/>
    <w:rsid w:val="006F79D4"/>
    <w:rsid w:val="006F7DF2"/>
    <w:rsid w:val="00702643"/>
    <w:rsid w:val="007043DB"/>
    <w:rsid w:val="007048FE"/>
    <w:rsid w:val="00706017"/>
    <w:rsid w:val="00706F83"/>
    <w:rsid w:val="00707FE2"/>
    <w:rsid w:val="007104C3"/>
    <w:rsid w:val="007107E1"/>
    <w:rsid w:val="00710BC7"/>
    <w:rsid w:val="00711256"/>
    <w:rsid w:val="00712FCC"/>
    <w:rsid w:val="007135BC"/>
    <w:rsid w:val="00713730"/>
    <w:rsid w:val="00713C40"/>
    <w:rsid w:val="007143EB"/>
    <w:rsid w:val="007157D8"/>
    <w:rsid w:val="00715F16"/>
    <w:rsid w:val="0071696A"/>
    <w:rsid w:val="0071777B"/>
    <w:rsid w:val="00717EDA"/>
    <w:rsid w:val="00720196"/>
    <w:rsid w:val="00721892"/>
    <w:rsid w:val="0072312E"/>
    <w:rsid w:val="00723DC0"/>
    <w:rsid w:val="0072429A"/>
    <w:rsid w:val="00725A83"/>
    <w:rsid w:val="0072618A"/>
    <w:rsid w:val="007266F3"/>
    <w:rsid w:val="00726E9F"/>
    <w:rsid w:val="00727ABE"/>
    <w:rsid w:val="00727D48"/>
    <w:rsid w:val="0073101E"/>
    <w:rsid w:val="007311CB"/>
    <w:rsid w:val="00731876"/>
    <w:rsid w:val="00732893"/>
    <w:rsid w:val="00734319"/>
    <w:rsid w:val="007354A8"/>
    <w:rsid w:val="00736718"/>
    <w:rsid w:val="00737F4D"/>
    <w:rsid w:val="00737FC2"/>
    <w:rsid w:val="00741333"/>
    <w:rsid w:val="007419DC"/>
    <w:rsid w:val="0074280E"/>
    <w:rsid w:val="00743002"/>
    <w:rsid w:val="0074352E"/>
    <w:rsid w:val="00743CBC"/>
    <w:rsid w:val="00745868"/>
    <w:rsid w:val="00745BA6"/>
    <w:rsid w:val="00745E11"/>
    <w:rsid w:val="00746B80"/>
    <w:rsid w:val="007471B2"/>
    <w:rsid w:val="007473FD"/>
    <w:rsid w:val="00747907"/>
    <w:rsid w:val="00747D0F"/>
    <w:rsid w:val="00750072"/>
    <w:rsid w:val="00750317"/>
    <w:rsid w:val="007515C5"/>
    <w:rsid w:val="0075191C"/>
    <w:rsid w:val="00757390"/>
    <w:rsid w:val="007574B1"/>
    <w:rsid w:val="007601C1"/>
    <w:rsid w:val="0076241B"/>
    <w:rsid w:val="007626C8"/>
    <w:rsid w:val="007636C9"/>
    <w:rsid w:val="00763801"/>
    <w:rsid w:val="0076456B"/>
    <w:rsid w:val="00765083"/>
    <w:rsid w:val="007651B7"/>
    <w:rsid w:val="00765674"/>
    <w:rsid w:val="00766F65"/>
    <w:rsid w:val="00767430"/>
    <w:rsid w:val="007700CC"/>
    <w:rsid w:val="007704F2"/>
    <w:rsid w:val="00771292"/>
    <w:rsid w:val="00773D8B"/>
    <w:rsid w:val="007740DA"/>
    <w:rsid w:val="007743B7"/>
    <w:rsid w:val="0077524B"/>
    <w:rsid w:val="007755E3"/>
    <w:rsid w:val="00777E82"/>
    <w:rsid w:val="00780624"/>
    <w:rsid w:val="0078071A"/>
    <w:rsid w:val="00780BF8"/>
    <w:rsid w:val="00781E90"/>
    <w:rsid w:val="00782EA1"/>
    <w:rsid w:val="00783568"/>
    <w:rsid w:val="00784E35"/>
    <w:rsid w:val="00784F1F"/>
    <w:rsid w:val="00787C01"/>
    <w:rsid w:val="00790025"/>
    <w:rsid w:val="0079055E"/>
    <w:rsid w:val="007905A7"/>
    <w:rsid w:val="00790B58"/>
    <w:rsid w:val="00791756"/>
    <w:rsid w:val="00791DD6"/>
    <w:rsid w:val="0079241D"/>
    <w:rsid w:val="007926D4"/>
    <w:rsid w:val="007934A1"/>
    <w:rsid w:val="00794D14"/>
    <w:rsid w:val="00795262"/>
    <w:rsid w:val="00795B9D"/>
    <w:rsid w:val="007A0439"/>
    <w:rsid w:val="007A04D9"/>
    <w:rsid w:val="007A10BA"/>
    <w:rsid w:val="007A14D4"/>
    <w:rsid w:val="007A1B9C"/>
    <w:rsid w:val="007A1D44"/>
    <w:rsid w:val="007A2930"/>
    <w:rsid w:val="007A2CDA"/>
    <w:rsid w:val="007A32D3"/>
    <w:rsid w:val="007A3851"/>
    <w:rsid w:val="007A4D41"/>
    <w:rsid w:val="007A6C4B"/>
    <w:rsid w:val="007A735D"/>
    <w:rsid w:val="007A7631"/>
    <w:rsid w:val="007B172F"/>
    <w:rsid w:val="007B25E3"/>
    <w:rsid w:val="007B4322"/>
    <w:rsid w:val="007B65FE"/>
    <w:rsid w:val="007B76E8"/>
    <w:rsid w:val="007B783A"/>
    <w:rsid w:val="007C07ED"/>
    <w:rsid w:val="007C0FFB"/>
    <w:rsid w:val="007C133F"/>
    <w:rsid w:val="007C1A42"/>
    <w:rsid w:val="007C1B03"/>
    <w:rsid w:val="007C26EC"/>
    <w:rsid w:val="007C2A7C"/>
    <w:rsid w:val="007C34DB"/>
    <w:rsid w:val="007C5189"/>
    <w:rsid w:val="007C56D0"/>
    <w:rsid w:val="007C5DA4"/>
    <w:rsid w:val="007C72B1"/>
    <w:rsid w:val="007D0584"/>
    <w:rsid w:val="007D06FB"/>
    <w:rsid w:val="007D0D10"/>
    <w:rsid w:val="007D25DE"/>
    <w:rsid w:val="007D2B28"/>
    <w:rsid w:val="007D487D"/>
    <w:rsid w:val="007D610C"/>
    <w:rsid w:val="007D7C2E"/>
    <w:rsid w:val="007E0672"/>
    <w:rsid w:val="007E08C7"/>
    <w:rsid w:val="007E0F76"/>
    <w:rsid w:val="007E1D08"/>
    <w:rsid w:val="007E1D9D"/>
    <w:rsid w:val="007E2BF5"/>
    <w:rsid w:val="007E2D55"/>
    <w:rsid w:val="007E3738"/>
    <w:rsid w:val="007E37FF"/>
    <w:rsid w:val="007E3FCC"/>
    <w:rsid w:val="007E4BE4"/>
    <w:rsid w:val="007E5ED0"/>
    <w:rsid w:val="007E5F8C"/>
    <w:rsid w:val="007E6FD2"/>
    <w:rsid w:val="007E72FE"/>
    <w:rsid w:val="007E7513"/>
    <w:rsid w:val="007E755A"/>
    <w:rsid w:val="007F0B8E"/>
    <w:rsid w:val="007F0D44"/>
    <w:rsid w:val="007F1F8D"/>
    <w:rsid w:val="007F360D"/>
    <w:rsid w:val="007F37F7"/>
    <w:rsid w:val="007F3FB1"/>
    <w:rsid w:val="007F4952"/>
    <w:rsid w:val="007F54DF"/>
    <w:rsid w:val="008001E4"/>
    <w:rsid w:val="008006F4"/>
    <w:rsid w:val="00800ECA"/>
    <w:rsid w:val="00801095"/>
    <w:rsid w:val="00801932"/>
    <w:rsid w:val="00801CB7"/>
    <w:rsid w:val="0080227E"/>
    <w:rsid w:val="00803F6F"/>
    <w:rsid w:val="00805516"/>
    <w:rsid w:val="00807626"/>
    <w:rsid w:val="008126E8"/>
    <w:rsid w:val="00812A2F"/>
    <w:rsid w:val="00812B38"/>
    <w:rsid w:val="00813329"/>
    <w:rsid w:val="0081398A"/>
    <w:rsid w:val="00813AFA"/>
    <w:rsid w:val="00815A64"/>
    <w:rsid w:val="00816076"/>
    <w:rsid w:val="0081629D"/>
    <w:rsid w:val="0081634F"/>
    <w:rsid w:val="00816A1E"/>
    <w:rsid w:val="00816C76"/>
    <w:rsid w:val="008175A2"/>
    <w:rsid w:val="008175E2"/>
    <w:rsid w:val="00821537"/>
    <w:rsid w:val="00821679"/>
    <w:rsid w:val="00822F59"/>
    <w:rsid w:val="00822F6E"/>
    <w:rsid w:val="008249E6"/>
    <w:rsid w:val="00824E3C"/>
    <w:rsid w:val="008251E4"/>
    <w:rsid w:val="00826DE8"/>
    <w:rsid w:val="008276C8"/>
    <w:rsid w:val="008276E0"/>
    <w:rsid w:val="00827881"/>
    <w:rsid w:val="00827D51"/>
    <w:rsid w:val="008306F5"/>
    <w:rsid w:val="008308E7"/>
    <w:rsid w:val="00832ECF"/>
    <w:rsid w:val="00833328"/>
    <w:rsid w:val="008335A5"/>
    <w:rsid w:val="00835E8C"/>
    <w:rsid w:val="00835FDE"/>
    <w:rsid w:val="00837D79"/>
    <w:rsid w:val="00837F4A"/>
    <w:rsid w:val="00841298"/>
    <w:rsid w:val="00842942"/>
    <w:rsid w:val="00842A82"/>
    <w:rsid w:val="008436A2"/>
    <w:rsid w:val="0084371F"/>
    <w:rsid w:val="008442F4"/>
    <w:rsid w:val="00844B37"/>
    <w:rsid w:val="00844FDA"/>
    <w:rsid w:val="00846446"/>
    <w:rsid w:val="00847823"/>
    <w:rsid w:val="00851C6E"/>
    <w:rsid w:val="00851C9C"/>
    <w:rsid w:val="00852E16"/>
    <w:rsid w:val="0085348E"/>
    <w:rsid w:val="00855B7A"/>
    <w:rsid w:val="00856214"/>
    <w:rsid w:val="00856F61"/>
    <w:rsid w:val="008572D5"/>
    <w:rsid w:val="00861263"/>
    <w:rsid w:val="00863416"/>
    <w:rsid w:val="0086403A"/>
    <w:rsid w:val="00864549"/>
    <w:rsid w:val="008647CB"/>
    <w:rsid w:val="00865DE2"/>
    <w:rsid w:val="008662A0"/>
    <w:rsid w:val="0086637C"/>
    <w:rsid w:val="00867987"/>
    <w:rsid w:val="0087080F"/>
    <w:rsid w:val="00870A28"/>
    <w:rsid w:val="00870C39"/>
    <w:rsid w:val="00871AA1"/>
    <w:rsid w:val="00872235"/>
    <w:rsid w:val="00872E96"/>
    <w:rsid w:val="0087312D"/>
    <w:rsid w:val="00873662"/>
    <w:rsid w:val="00873CFC"/>
    <w:rsid w:val="008743A0"/>
    <w:rsid w:val="008758B4"/>
    <w:rsid w:val="0087617B"/>
    <w:rsid w:val="00880EBB"/>
    <w:rsid w:val="00882EEE"/>
    <w:rsid w:val="008849C2"/>
    <w:rsid w:val="00885C35"/>
    <w:rsid w:val="008867E1"/>
    <w:rsid w:val="00886C28"/>
    <w:rsid w:val="00886FD1"/>
    <w:rsid w:val="008900FC"/>
    <w:rsid w:val="00890440"/>
    <w:rsid w:val="0089045B"/>
    <w:rsid w:val="00890753"/>
    <w:rsid w:val="008909D0"/>
    <w:rsid w:val="00890D81"/>
    <w:rsid w:val="008935F0"/>
    <w:rsid w:val="008940F1"/>
    <w:rsid w:val="008948F6"/>
    <w:rsid w:val="00894B26"/>
    <w:rsid w:val="00895505"/>
    <w:rsid w:val="008960FA"/>
    <w:rsid w:val="00897154"/>
    <w:rsid w:val="00897F6E"/>
    <w:rsid w:val="008A00A5"/>
    <w:rsid w:val="008A019C"/>
    <w:rsid w:val="008A38AB"/>
    <w:rsid w:val="008A4242"/>
    <w:rsid w:val="008A51B8"/>
    <w:rsid w:val="008A51FB"/>
    <w:rsid w:val="008A5AA2"/>
    <w:rsid w:val="008A71CC"/>
    <w:rsid w:val="008B10D7"/>
    <w:rsid w:val="008B1517"/>
    <w:rsid w:val="008B2703"/>
    <w:rsid w:val="008B2B05"/>
    <w:rsid w:val="008B2E37"/>
    <w:rsid w:val="008B45A3"/>
    <w:rsid w:val="008B4B7D"/>
    <w:rsid w:val="008B51A2"/>
    <w:rsid w:val="008B634E"/>
    <w:rsid w:val="008B6C38"/>
    <w:rsid w:val="008B6C78"/>
    <w:rsid w:val="008B776D"/>
    <w:rsid w:val="008B79B8"/>
    <w:rsid w:val="008C12FF"/>
    <w:rsid w:val="008C15EE"/>
    <w:rsid w:val="008C1AA9"/>
    <w:rsid w:val="008C2A5D"/>
    <w:rsid w:val="008C3043"/>
    <w:rsid w:val="008C3B99"/>
    <w:rsid w:val="008C42A8"/>
    <w:rsid w:val="008C5560"/>
    <w:rsid w:val="008C7091"/>
    <w:rsid w:val="008C7E0C"/>
    <w:rsid w:val="008D0987"/>
    <w:rsid w:val="008D260F"/>
    <w:rsid w:val="008D362F"/>
    <w:rsid w:val="008D4C87"/>
    <w:rsid w:val="008D558A"/>
    <w:rsid w:val="008D625C"/>
    <w:rsid w:val="008D6BF9"/>
    <w:rsid w:val="008D6CF9"/>
    <w:rsid w:val="008D6EDB"/>
    <w:rsid w:val="008D7AD1"/>
    <w:rsid w:val="008D7AD8"/>
    <w:rsid w:val="008E075A"/>
    <w:rsid w:val="008E0CA3"/>
    <w:rsid w:val="008E0E5F"/>
    <w:rsid w:val="008E170B"/>
    <w:rsid w:val="008E29D8"/>
    <w:rsid w:val="008E2CDB"/>
    <w:rsid w:val="008E3004"/>
    <w:rsid w:val="008E3716"/>
    <w:rsid w:val="008E3E33"/>
    <w:rsid w:val="008E40C5"/>
    <w:rsid w:val="008E4176"/>
    <w:rsid w:val="008E74B6"/>
    <w:rsid w:val="008E78DA"/>
    <w:rsid w:val="008F0C78"/>
    <w:rsid w:val="008F1E7D"/>
    <w:rsid w:val="008F29BE"/>
    <w:rsid w:val="008F29E3"/>
    <w:rsid w:val="008F2E4E"/>
    <w:rsid w:val="008F4138"/>
    <w:rsid w:val="008F43A1"/>
    <w:rsid w:val="008F6964"/>
    <w:rsid w:val="008F6B2D"/>
    <w:rsid w:val="008F6CCB"/>
    <w:rsid w:val="008F7058"/>
    <w:rsid w:val="008F70DD"/>
    <w:rsid w:val="009002F2"/>
    <w:rsid w:val="009012FA"/>
    <w:rsid w:val="009013E7"/>
    <w:rsid w:val="009026D3"/>
    <w:rsid w:val="00903176"/>
    <w:rsid w:val="00905344"/>
    <w:rsid w:val="00905906"/>
    <w:rsid w:val="009060E6"/>
    <w:rsid w:val="009065F8"/>
    <w:rsid w:val="009071E9"/>
    <w:rsid w:val="0090740E"/>
    <w:rsid w:val="00910645"/>
    <w:rsid w:val="00911375"/>
    <w:rsid w:val="009113B1"/>
    <w:rsid w:val="009119BA"/>
    <w:rsid w:val="00911D58"/>
    <w:rsid w:val="00912973"/>
    <w:rsid w:val="00912DDE"/>
    <w:rsid w:val="00913095"/>
    <w:rsid w:val="0091431F"/>
    <w:rsid w:val="00914E7C"/>
    <w:rsid w:val="00917B33"/>
    <w:rsid w:val="009201EA"/>
    <w:rsid w:val="0092161A"/>
    <w:rsid w:val="00921E9F"/>
    <w:rsid w:val="00922A5E"/>
    <w:rsid w:val="00923C25"/>
    <w:rsid w:val="00924A2A"/>
    <w:rsid w:val="00924E9C"/>
    <w:rsid w:val="009252CF"/>
    <w:rsid w:val="00925A92"/>
    <w:rsid w:val="00926299"/>
    <w:rsid w:val="00926BD8"/>
    <w:rsid w:val="00927040"/>
    <w:rsid w:val="009276C4"/>
    <w:rsid w:val="00930323"/>
    <w:rsid w:val="0093091B"/>
    <w:rsid w:val="00930A72"/>
    <w:rsid w:val="00930F38"/>
    <w:rsid w:val="009345C6"/>
    <w:rsid w:val="009348CF"/>
    <w:rsid w:val="0093599F"/>
    <w:rsid w:val="00936D19"/>
    <w:rsid w:val="00936E1B"/>
    <w:rsid w:val="009412E7"/>
    <w:rsid w:val="00941824"/>
    <w:rsid w:val="00941A20"/>
    <w:rsid w:val="009425E8"/>
    <w:rsid w:val="009438A7"/>
    <w:rsid w:val="00943C5B"/>
    <w:rsid w:val="0094422D"/>
    <w:rsid w:val="009448AB"/>
    <w:rsid w:val="0094497F"/>
    <w:rsid w:val="00945F87"/>
    <w:rsid w:val="0095179C"/>
    <w:rsid w:val="00951DC4"/>
    <w:rsid w:val="00951F37"/>
    <w:rsid w:val="0095254F"/>
    <w:rsid w:val="0095274F"/>
    <w:rsid w:val="0095291F"/>
    <w:rsid w:val="009529F9"/>
    <w:rsid w:val="009531CF"/>
    <w:rsid w:val="00954C81"/>
    <w:rsid w:val="009550F9"/>
    <w:rsid w:val="009553BD"/>
    <w:rsid w:val="00955F81"/>
    <w:rsid w:val="00956181"/>
    <w:rsid w:val="0095676F"/>
    <w:rsid w:val="009569B0"/>
    <w:rsid w:val="009602D7"/>
    <w:rsid w:val="009607A6"/>
    <w:rsid w:val="00960A30"/>
    <w:rsid w:val="00964FCB"/>
    <w:rsid w:val="0096536B"/>
    <w:rsid w:val="009662C3"/>
    <w:rsid w:val="00966C3A"/>
    <w:rsid w:val="00970356"/>
    <w:rsid w:val="009711B1"/>
    <w:rsid w:val="009715F1"/>
    <w:rsid w:val="00971BC4"/>
    <w:rsid w:val="0097211B"/>
    <w:rsid w:val="00972267"/>
    <w:rsid w:val="009730E0"/>
    <w:rsid w:val="00973362"/>
    <w:rsid w:val="00973F10"/>
    <w:rsid w:val="00974A09"/>
    <w:rsid w:val="00976286"/>
    <w:rsid w:val="00976ADC"/>
    <w:rsid w:val="00977681"/>
    <w:rsid w:val="00977685"/>
    <w:rsid w:val="009802AE"/>
    <w:rsid w:val="00983704"/>
    <w:rsid w:val="00984F41"/>
    <w:rsid w:val="00985DA7"/>
    <w:rsid w:val="009906F0"/>
    <w:rsid w:val="00990DAD"/>
    <w:rsid w:val="0099194B"/>
    <w:rsid w:val="009919E2"/>
    <w:rsid w:val="00991B9D"/>
    <w:rsid w:val="0099288B"/>
    <w:rsid w:val="00993A6A"/>
    <w:rsid w:val="00994369"/>
    <w:rsid w:val="00994B1C"/>
    <w:rsid w:val="009971AB"/>
    <w:rsid w:val="009979AA"/>
    <w:rsid w:val="009A049F"/>
    <w:rsid w:val="009A06F0"/>
    <w:rsid w:val="009A0E0B"/>
    <w:rsid w:val="009A15D5"/>
    <w:rsid w:val="009A1E29"/>
    <w:rsid w:val="009A22A6"/>
    <w:rsid w:val="009A257A"/>
    <w:rsid w:val="009A291C"/>
    <w:rsid w:val="009A2B32"/>
    <w:rsid w:val="009A2BC5"/>
    <w:rsid w:val="009A3DE6"/>
    <w:rsid w:val="009A402D"/>
    <w:rsid w:val="009A503C"/>
    <w:rsid w:val="009A63FB"/>
    <w:rsid w:val="009A6C94"/>
    <w:rsid w:val="009A6ED7"/>
    <w:rsid w:val="009A722E"/>
    <w:rsid w:val="009A7409"/>
    <w:rsid w:val="009A7420"/>
    <w:rsid w:val="009B1171"/>
    <w:rsid w:val="009B194E"/>
    <w:rsid w:val="009B1B3C"/>
    <w:rsid w:val="009B21EC"/>
    <w:rsid w:val="009B24AB"/>
    <w:rsid w:val="009B2F9A"/>
    <w:rsid w:val="009B660D"/>
    <w:rsid w:val="009B7794"/>
    <w:rsid w:val="009C0D06"/>
    <w:rsid w:val="009C11BC"/>
    <w:rsid w:val="009C168C"/>
    <w:rsid w:val="009C20D7"/>
    <w:rsid w:val="009C2358"/>
    <w:rsid w:val="009C24F9"/>
    <w:rsid w:val="009C31F2"/>
    <w:rsid w:val="009C3221"/>
    <w:rsid w:val="009C39C4"/>
    <w:rsid w:val="009C48F2"/>
    <w:rsid w:val="009C4B2C"/>
    <w:rsid w:val="009C577A"/>
    <w:rsid w:val="009C5C94"/>
    <w:rsid w:val="009C7191"/>
    <w:rsid w:val="009C722F"/>
    <w:rsid w:val="009C7377"/>
    <w:rsid w:val="009C738D"/>
    <w:rsid w:val="009C7984"/>
    <w:rsid w:val="009C7D35"/>
    <w:rsid w:val="009D23D8"/>
    <w:rsid w:val="009D38DA"/>
    <w:rsid w:val="009D6D23"/>
    <w:rsid w:val="009D73C9"/>
    <w:rsid w:val="009D7772"/>
    <w:rsid w:val="009E0276"/>
    <w:rsid w:val="009E0409"/>
    <w:rsid w:val="009E043E"/>
    <w:rsid w:val="009E08C0"/>
    <w:rsid w:val="009E08E6"/>
    <w:rsid w:val="009E102F"/>
    <w:rsid w:val="009E1090"/>
    <w:rsid w:val="009E18EE"/>
    <w:rsid w:val="009E19B8"/>
    <w:rsid w:val="009E423C"/>
    <w:rsid w:val="009E4472"/>
    <w:rsid w:val="009E67E0"/>
    <w:rsid w:val="009E6885"/>
    <w:rsid w:val="009E6CEC"/>
    <w:rsid w:val="009E7F34"/>
    <w:rsid w:val="009F0050"/>
    <w:rsid w:val="009F29CE"/>
    <w:rsid w:val="009F4912"/>
    <w:rsid w:val="009F497D"/>
    <w:rsid w:val="009F53AD"/>
    <w:rsid w:val="009F682F"/>
    <w:rsid w:val="009F6A8F"/>
    <w:rsid w:val="009F71DA"/>
    <w:rsid w:val="009F7B8F"/>
    <w:rsid w:val="00A01263"/>
    <w:rsid w:val="00A0136B"/>
    <w:rsid w:val="00A02F95"/>
    <w:rsid w:val="00A03586"/>
    <w:rsid w:val="00A03A79"/>
    <w:rsid w:val="00A044FE"/>
    <w:rsid w:val="00A04A60"/>
    <w:rsid w:val="00A0640A"/>
    <w:rsid w:val="00A064E8"/>
    <w:rsid w:val="00A064EC"/>
    <w:rsid w:val="00A06F5E"/>
    <w:rsid w:val="00A06FDD"/>
    <w:rsid w:val="00A07012"/>
    <w:rsid w:val="00A079AC"/>
    <w:rsid w:val="00A07EB2"/>
    <w:rsid w:val="00A10EB6"/>
    <w:rsid w:val="00A11A08"/>
    <w:rsid w:val="00A121CF"/>
    <w:rsid w:val="00A12C11"/>
    <w:rsid w:val="00A12C62"/>
    <w:rsid w:val="00A13ACE"/>
    <w:rsid w:val="00A17E38"/>
    <w:rsid w:val="00A20335"/>
    <w:rsid w:val="00A205A1"/>
    <w:rsid w:val="00A205B8"/>
    <w:rsid w:val="00A20EFF"/>
    <w:rsid w:val="00A22386"/>
    <w:rsid w:val="00A224F3"/>
    <w:rsid w:val="00A2277E"/>
    <w:rsid w:val="00A22DA7"/>
    <w:rsid w:val="00A23D27"/>
    <w:rsid w:val="00A24371"/>
    <w:rsid w:val="00A24595"/>
    <w:rsid w:val="00A25C9A"/>
    <w:rsid w:val="00A26B97"/>
    <w:rsid w:val="00A3027C"/>
    <w:rsid w:val="00A3088E"/>
    <w:rsid w:val="00A30ACE"/>
    <w:rsid w:val="00A32485"/>
    <w:rsid w:val="00A326C7"/>
    <w:rsid w:val="00A3459E"/>
    <w:rsid w:val="00A34710"/>
    <w:rsid w:val="00A34AA8"/>
    <w:rsid w:val="00A3644F"/>
    <w:rsid w:val="00A367AB"/>
    <w:rsid w:val="00A40754"/>
    <w:rsid w:val="00A40789"/>
    <w:rsid w:val="00A4079E"/>
    <w:rsid w:val="00A407D8"/>
    <w:rsid w:val="00A41140"/>
    <w:rsid w:val="00A41957"/>
    <w:rsid w:val="00A41CD4"/>
    <w:rsid w:val="00A42156"/>
    <w:rsid w:val="00A42176"/>
    <w:rsid w:val="00A44B60"/>
    <w:rsid w:val="00A453ED"/>
    <w:rsid w:val="00A45810"/>
    <w:rsid w:val="00A45AE1"/>
    <w:rsid w:val="00A45D62"/>
    <w:rsid w:val="00A45FF8"/>
    <w:rsid w:val="00A4615A"/>
    <w:rsid w:val="00A462F3"/>
    <w:rsid w:val="00A463CD"/>
    <w:rsid w:val="00A46440"/>
    <w:rsid w:val="00A5011A"/>
    <w:rsid w:val="00A513D8"/>
    <w:rsid w:val="00A513F0"/>
    <w:rsid w:val="00A5300E"/>
    <w:rsid w:val="00A53065"/>
    <w:rsid w:val="00A534F9"/>
    <w:rsid w:val="00A538E4"/>
    <w:rsid w:val="00A539CB"/>
    <w:rsid w:val="00A53A37"/>
    <w:rsid w:val="00A54107"/>
    <w:rsid w:val="00A54B40"/>
    <w:rsid w:val="00A54DD0"/>
    <w:rsid w:val="00A5625E"/>
    <w:rsid w:val="00A57651"/>
    <w:rsid w:val="00A60838"/>
    <w:rsid w:val="00A60F50"/>
    <w:rsid w:val="00A6112C"/>
    <w:rsid w:val="00A61DE5"/>
    <w:rsid w:val="00A61E5F"/>
    <w:rsid w:val="00A62194"/>
    <w:rsid w:val="00A63410"/>
    <w:rsid w:val="00A63706"/>
    <w:rsid w:val="00A63D5F"/>
    <w:rsid w:val="00A64776"/>
    <w:rsid w:val="00A650EC"/>
    <w:rsid w:val="00A655E5"/>
    <w:rsid w:val="00A65BA4"/>
    <w:rsid w:val="00A66737"/>
    <w:rsid w:val="00A67EB2"/>
    <w:rsid w:val="00A700BB"/>
    <w:rsid w:val="00A70618"/>
    <w:rsid w:val="00A7068A"/>
    <w:rsid w:val="00A7257D"/>
    <w:rsid w:val="00A73019"/>
    <w:rsid w:val="00A73801"/>
    <w:rsid w:val="00A73C8B"/>
    <w:rsid w:val="00A74E28"/>
    <w:rsid w:val="00A759D1"/>
    <w:rsid w:val="00A76425"/>
    <w:rsid w:val="00A777E8"/>
    <w:rsid w:val="00A810F5"/>
    <w:rsid w:val="00A82359"/>
    <w:rsid w:val="00A82817"/>
    <w:rsid w:val="00A83862"/>
    <w:rsid w:val="00A83E5E"/>
    <w:rsid w:val="00A842F8"/>
    <w:rsid w:val="00A85350"/>
    <w:rsid w:val="00A85570"/>
    <w:rsid w:val="00A856A3"/>
    <w:rsid w:val="00A872C2"/>
    <w:rsid w:val="00A8751A"/>
    <w:rsid w:val="00A87C06"/>
    <w:rsid w:val="00A87D91"/>
    <w:rsid w:val="00A90660"/>
    <w:rsid w:val="00A9126A"/>
    <w:rsid w:val="00A913F8"/>
    <w:rsid w:val="00A92EC7"/>
    <w:rsid w:val="00A93115"/>
    <w:rsid w:val="00A94854"/>
    <w:rsid w:val="00A95FD1"/>
    <w:rsid w:val="00A977D5"/>
    <w:rsid w:val="00A978AB"/>
    <w:rsid w:val="00A97E09"/>
    <w:rsid w:val="00AA0583"/>
    <w:rsid w:val="00AA0783"/>
    <w:rsid w:val="00AA07D2"/>
    <w:rsid w:val="00AA0B2D"/>
    <w:rsid w:val="00AA2DCD"/>
    <w:rsid w:val="00AA2DF8"/>
    <w:rsid w:val="00AA4675"/>
    <w:rsid w:val="00AA5AB8"/>
    <w:rsid w:val="00AA68A3"/>
    <w:rsid w:val="00AA6C10"/>
    <w:rsid w:val="00AA7DC5"/>
    <w:rsid w:val="00AB039D"/>
    <w:rsid w:val="00AB05CB"/>
    <w:rsid w:val="00AB0C85"/>
    <w:rsid w:val="00AB0C8C"/>
    <w:rsid w:val="00AB0E00"/>
    <w:rsid w:val="00AB0E15"/>
    <w:rsid w:val="00AB1128"/>
    <w:rsid w:val="00AB1BEF"/>
    <w:rsid w:val="00AB462F"/>
    <w:rsid w:val="00AB4D24"/>
    <w:rsid w:val="00AB538F"/>
    <w:rsid w:val="00AB54F2"/>
    <w:rsid w:val="00AB5F3B"/>
    <w:rsid w:val="00AB708B"/>
    <w:rsid w:val="00AC1029"/>
    <w:rsid w:val="00AC171B"/>
    <w:rsid w:val="00AC23BE"/>
    <w:rsid w:val="00AC2699"/>
    <w:rsid w:val="00AC3B91"/>
    <w:rsid w:val="00AC4B70"/>
    <w:rsid w:val="00AC5B4E"/>
    <w:rsid w:val="00AC61D2"/>
    <w:rsid w:val="00AC6ECD"/>
    <w:rsid w:val="00AC7AA6"/>
    <w:rsid w:val="00AD082C"/>
    <w:rsid w:val="00AD0F0B"/>
    <w:rsid w:val="00AD173F"/>
    <w:rsid w:val="00AD20E0"/>
    <w:rsid w:val="00AD2302"/>
    <w:rsid w:val="00AD25E5"/>
    <w:rsid w:val="00AD3A4F"/>
    <w:rsid w:val="00AD3D47"/>
    <w:rsid w:val="00AD40A5"/>
    <w:rsid w:val="00AD5A33"/>
    <w:rsid w:val="00AD6801"/>
    <w:rsid w:val="00AD6F30"/>
    <w:rsid w:val="00AE030C"/>
    <w:rsid w:val="00AE083F"/>
    <w:rsid w:val="00AE0BE7"/>
    <w:rsid w:val="00AE0E7F"/>
    <w:rsid w:val="00AE16E2"/>
    <w:rsid w:val="00AE1E04"/>
    <w:rsid w:val="00AE235B"/>
    <w:rsid w:val="00AE27D3"/>
    <w:rsid w:val="00AE2E84"/>
    <w:rsid w:val="00AE48F0"/>
    <w:rsid w:val="00AE495D"/>
    <w:rsid w:val="00AE4B92"/>
    <w:rsid w:val="00AE589F"/>
    <w:rsid w:val="00AE6749"/>
    <w:rsid w:val="00AF0075"/>
    <w:rsid w:val="00AF2377"/>
    <w:rsid w:val="00AF247B"/>
    <w:rsid w:val="00AF28EC"/>
    <w:rsid w:val="00AF39DF"/>
    <w:rsid w:val="00AF4780"/>
    <w:rsid w:val="00AF48A0"/>
    <w:rsid w:val="00AF4F46"/>
    <w:rsid w:val="00AF5BE1"/>
    <w:rsid w:val="00AF79F7"/>
    <w:rsid w:val="00B01F93"/>
    <w:rsid w:val="00B023A9"/>
    <w:rsid w:val="00B023C4"/>
    <w:rsid w:val="00B02995"/>
    <w:rsid w:val="00B035A9"/>
    <w:rsid w:val="00B05777"/>
    <w:rsid w:val="00B05B64"/>
    <w:rsid w:val="00B05CFA"/>
    <w:rsid w:val="00B06406"/>
    <w:rsid w:val="00B06970"/>
    <w:rsid w:val="00B06C21"/>
    <w:rsid w:val="00B1200F"/>
    <w:rsid w:val="00B120B1"/>
    <w:rsid w:val="00B1374F"/>
    <w:rsid w:val="00B13D8B"/>
    <w:rsid w:val="00B15698"/>
    <w:rsid w:val="00B17973"/>
    <w:rsid w:val="00B17E20"/>
    <w:rsid w:val="00B206F8"/>
    <w:rsid w:val="00B20A6B"/>
    <w:rsid w:val="00B21A1C"/>
    <w:rsid w:val="00B21F49"/>
    <w:rsid w:val="00B22517"/>
    <w:rsid w:val="00B23D71"/>
    <w:rsid w:val="00B24335"/>
    <w:rsid w:val="00B25B87"/>
    <w:rsid w:val="00B272CF"/>
    <w:rsid w:val="00B27F4E"/>
    <w:rsid w:val="00B30098"/>
    <w:rsid w:val="00B31A03"/>
    <w:rsid w:val="00B325C6"/>
    <w:rsid w:val="00B32B11"/>
    <w:rsid w:val="00B341C2"/>
    <w:rsid w:val="00B34205"/>
    <w:rsid w:val="00B36CC1"/>
    <w:rsid w:val="00B3783C"/>
    <w:rsid w:val="00B37A49"/>
    <w:rsid w:val="00B37B5E"/>
    <w:rsid w:val="00B4000A"/>
    <w:rsid w:val="00B401BD"/>
    <w:rsid w:val="00B40CC3"/>
    <w:rsid w:val="00B4256F"/>
    <w:rsid w:val="00B42A9C"/>
    <w:rsid w:val="00B457BC"/>
    <w:rsid w:val="00B465AA"/>
    <w:rsid w:val="00B46C93"/>
    <w:rsid w:val="00B47850"/>
    <w:rsid w:val="00B47A1A"/>
    <w:rsid w:val="00B47E34"/>
    <w:rsid w:val="00B50C62"/>
    <w:rsid w:val="00B5161C"/>
    <w:rsid w:val="00B52262"/>
    <w:rsid w:val="00B543AA"/>
    <w:rsid w:val="00B555ED"/>
    <w:rsid w:val="00B55D9C"/>
    <w:rsid w:val="00B5613A"/>
    <w:rsid w:val="00B561C1"/>
    <w:rsid w:val="00B5639D"/>
    <w:rsid w:val="00B56C9F"/>
    <w:rsid w:val="00B608CC"/>
    <w:rsid w:val="00B60C5F"/>
    <w:rsid w:val="00B6389B"/>
    <w:rsid w:val="00B65FCF"/>
    <w:rsid w:val="00B66FA7"/>
    <w:rsid w:val="00B672DA"/>
    <w:rsid w:val="00B678BF"/>
    <w:rsid w:val="00B701E0"/>
    <w:rsid w:val="00B70216"/>
    <w:rsid w:val="00B70EE3"/>
    <w:rsid w:val="00B72042"/>
    <w:rsid w:val="00B7233D"/>
    <w:rsid w:val="00B72BDA"/>
    <w:rsid w:val="00B73CB6"/>
    <w:rsid w:val="00B74C0F"/>
    <w:rsid w:val="00B81D21"/>
    <w:rsid w:val="00B820BD"/>
    <w:rsid w:val="00B825E4"/>
    <w:rsid w:val="00B827EA"/>
    <w:rsid w:val="00B82DFE"/>
    <w:rsid w:val="00B83B27"/>
    <w:rsid w:val="00B8486B"/>
    <w:rsid w:val="00B852DB"/>
    <w:rsid w:val="00B869F4"/>
    <w:rsid w:val="00B86C73"/>
    <w:rsid w:val="00B87786"/>
    <w:rsid w:val="00B878CD"/>
    <w:rsid w:val="00B87F12"/>
    <w:rsid w:val="00B87F1C"/>
    <w:rsid w:val="00B90356"/>
    <w:rsid w:val="00B90A73"/>
    <w:rsid w:val="00B92800"/>
    <w:rsid w:val="00B9295B"/>
    <w:rsid w:val="00B93764"/>
    <w:rsid w:val="00B93D90"/>
    <w:rsid w:val="00B94180"/>
    <w:rsid w:val="00B94784"/>
    <w:rsid w:val="00B95499"/>
    <w:rsid w:val="00B968C2"/>
    <w:rsid w:val="00B9767D"/>
    <w:rsid w:val="00BA0B42"/>
    <w:rsid w:val="00BA1404"/>
    <w:rsid w:val="00BA2D55"/>
    <w:rsid w:val="00BA64B2"/>
    <w:rsid w:val="00BA7881"/>
    <w:rsid w:val="00BA7914"/>
    <w:rsid w:val="00BA7A5F"/>
    <w:rsid w:val="00BB010B"/>
    <w:rsid w:val="00BB0E70"/>
    <w:rsid w:val="00BB1C30"/>
    <w:rsid w:val="00BB2E36"/>
    <w:rsid w:val="00BB3BCA"/>
    <w:rsid w:val="00BB5285"/>
    <w:rsid w:val="00BB68FE"/>
    <w:rsid w:val="00BB69AE"/>
    <w:rsid w:val="00BB6B8A"/>
    <w:rsid w:val="00BB7435"/>
    <w:rsid w:val="00BC169D"/>
    <w:rsid w:val="00BC19C3"/>
    <w:rsid w:val="00BC259E"/>
    <w:rsid w:val="00BC2B21"/>
    <w:rsid w:val="00BC2B98"/>
    <w:rsid w:val="00BC2C7B"/>
    <w:rsid w:val="00BC2D09"/>
    <w:rsid w:val="00BC3439"/>
    <w:rsid w:val="00BC34FE"/>
    <w:rsid w:val="00BC3A0A"/>
    <w:rsid w:val="00BC54BC"/>
    <w:rsid w:val="00BC6900"/>
    <w:rsid w:val="00BC6A60"/>
    <w:rsid w:val="00BC7889"/>
    <w:rsid w:val="00BD047D"/>
    <w:rsid w:val="00BD08E2"/>
    <w:rsid w:val="00BD15DA"/>
    <w:rsid w:val="00BD1C4A"/>
    <w:rsid w:val="00BD25F8"/>
    <w:rsid w:val="00BD3006"/>
    <w:rsid w:val="00BD32A2"/>
    <w:rsid w:val="00BD44B3"/>
    <w:rsid w:val="00BD5FE7"/>
    <w:rsid w:val="00BD6D18"/>
    <w:rsid w:val="00BD76F6"/>
    <w:rsid w:val="00BD7FD7"/>
    <w:rsid w:val="00BE0A8B"/>
    <w:rsid w:val="00BE1BE8"/>
    <w:rsid w:val="00BE2D4C"/>
    <w:rsid w:val="00BE4736"/>
    <w:rsid w:val="00BE4CAA"/>
    <w:rsid w:val="00BE54F2"/>
    <w:rsid w:val="00BE6129"/>
    <w:rsid w:val="00BE62EF"/>
    <w:rsid w:val="00BE6551"/>
    <w:rsid w:val="00BF0273"/>
    <w:rsid w:val="00BF0A73"/>
    <w:rsid w:val="00BF4608"/>
    <w:rsid w:val="00BF4EE0"/>
    <w:rsid w:val="00BF6E71"/>
    <w:rsid w:val="00C01904"/>
    <w:rsid w:val="00C0288A"/>
    <w:rsid w:val="00C03DB9"/>
    <w:rsid w:val="00C04AE0"/>
    <w:rsid w:val="00C04F76"/>
    <w:rsid w:val="00C05088"/>
    <w:rsid w:val="00C05204"/>
    <w:rsid w:val="00C05BAA"/>
    <w:rsid w:val="00C06860"/>
    <w:rsid w:val="00C13DE9"/>
    <w:rsid w:val="00C14B07"/>
    <w:rsid w:val="00C15D31"/>
    <w:rsid w:val="00C1618C"/>
    <w:rsid w:val="00C16FDE"/>
    <w:rsid w:val="00C178F6"/>
    <w:rsid w:val="00C20004"/>
    <w:rsid w:val="00C20454"/>
    <w:rsid w:val="00C209CC"/>
    <w:rsid w:val="00C20D63"/>
    <w:rsid w:val="00C2149D"/>
    <w:rsid w:val="00C219B2"/>
    <w:rsid w:val="00C21FD1"/>
    <w:rsid w:val="00C2229A"/>
    <w:rsid w:val="00C22B98"/>
    <w:rsid w:val="00C2431E"/>
    <w:rsid w:val="00C24997"/>
    <w:rsid w:val="00C27083"/>
    <w:rsid w:val="00C2781E"/>
    <w:rsid w:val="00C301D2"/>
    <w:rsid w:val="00C30A63"/>
    <w:rsid w:val="00C311D4"/>
    <w:rsid w:val="00C31A1E"/>
    <w:rsid w:val="00C31E59"/>
    <w:rsid w:val="00C327BC"/>
    <w:rsid w:val="00C36586"/>
    <w:rsid w:val="00C3688B"/>
    <w:rsid w:val="00C371A8"/>
    <w:rsid w:val="00C40CA5"/>
    <w:rsid w:val="00C41B97"/>
    <w:rsid w:val="00C41D1D"/>
    <w:rsid w:val="00C4428F"/>
    <w:rsid w:val="00C4444D"/>
    <w:rsid w:val="00C448D8"/>
    <w:rsid w:val="00C453D7"/>
    <w:rsid w:val="00C46D9D"/>
    <w:rsid w:val="00C47351"/>
    <w:rsid w:val="00C473C4"/>
    <w:rsid w:val="00C47644"/>
    <w:rsid w:val="00C50AF5"/>
    <w:rsid w:val="00C5212A"/>
    <w:rsid w:val="00C52373"/>
    <w:rsid w:val="00C52569"/>
    <w:rsid w:val="00C527F6"/>
    <w:rsid w:val="00C528E2"/>
    <w:rsid w:val="00C53615"/>
    <w:rsid w:val="00C556C8"/>
    <w:rsid w:val="00C56AE2"/>
    <w:rsid w:val="00C56EC3"/>
    <w:rsid w:val="00C600BB"/>
    <w:rsid w:val="00C638FD"/>
    <w:rsid w:val="00C63BDE"/>
    <w:rsid w:val="00C63D52"/>
    <w:rsid w:val="00C656E0"/>
    <w:rsid w:val="00C664DC"/>
    <w:rsid w:val="00C667FF"/>
    <w:rsid w:val="00C66BA5"/>
    <w:rsid w:val="00C6703C"/>
    <w:rsid w:val="00C672BD"/>
    <w:rsid w:val="00C67444"/>
    <w:rsid w:val="00C702A5"/>
    <w:rsid w:val="00C7053D"/>
    <w:rsid w:val="00C7172E"/>
    <w:rsid w:val="00C71DE1"/>
    <w:rsid w:val="00C71F2E"/>
    <w:rsid w:val="00C725AE"/>
    <w:rsid w:val="00C72AAC"/>
    <w:rsid w:val="00C730E5"/>
    <w:rsid w:val="00C732CB"/>
    <w:rsid w:val="00C73508"/>
    <w:rsid w:val="00C737F0"/>
    <w:rsid w:val="00C74132"/>
    <w:rsid w:val="00C766D0"/>
    <w:rsid w:val="00C77161"/>
    <w:rsid w:val="00C8032B"/>
    <w:rsid w:val="00C805E6"/>
    <w:rsid w:val="00C81529"/>
    <w:rsid w:val="00C82405"/>
    <w:rsid w:val="00C82DBD"/>
    <w:rsid w:val="00C8327B"/>
    <w:rsid w:val="00C839F4"/>
    <w:rsid w:val="00C83DF3"/>
    <w:rsid w:val="00C85A81"/>
    <w:rsid w:val="00C86926"/>
    <w:rsid w:val="00C876B7"/>
    <w:rsid w:val="00C9141E"/>
    <w:rsid w:val="00C91C14"/>
    <w:rsid w:val="00C92170"/>
    <w:rsid w:val="00C928FE"/>
    <w:rsid w:val="00C9320B"/>
    <w:rsid w:val="00C93B40"/>
    <w:rsid w:val="00C941BD"/>
    <w:rsid w:val="00C9440F"/>
    <w:rsid w:val="00C947E3"/>
    <w:rsid w:val="00C9491B"/>
    <w:rsid w:val="00C970D9"/>
    <w:rsid w:val="00C972B7"/>
    <w:rsid w:val="00C97AB5"/>
    <w:rsid w:val="00CA04C6"/>
    <w:rsid w:val="00CA4F50"/>
    <w:rsid w:val="00CA5BDD"/>
    <w:rsid w:val="00CA653B"/>
    <w:rsid w:val="00CA6B16"/>
    <w:rsid w:val="00CA7BD4"/>
    <w:rsid w:val="00CB0219"/>
    <w:rsid w:val="00CB05DA"/>
    <w:rsid w:val="00CB193F"/>
    <w:rsid w:val="00CB19E9"/>
    <w:rsid w:val="00CB25A4"/>
    <w:rsid w:val="00CB2D57"/>
    <w:rsid w:val="00CB3459"/>
    <w:rsid w:val="00CB5FF7"/>
    <w:rsid w:val="00CB6AE6"/>
    <w:rsid w:val="00CB7625"/>
    <w:rsid w:val="00CB7C07"/>
    <w:rsid w:val="00CB7CB7"/>
    <w:rsid w:val="00CC0385"/>
    <w:rsid w:val="00CC6934"/>
    <w:rsid w:val="00CC6EE0"/>
    <w:rsid w:val="00CD0188"/>
    <w:rsid w:val="00CD4C56"/>
    <w:rsid w:val="00CD4E67"/>
    <w:rsid w:val="00CD6466"/>
    <w:rsid w:val="00CD76B5"/>
    <w:rsid w:val="00CD7969"/>
    <w:rsid w:val="00CD7DF0"/>
    <w:rsid w:val="00CE0F1E"/>
    <w:rsid w:val="00CE3B4C"/>
    <w:rsid w:val="00CE3BB2"/>
    <w:rsid w:val="00CE3D03"/>
    <w:rsid w:val="00CE3F0C"/>
    <w:rsid w:val="00CE5AB8"/>
    <w:rsid w:val="00CE606B"/>
    <w:rsid w:val="00CE71A5"/>
    <w:rsid w:val="00CE75F6"/>
    <w:rsid w:val="00CE76C1"/>
    <w:rsid w:val="00CF1086"/>
    <w:rsid w:val="00CF1FE2"/>
    <w:rsid w:val="00CF220C"/>
    <w:rsid w:val="00CF2B47"/>
    <w:rsid w:val="00CF311C"/>
    <w:rsid w:val="00CF43A2"/>
    <w:rsid w:val="00CF4EF5"/>
    <w:rsid w:val="00CF5205"/>
    <w:rsid w:val="00CF5EF0"/>
    <w:rsid w:val="00CF657B"/>
    <w:rsid w:val="00CF6E6F"/>
    <w:rsid w:val="00D00637"/>
    <w:rsid w:val="00D01D18"/>
    <w:rsid w:val="00D021F0"/>
    <w:rsid w:val="00D02D40"/>
    <w:rsid w:val="00D035F8"/>
    <w:rsid w:val="00D04BD8"/>
    <w:rsid w:val="00D05840"/>
    <w:rsid w:val="00D108CF"/>
    <w:rsid w:val="00D1216A"/>
    <w:rsid w:val="00D13729"/>
    <w:rsid w:val="00D139CA"/>
    <w:rsid w:val="00D156DB"/>
    <w:rsid w:val="00D1595C"/>
    <w:rsid w:val="00D16D33"/>
    <w:rsid w:val="00D17DEF"/>
    <w:rsid w:val="00D20743"/>
    <w:rsid w:val="00D21116"/>
    <w:rsid w:val="00D2121C"/>
    <w:rsid w:val="00D21544"/>
    <w:rsid w:val="00D21904"/>
    <w:rsid w:val="00D21B56"/>
    <w:rsid w:val="00D22971"/>
    <w:rsid w:val="00D22D4F"/>
    <w:rsid w:val="00D23A4D"/>
    <w:rsid w:val="00D252EC"/>
    <w:rsid w:val="00D25572"/>
    <w:rsid w:val="00D25826"/>
    <w:rsid w:val="00D25B8C"/>
    <w:rsid w:val="00D26333"/>
    <w:rsid w:val="00D30312"/>
    <w:rsid w:val="00D32CDB"/>
    <w:rsid w:val="00D33825"/>
    <w:rsid w:val="00D3466F"/>
    <w:rsid w:val="00D34946"/>
    <w:rsid w:val="00D353BB"/>
    <w:rsid w:val="00D35720"/>
    <w:rsid w:val="00D37285"/>
    <w:rsid w:val="00D413F1"/>
    <w:rsid w:val="00D41B70"/>
    <w:rsid w:val="00D41BA5"/>
    <w:rsid w:val="00D432B6"/>
    <w:rsid w:val="00D4427E"/>
    <w:rsid w:val="00D44B96"/>
    <w:rsid w:val="00D45B47"/>
    <w:rsid w:val="00D47359"/>
    <w:rsid w:val="00D47573"/>
    <w:rsid w:val="00D50906"/>
    <w:rsid w:val="00D509B9"/>
    <w:rsid w:val="00D50EA1"/>
    <w:rsid w:val="00D5228D"/>
    <w:rsid w:val="00D52D27"/>
    <w:rsid w:val="00D52F53"/>
    <w:rsid w:val="00D53966"/>
    <w:rsid w:val="00D53F0E"/>
    <w:rsid w:val="00D53F51"/>
    <w:rsid w:val="00D54285"/>
    <w:rsid w:val="00D55F27"/>
    <w:rsid w:val="00D560FD"/>
    <w:rsid w:val="00D56452"/>
    <w:rsid w:val="00D564B5"/>
    <w:rsid w:val="00D56A16"/>
    <w:rsid w:val="00D57683"/>
    <w:rsid w:val="00D61258"/>
    <w:rsid w:val="00D63056"/>
    <w:rsid w:val="00D63C69"/>
    <w:rsid w:val="00D65011"/>
    <w:rsid w:val="00D65A00"/>
    <w:rsid w:val="00D65EEF"/>
    <w:rsid w:val="00D6633B"/>
    <w:rsid w:val="00D66968"/>
    <w:rsid w:val="00D66CDA"/>
    <w:rsid w:val="00D673FE"/>
    <w:rsid w:val="00D730EB"/>
    <w:rsid w:val="00D73539"/>
    <w:rsid w:val="00D737D8"/>
    <w:rsid w:val="00D74856"/>
    <w:rsid w:val="00D74DE5"/>
    <w:rsid w:val="00D7536B"/>
    <w:rsid w:val="00D75408"/>
    <w:rsid w:val="00D75D09"/>
    <w:rsid w:val="00D75E5A"/>
    <w:rsid w:val="00D7604F"/>
    <w:rsid w:val="00D76DC1"/>
    <w:rsid w:val="00D81253"/>
    <w:rsid w:val="00D8196F"/>
    <w:rsid w:val="00D827A6"/>
    <w:rsid w:val="00D83176"/>
    <w:rsid w:val="00D83618"/>
    <w:rsid w:val="00D83886"/>
    <w:rsid w:val="00D83B1B"/>
    <w:rsid w:val="00D83B8A"/>
    <w:rsid w:val="00D83DBC"/>
    <w:rsid w:val="00D84D21"/>
    <w:rsid w:val="00D8585D"/>
    <w:rsid w:val="00D85B01"/>
    <w:rsid w:val="00D85B44"/>
    <w:rsid w:val="00D86CA2"/>
    <w:rsid w:val="00D87E03"/>
    <w:rsid w:val="00D9030B"/>
    <w:rsid w:val="00D904CB"/>
    <w:rsid w:val="00D9054D"/>
    <w:rsid w:val="00D916C2"/>
    <w:rsid w:val="00D91D9E"/>
    <w:rsid w:val="00D9384F"/>
    <w:rsid w:val="00D93AD4"/>
    <w:rsid w:val="00D93FFD"/>
    <w:rsid w:val="00D9534F"/>
    <w:rsid w:val="00D969D2"/>
    <w:rsid w:val="00D97379"/>
    <w:rsid w:val="00DA1B2D"/>
    <w:rsid w:val="00DA28D5"/>
    <w:rsid w:val="00DA3C79"/>
    <w:rsid w:val="00DA4CC4"/>
    <w:rsid w:val="00DA5419"/>
    <w:rsid w:val="00DA7880"/>
    <w:rsid w:val="00DA7BB2"/>
    <w:rsid w:val="00DB0DC7"/>
    <w:rsid w:val="00DB1E08"/>
    <w:rsid w:val="00DB23DF"/>
    <w:rsid w:val="00DB2AD1"/>
    <w:rsid w:val="00DB2EC2"/>
    <w:rsid w:val="00DB3164"/>
    <w:rsid w:val="00DB350C"/>
    <w:rsid w:val="00DB3C19"/>
    <w:rsid w:val="00DB4247"/>
    <w:rsid w:val="00DB4726"/>
    <w:rsid w:val="00DB5012"/>
    <w:rsid w:val="00DB6D20"/>
    <w:rsid w:val="00DB721E"/>
    <w:rsid w:val="00DC180A"/>
    <w:rsid w:val="00DC37F7"/>
    <w:rsid w:val="00DC5BD9"/>
    <w:rsid w:val="00DC727E"/>
    <w:rsid w:val="00DC74D0"/>
    <w:rsid w:val="00DC7A03"/>
    <w:rsid w:val="00DC7C2A"/>
    <w:rsid w:val="00DD0010"/>
    <w:rsid w:val="00DD08E9"/>
    <w:rsid w:val="00DD2172"/>
    <w:rsid w:val="00DD2C1C"/>
    <w:rsid w:val="00DD3F0E"/>
    <w:rsid w:val="00DD4A93"/>
    <w:rsid w:val="00DD4C8F"/>
    <w:rsid w:val="00DD550B"/>
    <w:rsid w:val="00DD5B1D"/>
    <w:rsid w:val="00DD6202"/>
    <w:rsid w:val="00DD6C26"/>
    <w:rsid w:val="00DE170D"/>
    <w:rsid w:val="00DE171C"/>
    <w:rsid w:val="00DE34F9"/>
    <w:rsid w:val="00DE4797"/>
    <w:rsid w:val="00DE54FE"/>
    <w:rsid w:val="00DE5826"/>
    <w:rsid w:val="00DE585B"/>
    <w:rsid w:val="00DE73BC"/>
    <w:rsid w:val="00DF0AA1"/>
    <w:rsid w:val="00DF262C"/>
    <w:rsid w:val="00DF2A9D"/>
    <w:rsid w:val="00DF423F"/>
    <w:rsid w:val="00DF66F3"/>
    <w:rsid w:val="00DF6E14"/>
    <w:rsid w:val="00E00CE9"/>
    <w:rsid w:val="00E010EA"/>
    <w:rsid w:val="00E01970"/>
    <w:rsid w:val="00E01D12"/>
    <w:rsid w:val="00E02F55"/>
    <w:rsid w:val="00E03191"/>
    <w:rsid w:val="00E0407D"/>
    <w:rsid w:val="00E049BF"/>
    <w:rsid w:val="00E055F8"/>
    <w:rsid w:val="00E0597C"/>
    <w:rsid w:val="00E06229"/>
    <w:rsid w:val="00E07AFC"/>
    <w:rsid w:val="00E10634"/>
    <w:rsid w:val="00E10855"/>
    <w:rsid w:val="00E11617"/>
    <w:rsid w:val="00E11C14"/>
    <w:rsid w:val="00E12224"/>
    <w:rsid w:val="00E1248C"/>
    <w:rsid w:val="00E12ACA"/>
    <w:rsid w:val="00E12F0E"/>
    <w:rsid w:val="00E13301"/>
    <w:rsid w:val="00E135E9"/>
    <w:rsid w:val="00E151A8"/>
    <w:rsid w:val="00E156B1"/>
    <w:rsid w:val="00E160F0"/>
    <w:rsid w:val="00E20E12"/>
    <w:rsid w:val="00E20F28"/>
    <w:rsid w:val="00E2100B"/>
    <w:rsid w:val="00E215A4"/>
    <w:rsid w:val="00E221AE"/>
    <w:rsid w:val="00E22389"/>
    <w:rsid w:val="00E22530"/>
    <w:rsid w:val="00E225AB"/>
    <w:rsid w:val="00E239B4"/>
    <w:rsid w:val="00E26623"/>
    <w:rsid w:val="00E2678D"/>
    <w:rsid w:val="00E2730A"/>
    <w:rsid w:val="00E311BB"/>
    <w:rsid w:val="00E31C76"/>
    <w:rsid w:val="00E32280"/>
    <w:rsid w:val="00E32B26"/>
    <w:rsid w:val="00E33884"/>
    <w:rsid w:val="00E341C8"/>
    <w:rsid w:val="00E341F6"/>
    <w:rsid w:val="00E34D94"/>
    <w:rsid w:val="00E35527"/>
    <w:rsid w:val="00E35989"/>
    <w:rsid w:val="00E35A02"/>
    <w:rsid w:val="00E36C3E"/>
    <w:rsid w:val="00E370E3"/>
    <w:rsid w:val="00E40459"/>
    <w:rsid w:val="00E40588"/>
    <w:rsid w:val="00E414F8"/>
    <w:rsid w:val="00E41AA7"/>
    <w:rsid w:val="00E420BB"/>
    <w:rsid w:val="00E4282C"/>
    <w:rsid w:val="00E43E8D"/>
    <w:rsid w:val="00E450BD"/>
    <w:rsid w:val="00E46557"/>
    <w:rsid w:val="00E468BA"/>
    <w:rsid w:val="00E46B6F"/>
    <w:rsid w:val="00E46F76"/>
    <w:rsid w:val="00E47844"/>
    <w:rsid w:val="00E50762"/>
    <w:rsid w:val="00E50837"/>
    <w:rsid w:val="00E50CDE"/>
    <w:rsid w:val="00E51040"/>
    <w:rsid w:val="00E5244F"/>
    <w:rsid w:val="00E54B2C"/>
    <w:rsid w:val="00E54DF5"/>
    <w:rsid w:val="00E5523D"/>
    <w:rsid w:val="00E552FE"/>
    <w:rsid w:val="00E55A25"/>
    <w:rsid w:val="00E56F05"/>
    <w:rsid w:val="00E57209"/>
    <w:rsid w:val="00E60C1A"/>
    <w:rsid w:val="00E60CC3"/>
    <w:rsid w:val="00E61595"/>
    <w:rsid w:val="00E64D57"/>
    <w:rsid w:val="00E64F6F"/>
    <w:rsid w:val="00E6562A"/>
    <w:rsid w:val="00E65DD6"/>
    <w:rsid w:val="00E661F0"/>
    <w:rsid w:val="00E6775A"/>
    <w:rsid w:val="00E70F7B"/>
    <w:rsid w:val="00E71713"/>
    <w:rsid w:val="00E71942"/>
    <w:rsid w:val="00E71DF9"/>
    <w:rsid w:val="00E749A1"/>
    <w:rsid w:val="00E74A9C"/>
    <w:rsid w:val="00E74E92"/>
    <w:rsid w:val="00E74ECE"/>
    <w:rsid w:val="00E75A06"/>
    <w:rsid w:val="00E77173"/>
    <w:rsid w:val="00E8067B"/>
    <w:rsid w:val="00E80CD7"/>
    <w:rsid w:val="00E810B2"/>
    <w:rsid w:val="00E81C9F"/>
    <w:rsid w:val="00E83E51"/>
    <w:rsid w:val="00E843C1"/>
    <w:rsid w:val="00E84573"/>
    <w:rsid w:val="00E84B2B"/>
    <w:rsid w:val="00E866CD"/>
    <w:rsid w:val="00E901D2"/>
    <w:rsid w:val="00E910AE"/>
    <w:rsid w:val="00E92216"/>
    <w:rsid w:val="00E92CE1"/>
    <w:rsid w:val="00E93007"/>
    <w:rsid w:val="00E93B6B"/>
    <w:rsid w:val="00E95062"/>
    <w:rsid w:val="00E95EAA"/>
    <w:rsid w:val="00E977C1"/>
    <w:rsid w:val="00E97E30"/>
    <w:rsid w:val="00EA1E84"/>
    <w:rsid w:val="00EA21F3"/>
    <w:rsid w:val="00EA3EAC"/>
    <w:rsid w:val="00EA4A13"/>
    <w:rsid w:val="00EA5074"/>
    <w:rsid w:val="00EA5AE3"/>
    <w:rsid w:val="00EA788B"/>
    <w:rsid w:val="00EA7D4D"/>
    <w:rsid w:val="00EB0DA6"/>
    <w:rsid w:val="00EB1208"/>
    <w:rsid w:val="00EB1AD8"/>
    <w:rsid w:val="00EB210F"/>
    <w:rsid w:val="00EB2CEE"/>
    <w:rsid w:val="00EB3396"/>
    <w:rsid w:val="00EB3A44"/>
    <w:rsid w:val="00EB3C9F"/>
    <w:rsid w:val="00EB3E46"/>
    <w:rsid w:val="00EB408C"/>
    <w:rsid w:val="00EB5A36"/>
    <w:rsid w:val="00EB6E22"/>
    <w:rsid w:val="00EC1D02"/>
    <w:rsid w:val="00EC2693"/>
    <w:rsid w:val="00EC2A74"/>
    <w:rsid w:val="00EC2FCE"/>
    <w:rsid w:val="00EC5758"/>
    <w:rsid w:val="00EC5844"/>
    <w:rsid w:val="00EC671A"/>
    <w:rsid w:val="00EC7701"/>
    <w:rsid w:val="00EC785D"/>
    <w:rsid w:val="00ED1D0F"/>
    <w:rsid w:val="00ED1FCE"/>
    <w:rsid w:val="00ED2595"/>
    <w:rsid w:val="00ED3067"/>
    <w:rsid w:val="00ED463B"/>
    <w:rsid w:val="00ED5FC1"/>
    <w:rsid w:val="00ED6743"/>
    <w:rsid w:val="00EE16D9"/>
    <w:rsid w:val="00EE2166"/>
    <w:rsid w:val="00EE236B"/>
    <w:rsid w:val="00EE3ACE"/>
    <w:rsid w:val="00EF09E3"/>
    <w:rsid w:val="00EF14DB"/>
    <w:rsid w:val="00EF25F4"/>
    <w:rsid w:val="00EF34AE"/>
    <w:rsid w:val="00EF3B7E"/>
    <w:rsid w:val="00EF4270"/>
    <w:rsid w:val="00EF46EF"/>
    <w:rsid w:val="00EF5D3E"/>
    <w:rsid w:val="00EF62D3"/>
    <w:rsid w:val="00EF6970"/>
    <w:rsid w:val="00EF79B3"/>
    <w:rsid w:val="00EF7B5D"/>
    <w:rsid w:val="00F0055F"/>
    <w:rsid w:val="00F01202"/>
    <w:rsid w:val="00F0397D"/>
    <w:rsid w:val="00F03E4F"/>
    <w:rsid w:val="00F03F37"/>
    <w:rsid w:val="00F04C05"/>
    <w:rsid w:val="00F055F1"/>
    <w:rsid w:val="00F057B2"/>
    <w:rsid w:val="00F07760"/>
    <w:rsid w:val="00F07CB8"/>
    <w:rsid w:val="00F10D1D"/>
    <w:rsid w:val="00F11D9C"/>
    <w:rsid w:val="00F12250"/>
    <w:rsid w:val="00F131E2"/>
    <w:rsid w:val="00F13C41"/>
    <w:rsid w:val="00F13D86"/>
    <w:rsid w:val="00F14E6F"/>
    <w:rsid w:val="00F16E79"/>
    <w:rsid w:val="00F178AF"/>
    <w:rsid w:val="00F2083E"/>
    <w:rsid w:val="00F2227F"/>
    <w:rsid w:val="00F22656"/>
    <w:rsid w:val="00F2265A"/>
    <w:rsid w:val="00F264C2"/>
    <w:rsid w:val="00F272EB"/>
    <w:rsid w:val="00F273C8"/>
    <w:rsid w:val="00F27AF6"/>
    <w:rsid w:val="00F30322"/>
    <w:rsid w:val="00F318C8"/>
    <w:rsid w:val="00F32A29"/>
    <w:rsid w:val="00F32A6C"/>
    <w:rsid w:val="00F33014"/>
    <w:rsid w:val="00F33924"/>
    <w:rsid w:val="00F33ABE"/>
    <w:rsid w:val="00F34902"/>
    <w:rsid w:val="00F36949"/>
    <w:rsid w:val="00F3711F"/>
    <w:rsid w:val="00F37809"/>
    <w:rsid w:val="00F37C5A"/>
    <w:rsid w:val="00F40172"/>
    <w:rsid w:val="00F40AF8"/>
    <w:rsid w:val="00F40C50"/>
    <w:rsid w:val="00F40D1F"/>
    <w:rsid w:val="00F4173C"/>
    <w:rsid w:val="00F42218"/>
    <w:rsid w:val="00F4241D"/>
    <w:rsid w:val="00F4294D"/>
    <w:rsid w:val="00F42B2E"/>
    <w:rsid w:val="00F4313C"/>
    <w:rsid w:val="00F43564"/>
    <w:rsid w:val="00F438FE"/>
    <w:rsid w:val="00F4451E"/>
    <w:rsid w:val="00F471D8"/>
    <w:rsid w:val="00F52140"/>
    <w:rsid w:val="00F522BF"/>
    <w:rsid w:val="00F530BB"/>
    <w:rsid w:val="00F539AD"/>
    <w:rsid w:val="00F545DF"/>
    <w:rsid w:val="00F5466A"/>
    <w:rsid w:val="00F54B39"/>
    <w:rsid w:val="00F550DB"/>
    <w:rsid w:val="00F55883"/>
    <w:rsid w:val="00F55D89"/>
    <w:rsid w:val="00F55F2E"/>
    <w:rsid w:val="00F562DF"/>
    <w:rsid w:val="00F56361"/>
    <w:rsid w:val="00F56548"/>
    <w:rsid w:val="00F57594"/>
    <w:rsid w:val="00F57F81"/>
    <w:rsid w:val="00F6003B"/>
    <w:rsid w:val="00F6166C"/>
    <w:rsid w:val="00F619DA"/>
    <w:rsid w:val="00F620A6"/>
    <w:rsid w:val="00F6229A"/>
    <w:rsid w:val="00F62AE3"/>
    <w:rsid w:val="00F63FEE"/>
    <w:rsid w:val="00F646D9"/>
    <w:rsid w:val="00F64E4F"/>
    <w:rsid w:val="00F65133"/>
    <w:rsid w:val="00F6698B"/>
    <w:rsid w:val="00F669B4"/>
    <w:rsid w:val="00F66BD9"/>
    <w:rsid w:val="00F67C47"/>
    <w:rsid w:val="00F67CA1"/>
    <w:rsid w:val="00F67E18"/>
    <w:rsid w:val="00F67E2D"/>
    <w:rsid w:val="00F708C5"/>
    <w:rsid w:val="00F70B1F"/>
    <w:rsid w:val="00F72701"/>
    <w:rsid w:val="00F73339"/>
    <w:rsid w:val="00F73866"/>
    <w:rsid w:val="00F743EA"/>
    <w:rsid w:val="00F7552B"/>
    <w:rsid w:val="00F75A41"/>
    <w:rsid w:val="00F7615C"/>
    <w:rsid w:val="00F764A5"/>
    <w:rsid w:val="00F77630"/>
    <w:rsid w:val="00F80CBB"/>
    <w:rsid w:val="00F815CB"/>
    <w:rsid w:val="00F82487"/>
    <w:rsid w:val="00F825A9"/>
    <w:rsid w:val="00F82F64"/>
    <w:rsid w:val="00F83666"/>
    <w:rsid w:val="00F83A8D"/>
    <w:rsid w:val="00F847F1"/>
    <w:rsid w:val="00F84A9E"/>
    <w:rsid w:val="00F85B64"/>
    <w:rsid w:val="00F8626D"/>
    <w:rsid w:val="00F862F9"/>
    <w:rsid w:val="00F87AE6"/>
    <w:rsid w:val="00F87C51"/>
    <w:rsid w:val="00F91CC7"/>
    <w:rsid w:val="00F944D7"/>
    <w:rsid w:val="00F9519F"/>
    <w:rsid w:val="00F96D20"/>
    <w:rsid w:val="00F9795D"/>
    <w:rsid w:val="00F97966"/>
    <w:rsid w:val="00F97F40"/>
    <w:rsid w:val="00FA0E48"/>
    <w:rsid w:val="00FA3791"/>
    <w:rsid w:val="00FA4549"/>
    <w:rsid w:val="00FA6C6B"/>
    <w:rsid w:val="00FA764D"/>
    <w:rsid w:val="00FA7698"/>
    <w:rsid w:val="00FB09D6"/>
    <w:rsid w:val="00FB1891"/>
    <w:rsid w:val="00FB1B5C"/>
    <w:rsid w:val="00FB3E2C"/>
    <w:rsid w:val="00FB3F01"/>
    <w:rsid w:val="00FB3F19"/>
    <w:rsid w:val="00FB41C4"/>
    <w:rsid w:val="00FB4D29"/>
    <w:rsid w:val="00FB526C"/>
    <w:rsid w:val="00FB64E9"/>
    <w:rsid w:val="00FB6FE6"/>
    <w:rsid w:val="00FB7F86"/>
    <w:rsid w:val="00FB7F93"/>
    <w:rsid w:val="00FC0015"/>
    <w:rsid w:val="00FC0180"/>
    <w:rsid w:val="00FC154A"/>
    <w:rsid w:val="00FC1CE8"/>
    <w:rsid w:val="00FC23E4"/>
    <w:rsid w:val="00FC2F9F"/>
    <w:rsid w:val="00FC3B48"/>
    <w:rsid w:val="00FC521D"/>
    <w:rsid w:val="00FC611A"/>
    <w:rsid w:val="00FC6979"/>
    <w:rsid w:val="00FD0E0A"/>
    <w:rsid w:val="00FD1E3E"/>
    <w:rsid w:val="00FD237B"/>
    <w:rsid w:val="00FD455C"/>
    <w:rsid w:val="00FD652D"/>
    <w:rsid w:val="00FD71FD"/>
    <w:rsid w:val="00FD7986"/>
    <w:rsid w:val="00FD7D05"/>
    <w:rsid w:val="00FE09E7"/>
    <w:rsid w:val="00FE0CB7"/>
    <w:rsid w:val="00FE187D"/>
    <w:rsid w:val="00FE192E"/>
    <w:rsid w:val="00FE1E2D"/>
    <w:rsid w:val="00FE20BB"/>
    <w:rsid w:val="00FE220B"/>
    <w:rsid w:val="00FE2E8D"/>
    <w:rsid w:val="00FE312E"/>
    <w:rsid w:val="00FE3CEE"/>
    <w:rsid w:val="00FE456E"/>
    <w:rsid w:val="00FE4EAC"/>
    <w:rsid w:val="00FE55AF"/>
    <w:rsid w:val="00FF06BD"/>
    <w:rsid w:val="00FF295A"/>
    <w:rsid w:val="00FF32A1"/>
    <w:rsid w:val="00FF32E5"/>
    <w:rsid w:val="00FF3DBF"/>
    <w:rsid w:val="00FF3F2A"/>
    <w:rsid w:val="00FF46CD"/>
    <w:rsid w:val="00FF5441"/>
    <w:rsid w:val="00FF579C"/>
    <w:rsid w:val="00FF5F18"/>
    <w:rsid w:val="00FF6F94"/>
    <w:rsid w:val="00FF7C91"/>
    <w:rsid w:val="00FF7EB6"/>
    <w:rsid w:val="47985A95"/>
    <w:rsid w:val="60714A05"/>
    <w:rsid w:val="715F60E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D7A5E06"/>
  <w14:defaultImageDpi w14:val="32767"/>
  <w15:docId w15:val="{04A4FCA6-CB52-47C2-A2A1-C2D9D5C79A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unhideWhenUsed="1" w:qFormat="1"/>
    <w:lsdException w:name="footer" w:unhideWhenUsed="1" w:qFormat="1"/>
    <w:lsdException w:name="index heading" w:semiHidden="1" w:unhideWhenUsed="1"/>
    <w:lsdException w:name="caption" w:uiPriority="2"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pPr>
      <w:widowControl w:val="0"/>
      <w:spacing w:line="560" w:lineRule="exact"/>
      <w:ind w:firstLineChars="200" w:firstLine="640"/>
      <w:jc w:val="both"/>
      <w:textAlignment w:val="center"/>
    </w:pPr>
    <w:rPr>
      <w:rFonts w:eastAsia="仿宋" w:cstheme="minorBidi"/>
      <w:kern w:val="2"/>
      <w:sz w:val="32"/>
    </w:rPr>
  </w:style>
  <w:style w:type="paragraph" w:styleId="1">
    <w:name w:val="heading 1"/>
    <w:next w:val="a0"/>
    <w:link w:val="10"/>
    <w:qFormat/>
    <w:pPr>
      <w:spacing w:line="360" w:lineRule="auto"/>
      <w:jc w:val="center"/>
      <w:outlineLvl w:val="0"/>
    </w:pPr>
    <w:rPr>
      <w:rFonts w:eastAsia="方正小标宋_GBK"/>
      <w:bCs/>
      <w:kern w:val="44"/>
      <w:sz w:val="44"/>
      <w:szCs w:val="44"/>
    </w:rPr>
  </w:style>
  <w:style w:type="paragraph" w:styleId="2">
    <w:name w:val="heading 2"/>
    <w:next w:val="a0"/>
    <w:link w:val="20"/>
    <w:uiPriority w:val="9"/>
    <w:unhideWhenUsed/>
    <w:qFormat/>
    <w:pPr>
      <w:numPr>
        <w:numId w:val="1"/>
      </w:numPr>
      <w:spacing w:line="360" w:lineRule="auto"/>
      <w:outlineLvl w:val="1"/>
    </w:pPr>
    <w:rPr>
      <w:rFonts w:eastAsia="黑体" w:cstheme="majorBidi"/>
      <w:bCs/>
      <w:kern w:val="2"/>
      <w:sz w:val="32"/>
      <w:szCs w:val="32"/>
    </w:rPr>
  </w:style>
  <w:style w:type="paragraph" w:styleId="3">
    <w:name w:val="heading 3"/>
    <w:next w:val="a0"/>
    <w:link w:val="30"/>
    <w:uiPriority w:val="9"/>
    <w:unhideWhenUsed/>
    <w:qFormat/>
    <w:pPr>
      <w:numPr>
        <w:ilvl w:val="1"/>
        <w:numId w:val="1"/>
      </w:numPr>
      <w:spacing w:line="360" w:lineRule="auto"/>
      <w:outlineLvl w:val="2"/>
    </w:pPr>
    <w:rPr>
      <w:rFonts w:eastAsia="楷体"/>
      <w:bCs/>
      <w:kern w:val="2"/>
      <w:sz w:val="32"/>
      <w:szCs w:val="32"/>
    </w:rPr>
  </w:style>
  <w:style w:type="paragraph" w:styleId="4">
    <w:name w:val="heading 4"/>
    <w:next w:val="a0"/>
    <w:link w:val="40"/>
    <w:uiPriority w:val="9"/>
    <w:unhideWhenUsed/>
    <w:qFormat/>
    <w:pPr>
      <w:keepNext/>
      <w:keepLines/>
      <w:numPr>
        <w:ilvl w:val="2"/>
        <w:numId w:val="1"/>
      </w:numPr>
      <w:spacing w:line="360" w:lineRule="auto"/>
      <w:outlineLvl w:val="3"/>
    </w:pPr>
    <w:rPr>
      <w:rFonts w:eastAsia="仿宋" w:cstheme="majorBidi"/>
      <w:bCs/>
      <w:kern w:val="2"/>
      <w:sz w:val="32"/>
      <w:szCs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caption"/>
    <w:next w:val="a0"/>
    <w:uiPriority w:val="2"/>
    <w:qFormat/>
    <w:pPr>
      <w:spacing w:beforeLines="20" w:before="48" w:afterLines="20" w:after="48"/>
      <w:jc w:val="center"/>
      <w:textAlignment w:val="center"/>
    </w:pPr>
    <w:rPr>
      <w:rFonts w:eastAsia="仿宋" w:cstheme="majorBidi"/>
      <w:kern w:val="2"/>
      <w:sz w:val="32"/>
    </w:rPr>
  </w:style>
  <w:style w:type="paragraph" w:styleId="a5">
    <w:name w:val="annotation text"/>
    <w:basedOn w:val="a0"/>
    <w:link w:val="a6"/>
    <w:uiPriority w:val="99"/>
    <w:semiHidden/>
    <w:unhideWhenUsed/>
    <w:pPr>
      <w:jc w:val="left"/>
    </w:pPr>
  </w:style>
  <w:style w:type="paragraph" w:styleId="a7">
    <w:name w:val="footer"/>
    <w:basedOn w:val="a0"/>
    <w:link w:val="a8"/>
    <w:uiPriority w:val="99"/>
    <w:unhideWhenUsed/>
    <w:qFormat/>
    <w:pPr>
      <w:tabs>
        <w:tab w:val="center" w:pos="4153"/>
        <w:tab w:val="right" w:pos="8306"/>
      </w:tabs>
      <w:snapToGrid w:val="0"/>
      <w:jc w:val="left"/>
    </w:pPr>
    <w:rPr>
      <w:sz w:val="18"/>
      <w:szCs w:val="18"/>
    </w:rPr>
  </w:style>
  <w:style w:type="paragraph" w:styleId="a9">
    <w:name w:val="header"/>
    <w:basedOn w:val="a0"/>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ab">
    <w:name w:val="footnote text"/>
    <w:basedOn w:val="a0"/>
    <w:link w:val="ac"/>
    <w:uiPriority w:val="99"/>
    <w:semiHidden/>
    <w:unhideWhenUsed/>
    <w:qFormat/>
    <w:pPr>
      <w:snapToGrid w:val="0"/>
      <w:jc w:val="left"/>
    </w:pPr>
    <w:rPr>
      <w:rFonts w:cs="Times New Roman"/>
      <w:sz w:val="18"/>
    </w:rPr>
  </w:style>
  <w:style w:type="paragraph" w:styleId="ad">
    <w:name w:val="Normal (Web)"/>
    <w:basedOn w:val="a0"/>
    <w:uiPriority w:val="99"/>
    <w:semiHidden/>
    <w:unhideWhenUsed/>
    <w:qFormat/>
    <w:pPr>
      <w:widowControl/>
      <w:spacing w:before="100" w:beforeAutospacing="1" w:after="100" w:afterAutospacing="1"/>
      <w:jc w:val="left"/>
    </w:pPr>
    <w:rPr>
      <w:rFonts w:ascii="宋体" w:eastAsia="宋体" w:hAnsi="宋体" w:cs="宋体"/>
      <w:kern w:val="0"/>
      <w:sz w:val="24"/>
      <w:szCs w:val="24"/>
    </w:rPr>
  </w:style>
  <w:style w:type="character" w:styleId="ae">
    <w:name w:val="Strong"/>
    <w:basedOn w:val="a1"/>
    <w:uiPriority w:val="22"/>
    <w:qFormat/>
    <w:rPr>
      <w:b/>
      <w:bCs/>
    </w:rPr>
  </w:style>
  <w:style w:type="character" w:styleId="af">
    <w:name w:val="Emphasis"/>
    <w:basedOn w:val="a1"/>
    <w:uiPriority w:val="20"/>
    <w:qFormat/>
    <w:rPr>
      <w:i/>
      <w:iCs/>
    </w:rPr>
  </w:style>
  <w:style w:type="character" w:styleId="af0">
    <w:name w:val="Hyperlink"/>
    <w:basedOn w:val="a1"/>
    <w:uiPriority w:val="99"/>
    <w:unhideWhenUsed/>
    <w:qFormat/>
    <w:rPr>
      <w:color w:val="0563C1" w:themeColor="hyperlink"/>
      <w:u w:val="single"/>
    </w:rPr>
  </w:style>
  <w:style w:type="character" w:styleId="af1">
    <w:name w:val="footnote reference"/>
    <w:basedOn w:val="a1"/>
    <w:uiPriority w:val="99"/>
    <w:semiHidden/>
    <w:unhideWhenUsed/>
    <w:qFormat/>
    <w:rPr>
      <w:vertAlign w:val="superscript"/>
    </w:rPr>
  </w:style>
  <w:style w:type="paragraph" w:customStyle="1" w:styleId="af2">
    <w:name w:val="图表"/>
    <w:next w:val="a0"/>
    <w:uiPriority w:val="12"/>
    <w:qFormat/>
    <w:pPr>
      <w:jc w:val="center"/>
    </w:pPr>
    <w:rPr>
      <w:rFonts w:eastAsia="仿宋"/>
      <w:bCs/>
      <w:kern w:val="44"/>
      <w:sz w:val="32"/>
      <w:szCs w:val="44"/>
    </w:rPr>
  </w:style>
  <w:style w:type="paragraph" w:customStyle="1" w:styleId="af3">
    <w:name w:val="公式"/>
    <w:next w:val="a0"/>
    <w:link w:val="af4"/>
    <w:uiPriority w:val="13"/>
    <w:qFormat/>
    <w:pPr>
      <w:tabs>
        <w:tab w:val="center" w:pos="4128"/>
        <w:tab w:val="right" w:pos="8280"/>
      </w:tabs>
      <w:snapToGrid w:val="0"/>
      <w:jc w:val="center"/>
      <w:textAlignment w:val="center"/>
    </w:pPr>
    <w:rPr>
      <w:bCs/>
      <w:kern w:val="44"/>
      <w:sz w:val="18"/>
      <w:szCs w:val="44"/>
    </w:rPr>
  </w:style>
  <w:style w:type="character" w:customStyle="1" w:styleId="af4">
    <w:name w:val="公式 字符"/>
    <w:basedOn w:val="a1"/>
    <w:link w:val="af3"/>
    <w:uiPriority w:val="13"/>
    <w:qFormat/>
    <w:rPr>
      <w:bCs/>
      <w:kern w:val="44"/>
      <w:sz w:val="18"/>
      <w:szCs w:val="44"/>
    </w:rPr>
  </w:style>
  <w:style w:type="paragraph" w:customStyle="1" w:styleId="af5">
    <w:name w:val="脚注"/>
    <w:uiPriority w:val="3"/>
    <w:qFormat/>
    <w:rsid w:val="00D25572"/>
    <w:pPr>
      <w:jc w:val="both"/>
    </w:pPr>
    <w:rPr>
      <w:rFonts w:eastAsia="仿宋"/>
      <w:bCs/>
      <w:kern w:val="44"/>
      <w:sz w:val="21"/>
      <w:szCs w:val="44"/>
    </w:rPr>
  </w:style>
  <w:style w:type="paragraph" w:customStyle="1" w:styleId="af6">
    <w:name w:val="尾注"/>
    <w:uiPriority w:val="2"/>
    <w:qFormat/>
    <w:pPr>
      <w:ind w:left="100" w:hangingChars="100" w:hanging="100"/>
      <w:jc w:val="both"/>
    </w:pPr>
    <w:rPr>
      <w:bCs/>
      <w:kern w:val="44"/>
      <w:sz w:val="21"/>
      <w:szCs w:val="44"/>
    </w:rPr>
  </w:style>
  <w:style w:type="paragraph" w:customStyle="1" w:styleId="a">
    <w:name w:val="正文分点"/>
    <w:next w:val="a0"/>
    <w:uiPriority w:val="9"/>
    <w:qFormat/>
    <w:pPr>
      <w:numPr>
        <w:numId w:val="2"/>
      </w:numPr>
      <w:spacing w:line="360" w:lineRule="auto"/>
      <w:textAlignment w:val="center"/>
      <w:outlineLvl w:val="2"/>
    </w:pPr>
    <w:rPr>
      <w:rFonts w:eastAsia="仿宋" w:cstheme="majorBidi"/>
      <w:bCs/>
      <w:kern w:val="2"/>
      <w:sz w:val="32"/>
      <w:szCs w:val="28"/>
    </w:rPr>
  </w:style>
  <w:style w:type="character" w:customStyle="1" w:styleId="11">
    <w:name w:val="不明显强调1"/>
    <w:basedOn w:val="a1"/>
    <w:uiPriority w:val="19"/>
    <w:qFormat/>
    <w:rPr>
      <w:i/>
      <w:iCs/>
      <w:color w:val="404040" w:themeColor="text1" w:themeTint="BF"/>
    </w:rPr>
  </w:style>
  <w:style w:type="character" w:customStyle="1" w:styleId="10">
    <w:name w:val="标题 1 字符"/>
    <w:link w:val="1"/>
    <w:qFormat/>
    <w:rPr>
      <w:rFonts w:eastAsia="方正小标宋_GBK"/>
      <w:bCs/>
      <w:kern w:val="44"/>
      <w:sz w:val="44"/>
      <w:szCs w:val="44"/>
    </w:rPr>
  </w:style>
  <w:style w:type="character" w:customStyle="1" w:styleId="20">
    <w:name w:val="标题 2 字符"/>
    <w:basedOn w:val="a1"/>
    <w:link w:val="2"/>
    <w:uiPriority w:val="9"/>
    <w:qFormat/>
    <w:rPr>
      <w:rFonts w:eastAsia="黑体" w:cstheme="majorBidi"/>
      <w:bCs/>
      <w:kern w:val="2"/>
      <w:sz w:val="32"/>
      <w:szCs w:val="32"/>
    </w:rPr>
  </w:style>
  <w:style w:type="character" w:customStyle="1" w:styleId="30">
    <w:name w:val="标题 3 字符"/>
    <w:basedOn w:val="a1"/>
    <w:link w:val="3"/>
    <w:uiPriority w:val="9"/>
    <w:qFormat/>
    <w:rPr>
      <w:rFonts w:eastAsia="楷体"/>
      <w:bCs/>
      <w:kern w:val="2"/>
      <w:sz w:val="32"/>
      <w:szCs w:val="32"/>
    </w:rPr>
  </w:style>
  <w:style w:type="character" w:customStyle="1" w:styleId="40">
    <w:name w:val="标题 4 字符"/>
    <w:basedOn w:val="a1"/>
    <w:link w:val="4"/>
    <w:uiPriority w:val="9"/>
    <w:qFormat/>
    <w:rPr>
      <w:rFonts w:eastAsia="仿宋" w:cstheme="majorBidi"/>
      <w:bCs/>
      <w:kern w:val="2"/>
      <w:sz w:val="32"/>
      <w:szCs w:val="28"/>
    </w:rPr>
  </w:style>
  <w:style w:type="character" w:customStyle="1" w:styleId="ac">
    <w:name w:val="脚注文本 字符"/>
    <w:basedOn w:val="a1"/>
    <w:link w:val="ab"/>
    <w:uiPriority w:val="99"/>
    <w:semiHidden/>
    <w:qFormat/>
    <w:rPr>
      <w:rFonts w:eastAsia="仿宋"/>
      <w:kern w:val="2"/>
      <w:sz w:val="18"/>
    </w:rPr>
  </w:style>
  <w:style w:type="character" w:customStyle="1" w:styleId="aa">
    <w:name w:val="页眉 字符"/>
    <w:basedOn w:val="a1"/>
    <w:link w:val="a9"/>
    <w:uiPriority w:val="99"/>
    <w:qFormat/>
    <w:rPr>
      <w:rFonts w:eastAsia="仿宋" w:cstheme="minorBidi"/>
      <w:kern w:val="2"/>
      <w:sz w:val="18"/>
      <w:szCs w:val="18"/>
    </w:rPr>
  </w:style>
  <w:style w:type="character" w:customStyle="1" w:styleId="a8">
    <w:name w:val="页脚 字符"/>
    <w:basedOn w:val="a1"/>
    <w:link w:val="a7"/>
    <w:uiPriority w:val="99"/>
    <w:qFormat/>
    <w:rPr>
      <w:rFonts w:eastAsia="仿宋" w:cstheme="minorBidi"/>
      <w:kern w:val="2"/>
      <w:sz w:val="18"/>
      <w:szCs w:val="18"/>
    </w:rPr>
  </w:style>
  <w:style w:type="paragraph" w:styleId="af7">
    <w:name w:val="List Paragraph"/>
    <w:basedOn w:val="a0"/>
    <w:uiPriority w:val="34"/>
    <w:qFormat/>
    <w:pPr>
      <w:widowControl/>
      <w:spacing w:line="240" w:lineRule="auto"/>
      <w:jc w:val="left"/>
    </w:pPr>
    <w:rPr>
      <w:rFonts w:ascii="宋体" w:hAnsi="宋体" w:cs="宋体"/>
      <w:kern w:val="0"/>
      <w:szCs w:val="24"/>
    </w:rPr>
  </w:style>
  <w:style w:type="paragraph" w:styleId="af8">
    <w:name w:val="Quote"/>
    <w:basedOn w:val="a0"/>
    <w:next w:val="a0"/>
    <w:link w:val="af9"/>
    <w:uiPriority w:val="29"/>
    <w:qFormat/>
    <w:pPr>
      <w:jc w:val="right"/>
    </w:pPr>
    <w:rPr>
      <w:rFonts w:cs="Times New Roman"/>
      <w:iCs/>
      <w:color w:val="000000" w:themeColor="text1"/>
      <w:sz w:val="18"/>
    </w:rPr>
  </w:style>
  <w:style w:type="character" w:customStyle="1" w:styleId="af9">
    <w:name w:val="引用 字符"/>
    <w:basedOn w:val="a1"/>
    <w:link w:val="af8"/>
    <w:uiPriority w:val="29"/>
    <w:qFormat/>
    <w:rPr>
      <w:rFonts w:eastAsia="仿宋"/>
      <w:iCs/>
      <w:color w:val="000000" w:themeColor="text1"/>
      <w:kern w:val="2"/>
      <w:sz w:val="18"/>
    </w:rPr>
  </w:style>
  <w:style w:type="character" w:customStyle="1" w:styleId="21">
    <w:name w:val="不明显强调2"/>
    <w:basedOn w:val="a1"/>
    <w:uiPriority w:val="19"/>
    <w:qFormat/>
    <w:rPr>
      <w:i/>
      <w:iCs/>
      <w:color w:val="404040" w:themeColor="text1" w:themeTint="BF"/>
    </w:rPr>
  </w:style>
  <w:style w:type="character" w:customStyle="1" w:styleId="12">
    <w:name w:val="未处理的提及1"/>
    <w:basedOn w:val="a1"/>
    <w:uiPriority w:val="99"/>
    <w:semiHidden/>
    <w:unhideWhenUsed/>
    <w:qFormat/>
    <w:rPr>
      <w:color w:val="605E5C"/>
      <w:shd w:val="clear" w:color="auto" w:fill="E1DFDD"/>
    </w:rPr>
  </w:style>
  <w:style w:type="character" w:styleId="afa">
    <w:name w:val="annotation reference"/>
    <w:basedOn w:val="a1"/>
    <w:uiPriority w:val="99"/>
    <w:semiHidden/>
    <w:unhideWhenUsed/>
    <w:rPr>
      <w:sz w:val="21"/>
      <w:szCs w:val="21"/>
    </w:rPr>
  </w:style>
  <w:style w:type="paragraph" w:styleId="afb">
    <w:name w:val="Revision"/>
    <w:hidden/>
    <w:uiPriority w:val="99"/>
    <w:unhideWhenUsed/>
    <w:rsid w:val="00A53A37"/>
    <w:rPr>
      <w:rFonts w:eastAsia="仿宋" w:cstheme="minorBidi"/>
      <w:kern w:val="2"/>
      <w:sz w:val="32"/>
    </w:rPr>
  </w:style>
  <w:style w:type="paragraph" w:styleId="afc">
    <w:name w:val="annotation subject"/>
    <w:basedOn w:val="a5"/>
    <w:next w:val="a5"/>
    <w:link w:val="afd"/>
    <w:uiPriority w:val="99"/>
    <w:semiHidden/>
    <w:unhideWhenUsed/>
    <w:rsid w:val="00A53A37"/>
    <w:rPr>
      <w:b/>
      <w:bCs/>
    </w:rPr>
  </w:style>
  <w:style w:type="character" w:customStyle="1" w:styleId="a6">
    <w:name w:val="批注文字 字符"/>
    <w:basedOn w:val="a1"/>
    <w:link w:val="a5"/>
    <w:uiPriority w:val="99"/>
    <w:semiHidden/>
    <w:rsid w:val="00A53A37"/>
    <w:rPr>
      <w:rFonts w:eastAsia="仿宋" w:cstheme="minorBidi"/>
      <w:kern w:val="2"/>
      <w:sz w:val="32"/>
    </w:rPr>
  </w:style>
  <w:style w:type="character" w:customStyle="1" w:styleId="afd">
    <w:name w:val="批注主题 字符"/>
    <w:basedOn w:val="a6"/>
    <w:link w:val="afc"/>
    <w:uiPriority w:val="99"/>
    <w:semiHidden/>
    <w:rsid w:val="00A53A37"/>
    <w:rPr>
      <w:rFonts w:eastAsia="仿宋" w:cstheme="minorBidi"/>
      <w:b/>
      <w:bCs/>
      <w:kern w:val="2"/>
      <w:sz w:val="32"/>
    </w:rPr>
  </w:style>
  <w:style w:type="paragraph" w:styleId="afe">
    <w:name w:val="endnote text"/>
    <w:basedOn w:val="a0"/>
    <w:link w:val="aff"/>
    <w:uiPriority w:val="99"/>
    <w:semiHidden/>
    <w:unhideWhenUsed/>
    <w:rsid w:val="00D25572"/>
    <w:pPr>
      <w:snapToGrid w:val="0"/>
      <w:jc w:val="left"/>
    </w:pPr>
  </w:style>
  <w:style w:type="character" w:customStyle="1" w:styleId="aff">
    <w:name w:val="尾注文本 字符"/>
    <w:basedOn w:val="a1"/>
    <w:link w:val="afe"/>
    <w:uiPriority w:val="99"/>
    <w:semiHidden/>
    <w:rsid w:val="00D25572"/>
    <w:rPr>
      <w:rFonts w:eastAsia="仿宋" w:cstheme="minorBidi"/>
      <w:kern w:val="2"/>
      <w:sz w:val="32"/>
    </w:rPr>
  </w:style>
  <w:style w:type="character" w:styleId="aff0">
    <w:name w:val="endnote reference"/>
    <w:basedOn w:val="a1"/>
    <w:uiPriority w:val="99"/>
    <w:semiHidden/>
    <w:unhideWhenUsed/>
    <w:rsid w:val="00D25572"/>
    <w:rPr>
      <w:vertAlign w:val="superscript"/>
    </w:rPr>
  </w:style>
  <w:style w:type="character" w:styleId="aff1">
    <w:name w:val="Unresolved Mention"/>
    <w:basedOn w:val="a1"/>
    <w:uiPriority w:val="99"/>
    <w:semiHidden/>
    <w:unhideWhenUsed/>
    <w:rsid w:val="003C287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oter" Target="footer2.xml"/><Relationship Id="rId10" Type="http://schemas.microsoft.com/office/2016/09/relationships/commentsIds" Target="commentsIds.xml"/><Relationship Id="rId19" Type="http://schemas.microsoft.com/office/2011/relationships/people" Target="peop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DB6803-E492-4C2E-8E13-BA3F6DEEB5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TotalTime>
  <Pages>7</Pages>
  <Words>557</Words>
  <Characters>3176</Characters>
  <Application>Microsoft Office Word</Application>
  <DocSecurity>0</DocSecurity>
  <Lines>26</Lines>
  <Paragraphs>7</Paragraphs>
  <ScaleCrop>false</ScaleCrop>
  <Company/>
  <LinksUpToDate>false</LinksUpToDate>
  <CharactersWithSpaces>3726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政 马</dc:creator>
  <cp:lastModifiedBy>政 马</cp:lastModifiedBy>
  <cp:revision>3807</cp:revision>
  <dcterms:created xsi:type="dcterms:W3CDTF">2023-10-12T03:25:00Z</dcterms:created>
  <dcterms:modified xsi:type="dcterms:W3CDTF">2024-05-28T02:27:00Z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2052-12.8.2.15091</vt:lpwstr>
  </property>
  <property fmtid="{D5CDD505-2E9C-101B-9397-08002B2CF9AE}" pid="3" name="ICV">
    <vt:lpwstr>506D486F3229458A813F83C2317FA601_13</vt:lpwstr>
  </property>
</Properties>
</file>