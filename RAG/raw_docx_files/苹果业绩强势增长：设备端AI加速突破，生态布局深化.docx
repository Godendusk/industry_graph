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E721" w14:textId="2E7CC6C8" w:rsidR="00BE75E8" w:rsidRDefault="00C03197">
      <w:pPr>
        <w:pStyle w:val="1"/>
        <w:spacing w:before="600"/>
        <w:jc w:val="center"/>
        <w:rPr>
          <w:rFonts w:ascii="宋体" w:hAnsi="宋体" w:cs="宋体" w:hint="eastAsia"/>
          <w:color w:val="auto"/>
          <w:sz w:val="28"/>
          <w:szCs w:val="28"/>
          <w:lang w:bidi="ar"/>
        </w:rPr>
      </w:pPr>
      <w:r w:rsidRPr="00C03197">
        <w:rPr>
          <w:rFonts w:ascii="宋体" w:hAnsi="宋体" w:hint="eastAsia"/>
          <w:color w:val="auto"/>
          <w:sz w:val="32"/>
          <w:szCs w:val="32"/>
        </w:rPr>
        <w:t>苹果业绩强势增长：设备端AI加速突破，生态布局深化</w:t>
      </w:r>
    </w:p>
    <w:p w14:paraId="10886D3C" w14:textId="4C40592F" w:rsidR="00BE75E8" w:rsidRPr="000400D7" w:rsidRDefault="00000000" w:rsidP="00A42A2F">
      <w:pPr>
        <w:spacing w:line="360" w:lineRule="auto"/>
        <w:ind w:firstLineChars="200" w:firstLine="560"/>
        <w:jc w:val="both"/>
        <w:rPr>
          <w:rFonts w:ascii="宋体" w:hAnsi="宋体" w:cs="宋体" w:hint="eastAsia"/>
          <w:sz w:val="24"/>
          <w:szCs w:val="24"/>
        </w:rPr>
      </w:pPr>
      <w:bookmarkStart w:id="0" w:name="OLE_LINK1"/>
      <w:r>
        <w:rPr>
          <w:rFonts w:ascii="宋体" w:hAnsi="宋体" w:cs="宋体"/>
          <w:sz w:val="28"/>
        </w:rPr>
        <w:t>苹果公司202</w:t>
      </w:r>
      <w:r>
        <w:rPr>
          <w:rFonts w:ascii="宋体" w:hAnsi="宋体" w:cs="宋体" w:hint="eastAsia"/>
          <w:sz w:val="28"/>
        </w:rPr>
        <w:t>5</w:t>
      </w:r>
      <w:r w:rsidR="000E0323">
        <w:rPr>
          <w:rFonts w:ascii="宋体" w:hAnsi="宋体" w:cs="宋体" w:hint="eastAsia"/>
          <w:sz w:val="28"/>
        </w:rPr>
        <w:t>年上半年经营业绩表现出色，营</w:t>
      </w:r>
      <w:proofErr w:type="gramStart"/>
      <w:r w:rsidR="000E0323">
        <w:rPr>
          <w:rFonts w:ascii="宋体" w:hAnsi="宋体" w:cs="宋体" w:hint="eastAsia"/>
          <w:sz w:val="28"/>
        </w:rPr>
        <w:t>收利润</w:t>
      </w:r>
      <w:proofErr w:type="gramEnd"/>
      <w:r w:rsidR="000E0323">
        <w:rPr>
          <w:rFonts w:ascii="宋体" w:hAnsi="宋体" w:cs="宋体" w:hint="eastAsia"/>
          <w:sz w:val="28"/>
        </w:rPr>
        <w:t>双增长。</w:t>
      </w:r>
      <w:r w:rsidR="000400D7">
        <w:rPr>
          <w:rFonts w:ascii="宋体" w:hAnsi="宋体" w:cs="宋体" w:hint="eastAsia"/>
          <w:sz w:val="28"/>
        </w:rPr>
        <w:t>核心增长引擎为iPhone销售和服务业务。</w:t>
      </w:r>
      <w:r>
        <w:rPr>
          <w:rFonts w:ascii="宋体" w:hAnsi="宋体" w:cs="宋体"/>
          <w:sz w:val="28"/>
        </w:rPr>
        <w:t>技术层面，苹果公司</w:t>
      </w:r>
      <w:r w:rsidR="000400D7">
        <w:rPr>
          <w:rFonts w:ascii="宋体" w:hAnsi="宋体" w:cs="宋体" w:hint="eastAsia"/>
          <w:sz w:val="28"/>
        </w:rPr>
        <w:t>专注设备端与云端AI模型优化，并发布MTP技术为大模型提速</w:t>
      </w:r>
      <w:r>
        <w:rPr>
          <w:rFonts w:ascii="宋体" w:hAnsi="宋体" w:cs="宋体" w:hint="eastAsia"/>
          <w:sz w:val="28"/>
        </w:rPr>
        <w:t>。</w:t>
      </w:r>
      <w:r>
        <w:rPr>
          <w:rFonts w:ascii="宋体" w:hAnsi="宋体" w:cs="宋体"/>
          <w:sz w:val="28"/>
        </w:rPr>
        <w:t>市场</w:t>
      </w:r>
      <w:r w:rsidR="00347C47">
        <w:rPr>
          <w:rFonts w:ascii="宋体" w:hAnsi="宋体" w:cs="宋体" w:hint="eastAsia"/>
          <w:sz w:val="28"/>
        </w:rPr>
        <w:t>发展方面</w:t>
      </w:r>
      <w:r>
        <w:rPr>
          <w:rFonts w:ascii="宋体" w:hAnsi="宋体" w:cs="宋体"/>
          <w:sz w:val="28"/>
        </w:rPr>
        <w:t>，苹果</w:t>
      </w:r>
      <w:r w:rsidR="000400D7">
        <w:rPr>
          <w:rFonts w:ascii="宋体" w:hAnsi="宋体" w:cs="宋体" w:hint="eastAsia"/>
          <w:sz w:val="28"/>
        </w:rPr>
        <w:t>将在新系统更新中集成最先进AI模型，并拓展AI产品线</w:t>
      </w:r>
      <w:r>
        <w:rPr>
          <w:rFonts w:ascii="宋体" w:hAnsi="宋体" w:cs="宋体"/>
          <w:sz w:val="28"/>
        </w:rPr>
        <w:t>。</w:t>
      </w:r>
      <w:bookmarkEnd w:id="0"/>
      <w:r w:rsidR="000400D7">
        <w:rPr>
          <w:rFonts w:ascii="宋体" w:hAnsi="宋体" w:cs="宋体" w:hint="eastAsia"/>
          <w:sz w:val="28"/>
        </w:rPr>
        <w:t>组织</w:t>
      </w:r>
      <w:r w:rsidR="00347C47">
        <w:rPr>
          <w:rFonts w:ascii="宋体" w:hAnsi="宋体" w:cs="宋体" w:hint="eastAsia"/>
          <w:sz w:val="28"/>
        </w:rPr>
        <w:t>架构上</w:t>
      </w:r>
      <w:r w:rsidR="000400D7">
        <w:rPr>
          <w:rFonts w:ascii="宋体" w:hAnsi="宋体" w:cs="宋体" w:hint="eastAsia"/>
          <w:sz w:val="28"/>
        </w:rPr>
        <w:t>，</w:t>
      </w:r>
      <w:r w:rsidR="000400D7" w:rsidRPr="000400D7">
        <w:rPr>
          <w:rFonts w:ascii="宋体" w:hAnsi="宋体" w:cs="宋体"/>
          <w:color w:val="auto"/>
          <w:sz w:val="28"/>
          <w:shd w:val="clear" w:color="auto" w:fill="FFFFFF"/>
        </w:rPr>
        <w:t>AI部门核心权力收缩</w:t>
      </w:r>
      <w:r w:rsidR="000400D7">
        <w:rPr>
          <w:rFonts w:ascii="宋体" w:hAnsi="宋体" w:cs="宋体" w:hint="eastAsia"/>
          <w:color w:val="auto"/>
          <w:sz w:val="28"/>
          <w:shd w:val="clear" w:color="auto" w:fill="FFFFFF"/>
        </w:rPr>
        <w:t>，成立AKI团队</w:t>
      </w:r>
      <w:r w:rsidR="000400D7" w:rsidRPr="000400D7">
        <w:rPr>
          <w:rFonts w:ascii="宋体" w:hAnsi="宋体" w:cs="宋体" w:hint="eastAsia"/>
          <w:color w:val="auto"/>
          <w:sz w:val="28"/>
          <w:shd w:val="clear" w:color="auto" w:fill="FFFFFF"/>
        </w:rPr>
        <w:t>进行战略补充</w:t>
      </w:r>
      <w:r w:rsidR="00347C47">
        <w:rPr>
          <w:rFonts w:ascii="宋体" w:hAnsi="宋体" w:cs="宋体" w:hint="eastAsia"/>
          <w:color w:val="auto"/>
          <w:sz w:val="28"/>
          <w:shd w:val="clear" w:color="auto" w:fill="FFFFFF"/>
        </w:rPr>
        <w:t>。行业方面，一方面</w:t>
      </w:r>
      <w:r w:rsidR="00347C47" w:rsidRPr="00347C47">
        <w:rPr>
          <w:rFonts w:ascii="宋体" w:hAnsi="宋体" w:cs="宋体" w:hint="eastAsia"/>
          <w:color w:val="auto"/>
          <w:sz w:val="28"/>
          <w:shd w:val="clear" w:color="auto" w:fill="FFFFFF"/>
        </w:rPr>
        <w:t>开放设备端AI模型框架，</w:t>
      </w:r>
      <w:r w:rsidR="00347C47">
        <w:rPr>
          <w:rFonts w:ascii="宋体" w:hAnsi="宋体" w:cs="宋体" w:hint="eastAsia"/>
          <w:color w:val="auto"/>
          <w:sz w:val="28"/>
          <w:shd w:val="clear" w:color="auto" w:fill="FFFFFF"/>
        </w:rPr>
        <w:t>通过AI工具</w:t>
      </w:r>
      <w:proofErr w:type="gramStart"/>
      <w:r w:rsidR="00347C47">
        <w:rPr>
          <w:rFonts w:ascii="宋体" w:hAnsi="宋体" w:cs="宋体" w:hint="eastAsia"/>
          <w:color w:val="auto"/>
          <w:sz w:val="28"/>
          <w:shd w:val="clear" w:color="auto" w:fill="FFFFFF"/>
        </w:rPr>
        <w:t>链降低</w:t>
      </w:r>
      <w:proofErr w:type="gramEnd"/>
      <w:r w:rsidR="00347C47">
        <w:rPr>
          <w:rFonts w:ascii="宋体" w:hAnsi="宋体" w:cs="宋体" w:hint="eastAsia"/>
          <w:color w:val="auto"/>
          <w:sz w:val="28"/>
          <w:shd w:val="clear" w:color="auto" w:fill="FFFFFF"/>
        </w:rPr>
        <w:t>开发者门槛，一方面</w:t>
      </w:r>
      <w:r w:rsidR="00347C47" w:rsidRPr="00347C47">
        <w:rPr>
          <w:rFonts w:ascii="宋体" w:hAnsi="宋体" w:cs="宋体" w:hint="eastAsia"/>
          <w:color w:val="auto"/>
          <w:sz w:val="28"/>
          <w:shd w:val="clear" w:color="auto" w:fill="FFFFFF"/>
        </w:rPr>
        <w:t>大规模投资美国制造</w:t>
      </w:r>
      <w:r w:rsidR="00347C47">
        <w:rPr>
          <w:rFonts w:ascii="宋体" w:hAnsi="宋体" w:cs="宋体" w:hint="eastAsia"/>
          <w:color w:val="auto"/>
          <w:sz w:val="28"/>
          <w:shd w:val="clear" w:color="auto" w:fill="FFFFFF"/>
        </w:rPr>
        <w:t>，增强供应链韧性。</w:t>
      </w:r>
      <w:r w:rsidR="00D06609">
        <w:rPr>
          <w:rFonts w:ascii="宋体" w:hAnsi="宋体" w:cs="宋体" w:hint="eastAsia"/>
          <w:color w:val="auto"/>
          <w:sz w:val="28"/>
          <w:shd w:val="clear" w:color="auto" w:fill="FFFFFF"/>
        </w:rPr>
        <w:t xml:space="preserve">  </w:t>
      </w:r>
    </w:p>
    <w:p w14:paraId="12CC955B" w14:textId="77777777" w:rsidR="00BE75E8" w:rsidRDefault="00BE75E8">
      <w:pPr>
        <w:adjustRightInd w:val="0"/>
        <w:spacing w:beforeLines="50" w:before="120" w:line="360" w:lineRule="auto"/>
        <w:jc w:val="center"/>
        <w:rPr>
          <w:rFonts w:ascii="宋体" w:hAnsi="宋体" w:cs="宋体" w:hint="eastAsia"/>
          <w:sz w:val="24"/>
          <w:szCs w:val="24"/>
        </w:rPr>
      </w:pPr>
    </w:p>
    <w:p w14:paraId="566B99AB" w14:textId="361A5D88" w:rsidR="00BE75E8" w:rsidRDefault="00000000">
      <w:pPr>
        <w:pStyle w:val="2"/>
        <w:widowControl/>
        <w:spacing w:line="360" w:lineRule="auto"/>
        <w:rPr>
          <w:rFonts w:ascii="宋体" w:hAnsi="宋体" w:cs="宋体" w:hint="eastAsia"/>
          <w:color w:val="auto"/>
        </w:rPr>
      </w:pPr>
      <w:bookmarkStart w:id="1" w:name="_Toc188443902"/>
      <w:r>
        <w:rPr>
          <w:rFonts w:ascii="宋体" w:hAnsi="宋体" w:cs="宋体" w:hint="eastAsia"/>
          <w:color w:val="auto"/>
        </w:rPr>
        <w:t>（一）财务近况：</w:t>
      </w:r>
      <w:r w:rsidR="003D0CF8">
        <w:rPr>
          <w:rFonts w:ascii="宋体" w:hAnsi="宋体" w:cs="宋体" w:hint="eastAsia"/>
          <w:color w:val="auto"/>
        </w:rPr>
        <w:t>经营业绩表现出色</w:t>
      </w:r>
      <w:r>
        <w:rPr>
          <w:rFonts w:ascii="宋体" w:hAnsi="宋体" w:cs="宋体" w:hint="eastAsia"/>
          <w:color w:val="auto"/>
        </w:rPr>
        <w:t>，</w:t>
      </w:r>
      <w:bookmarkEnd w:id="1"/>
      <w:r w:rsidR="003D0CF8">
        <w:rPr>
          <w:rFonts w:ascii="宋体" w:hAnsi="宋体" w:cs="宋体" w:hint="eastAsia"/>
          <w:color w:val="auto"/>
        </w:rPr>
        <w:t>iPhone销售为收入支柱</w:t>
      </w:r>
      <w:r w:rsidR="00A42A2F">
        <w:rPr>
          <w:rFonts w:ascii="宋体" w:hAnsi="宋体" w:cs="宋体" w:hint="eastAsia"/>
          <w:color w:val="auto"/>
        </w:rPr>
        <w:t>，服务条线协同增长</w:t>
      </w:r>
    </w:p>
    <w:p w14:paraId="6832BBBB" w14:textId="6CF627EE" w:rsidR="003D0CF8" w:rsidRDefault="00000000">
      <w:pPr>
        <w:spacing w:line="360" w:lineRule="auto"/>
        <w:ind w:firstLineChars="200" w:firstLine="562"/>
        <w:jc w:val="both"/>
        <w:rPr>
          <w:ins w:id="2" w:author="静 徐" w:date="2025-09-05T09:48:00Z" w16du:dateUtc="2025-09-05T01:48:00Z"/>
          <w:rFonts w:ascii="宋体" w:hAnsi="宋体" w:cs="宋体" w:hint="eastAsia"/>
          <w:sz w:val="28"/>
        </w:rPr>
      </w:pPr>
      <w:r>
        <w:rPr>
          <w:rFonts w:ascii="宋体" w:hAnsi="宋体" w:cs="宋体"/>
          <w:b/>
          <w:sz w:val="28"/>
        </w:rPr>
        <w:t>202</w:t>
      </w:r>
      <w:r>
        <w:rPr>
          <w:rFonts w:ascii="宋体" w:hAnsi="宋体" w:cs="宋体" w:hint="eastAsia"/>
          <w:b/>
          <w:sz w:val="28"/>
        </w:rPr>
        <w:t>5</w:t>
      </w:r>
      <w:r w:rsidR="003F45CF">
        <w:rPr>
          <w:rFonts w:ascii="宋体" w:hAnsi="宋体" w:cs="宋体"/>
          <w:b/>
          <w:sz w:val="28"/>
        </w:rPr>
        <w:t>年</w:t>
      </w:r>
      <w:r w:rsidR="003F45CF">
        <w:rPr>
          <w:rFonts w:ascii="宋体" w:hAnsi="宋体" w:cs="宋体" w:hint="eastAsia"/>
          <w:b/>
          <w:sz w:val="28"/>
        </w:rPr>
        <w:t>上半年苹果</w:t>
      </w:r>
      <w:r w:rsidR="003F45CF">
        <w:rPr>
          <w:rFonts w:ascii="宋体" w:hAnsi="宋体" w:cs="宋体"/>
          <w:b/>
          <w:sz w:val="28"/>
        </w:rPr>
        <w:t>营收</w:t>
      </w:r>
      <w:r w:rsidR="003F45CF">
        <w:rPr>
          <w:rFonts w:ascii="宋体" w:hAnsi="宋体" w:cs="宋体" w:hint="eastAsia"/>
          <w:b/>
          <w:sz w:val="28"/>
        </w:rPr>
        <w:t>与利润</w:t>
      </w:r>
      <w:r w:rsidR="003D0CF8">
        <w:rPr>
          <w:rFonts w:ascii="宋体" w:hAnsi="宋体" w:cs="宋体" w:hint="eastAsia"/>
          <w:b/>
          <w:sz w:val="28"/>
        </w:rPr>
        <w:t>持续增长</w:t>
      </w:r>
      <w:r>
        <w:rPr>
          <w:rFonts w:ascii="宋体" w:hAnsi="宋体" w:cs="宋体"/>
          <w:sz w:val="28"/>
        </w:rPr>
        <w:t>。</w:t>
      </w:r>
      <w:r w:rsidR="003F45CF">
        <w:rPr>
          <w:rFonts w:ascii="宋体" w:hAnsi="宋体" w:cs="宋体" w:hint="eastAsia"/>
          <w:sz w:val="28"/>
        </w:rPr>
        <w:t>2025年一季度，苹果营收953.59亿美元，同比增长5.07%；净利润为247.80亿美元，同比增长4.84%；摊薄后每股收益为1.65亿美元，同比增长7.84%。2025年二季度，苹果营收</w:t>
      </w:r>
      <w:r w:rsidR="00FE15E6">
        <w:rPr>
          <w:rFonts w:ascii="宋体" w:hAnsi="宋体" w:cs="宋体" w:hint="eastAsia"/>
          <w:sz w:val="28"/>
        </w:rPr>
        <w:t>940.36亿美元，同比增长9.63%；净利润为234.34亿美元，同比增长9.26%；摊薄后每股收益1.57美元，同比增长12%。</w:t>
      </w:r>
    </w:p>
    <w:p w14:paraId="78F32BCE" w14:textId="35F3E84E" w:rsidR="00BE75E8" w:rsidRDefault="00000000">
      <w:pPr>
        <w:spacing w:line="360" w:lineRule="auto"/>
        <w:ind w:firstLineChars="200" w:firstLine="562"/>
        <w:jc w:val="both"/>
        <w:rPr>
          <w:rFonts w:hint="eastAsia"/>
        </w:rPr>
      </w:pPr>
      <w:r w:rsidRPr="00A42A2F">
        <w:rPr>
          <w:rFonts w:ascii="宋体" w:hAnsi="宋体" w:cs="宋体" w:hint="eastAsia"/>
          <w:b/>
          <w:bCs/>
          <w:sz w:val="28"/>
        </w:rPr>
        <w:t>核心增长引擎为iPhone销售、服务业务。</w:t>
      </w:r>
      <w:r>
        <w:rPr>
          <w:rFonts w:ascii="宋体" w:hAnsi="宋体" w:cs="宋体" w:hint="eastAsia"/>
          <w:sz w:val="28"/>
        </w:rPr>
        <w:t>一是iPhone销售</w:t>
      </w:r>
      <w:r w:rsidR="00244497">
        <w:rPr>
          <w:rFonts w:ascii="宋体" w:hAnsi="宋体" w:cs="宋体" w:hint="eastAsia"/>
          <w:sz w:val="28"/>
        </w:rPr>
        <w:t>，2025年一、二季度收入分别为468.41亿、445.82亿，同比增长1.9%、13.4%，</w:t>
      </w:r>
      <w:proofErr w:type="gramStart"/>
      <w:r w:rsidR="00244497">
        <w:rPr>
          <w:rFonts w:ascii="宋体" w:hAnsi="宋体" w:cs="宋体" w:hint="eastAsia"/>
          <w:sz w:val="28"/>
        </w:rPr>
        <w:t>共</w:t>
      </w:r>
      <w:r>
        <w:rPr>
          <w:rFonts w:ascii="宋体" w:hAnsi="宋体" w:cs="宋体" w:hint="eastAsia"/>
          <w:sz w:val="28"/>
        </w:rPr>
        <w:t>贡献</w:t>
      </w:r>
      <w:proofErr w:type="gramEnd"/>
      <w:r>
        <w:rPr>
          <w:rFonts w:ascii="宋体" w:hAnsi="宋体" w:cs="宋体" w:hint="eastAsia"/>
          <w:sz w:val="28"/>
        </w:rPr>
        <w:t>了</w:t>
      </w:r>
      <w:r w:rsidR="003D0CF8">
        <w:rPr>
          <w:rFonts w:ascii="宋体" w:hAnsi="宋体" w:cs="宋体" w:hint="eastAsia"/>
          <w:sz w:val="28"/>
        </w:rPr>
        <w:t>914.23</w:t>
      </w:r>
      <w:r>
        <w:rPr>
          <w:rFonts w:ascii="宋体" w:hAnsi="宋体" w:cs="宋体" w:hint="eastAsia"/>
          <w:sz w:val="28"/>
        </w:rPr>
        <w:t>亿美元的收入，</w:t>
      </w:r>
      <w:r w:rsidR="003D0CF8">
        <w:rPr>
          <w:rFonts w:ascii="宋体" w:hAnsi="宋体" w:cs="宋体" w:hint="eastAsia"/>
          <w:sz w:val="28"/>
        </w:rPr>
        <w:t>占到总</w:t>
      </w:r>
      <w:r w:rsidR="00244497">
        <w:rPr>
          <w:rFonts w:ascii="宋体" w:hAnsi="宋体" w:cs="宋体" w:hint="eastAsia"/>
          <w:sz w:val="28"/>
        </w:rPr>
        <w:t>营收</w:t>
      </w:r>
      <w:r w:rsidR="003D0CF8">
        <w:rPr>
          <w:rFonts w:ascii="宋体" w:hAnsi="宋体" w:cs="宋体" w:hint="eastAsia"/>
          <w:sz w:val="28"/>
        </w:rPr>
        <w:t>的</w:t>
      </w:r>
      <w:r w:rsidR="00ED5277">
        <w:rPr>
          <w:rFonts w:ascii="宋体" w:hAnsi="宋体" w:cs="宋体" w:hint="eastAsia"/>
          <w:sz w:val="28"/>
        </w:rPr>
        <w:t>48%</w:t>
      </w:r>
      <w:r>
        <w:rPr>
          <w:rFonts w:ascii="宋体" w:hAnsi="宋体" w:cs="宋体" w:hint="eastAsia"/>
          <w:sz w:val="28"/>
        </w:rPr>
        <w:t>。二是服务业务（包括App Store、Apple TV+、iCloud等）</w:t>
      </w:r>
      <w:r w:rsidR="00ED5277">
        <w:rPr>
          <w:rFonts w:ascii="宋体" w:hAnsi="宋体" w:cs="宋体" w:hint="eastAsia"/>
          <w:sz w:val="28"/>
        </w:rPr>
        <w:t>从去年同期的480.8亿美元增长到540.68亿美元，同比增长12%，在二季度更是</w:t>
      </w:r>
      <w:r>
        <w:rPr>
          <w:rFonts w:ascii="宋体" w:hAnsi="宋体" w:cs="宋体" w:hint="eastAsia"/>
          <w:sz w:val="28"/>
        </w:rPr>
        <w:t>创下历史新高。</w:t>
      </w:r>
      <w:r w:rsidR="00A42A2F" w:rsidRPr="00A42A2F">
        <w:rPr>
          <w:rFonts w:ascii="宋体" w:hAnsi="宋体" w:cs="宋体" w:hint="eastAsia"/>
          <w:sz w:val="28"/>
        </w:rPr>
        <w:t>App Store营收强劲增长，iCloud订阅用户持续上升，Apple Music、Apple TV+、AppleCare等服务条线协同增长，为苹果构建了 “软硬一体”的稳定现金流池。</w:t>
      </w:r>
    </w:p>
    <w:p w14:paraId="782DB0E5" w14:textId="77777777" w:rsidR="00BE75E8" w:rsidRDefault="00000000">
      <w:pPr>
        <w:pStyle w:val="2"/>
        <w:widowControl/>
        <w:spacing w:line="360" w:lineRule="auto"/>
        <w:rPr>
          <w:rFonts w:ascii="宋体" w:hAnsi="宋体" w:cs="宋体" w:hint="eastAsia"/>
          <w:color w:val="auto"/>
        </w:rPr>
      </w:pPr>
      <w:bookmarkStart w:id="3" w:name="_Toc3947"/>
      <w:bookmarkStart w:id="4" w:name="_Toc32553"/>
      <w:bookmarkStart w:id="5" w:name="_Toc13246"/>
      <w:bookmarkStart w:id="6" w:name="_Toc188443903"/>
      <w:r>
        <w:rPr>
          <w:rFonts w:ascii="宋体" w:hAnsi="宋体" w:cs="宋体" w:hint="eastAsia"/>
          <w:color w:val="auto"/>
        </w:rPr>
        <w:lastRenderedPageBreak/>
        <w:t>（二）</w:t>
      </w:r>
      <w:bookmarkEnd w:id="3"/>
      <w:bookmarkEnd w:id="4"/>
      <w:bookmarkEnd w:id="5"/>
      <w:r>
        <w:rPr>
          <w:rFonts w:ascii="宋体" w:hAnsi="宋体" w:cs="宋体" w:hint="eastAsia"/>
          <w:color w:val="auto"/>
        </w:rPr>
        <w:t>大模型技术：</w:t>
      </w:r>
      <w:bookmarkEnd w:id="6"/>
      <w:r>
        <w:rPr>
          <w:rFonts w:hint="eastAsia"/>
        </w:rPr>
        <w:t>优化设备端与云端</w:t>
      </w:r>
      <w:r>
        <w:rPr>
          <w:rFonts w:hint="eastAsia"/>
        </w:rPr>
        <w:t>AI</w:t>
      </w:r>
      <w:r>
        <w:rPr>
          <w:rFonts w:hint="eastAsia"/>
        </w:rPr>
        <w:t>，</w:t>
      </w:r>
      <w:r>
        <w:rPr>
          <w:rFonts w:hint="eastAsia"/>
        </w:rPr>
        <w:t>MTP</w:t>
      </w:r>
      <w:r>
        <w:rPr>
          <w:rFonts w:hint="eastAsia"/>
        </w:rPr>
        <w:t>为大模型提速</w:t>
      </w:r>
    </w:p>
    <w:p w14:paraId="60AFF3B2" w14:textId="54DFEB6C" w:rsidR="00BE75E8" w:rsidRDefault="00000000">
      <w:pPr>
        <w:spacing w:line="360" w:lineRule="auto"/>
        <w:ind w:firstLineChars="200" w:firstLine="562"/>
        <w:jc w:val="both"/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</w:pPr>
      <w:r>
        <w:rPr>
          <w:rFonts w:ascii="宋体" w:hAnsi="宋体" w:cs="宋体" w:hint="eastAsia"/>
          <w:b/>
          <w:color w:val="auto"/>
          <w:sz w:val="28"/>
          <w:szCs w:val="28"/>
          <w:shd w:val="clear" w:color="auto" w:fill="FFFFFF"/>
          <w:lang w:bidi="ar"/>
        </w:rPr>
        <w:t>设备端与云端AI模型优化。</w:t>
      </w:r>
      <w:r w:rsidRPr="009348F7"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  <w:t>苹果在技术报告中推出两类 AI 模型，针对性适配不同场景：</w:t>
      </w:r>
      <w:r>
        <w:rPr>
          <w:rFonts w:ascii="宋体" w:hAnsi="宋体" w:cs="宋体" w:hint="eastAsia"/>
          <w:b/>
          <w:color w:val="auto"/>
          <w:sz w:val="28"/>
          <w:szCs w:val="28"/>
          <w:shd w:val="clear" w:color="auto" w:fill="FFFFFF"/>
          <w:lang w:bidi="ar"/>
        </w:rPr>
        <w:t>一是</w:t>
      </w:r>
      <w:r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  <w:t>针对 Apple Silicon设备优化的 3B 参数模型，支持文本提取、摘要、图像理解和推理，采用了创新的KV缓存共享技术缩短首次令牌时间，量化感知训练通过模拟2位量化来恢复模型质量，减少内存占用，侧重于效率、低延迟和资源最小化；二是云端大模型，适配苹果</w:t>
      </w:r>
      <w:proofErr w:type="gramStart"/>
      <w:r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  <w:t>私有云计算</w:t>
      </w:r>
      <w:proofErr w:type="gramEnd"/>
      <w:r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  <w:t>平台，采用了PT-</w:t>
      </w:r>
      <w:proofErr w:type="spellStart"/>
      <w:r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  <w:t>MoE</w:t>
      </w:r>
      <w:proofErr w:type="spellEnd"/>
      <w:r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  <w:t>架构，旨在提供更高的准确性和</w:t>
      </w:r>
      <w:proofErr w:type="gramStart"/>
      <w:r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  <w:t>可</w:t>
      </w:r>
      <w:proofErr w:type="gramEnd"/>
      <w:r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  <w:t>扩展性，满足更复杂的任务需求。</w:t>
      </w:r>
    </w:p>
    <w:p w14:paraId="4E620AB6" w14:textId="63DB09CA" w:rsidR="00BE75E8" w:rsidRDefault="00000000">
      <w:pPr>
        <w:spacing w:line="360" w:lineRule="auto"/>
        <w:ind w:firstLineChars="200" w:firstLine="562"/>
        <w:jc w:val="both"/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</w:pPr>
      <w:r>
        <w:rPr>
          <w:rFonts w:ascii="宋体" w:hAnsi="宋体" w:cs="宋体" w:hint="eastAsia"/>
          <w:b/>
          <w:color w:val="auto"/>
          <w:sz w:val="28"/>
          <w:szCs w:val="28"/>
          <w:shd w:val="clear" w:color="auto" w:fill="FFFFFF"/>
          <w:lang w:bidi="ar"/>
        </w:rPr>
        <w:t>MTP技术为大模型提速</w:t>
      </w:r>
      <w:r w:rsidR="00847900">
        <w:rPr>
          <w:rFonts w:ascii="宋体" w:hAnsi="宋体" w:cs="宋体" w:hint="eastAsia"/>
          <w:b/>
          <w:color w:val="auto"/>
          <w:sz w:val="28"/>
          <w:szCs w:val="28"/>
          <w:shd w:val="clear" w:color="auto" w:fill="FFFFFF"/>
          <w:lang w:bidi="ar"/>
        </w:rPr>
        <w:t>。</w:t>
      </w:r>
      <w:r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  <w:t>苹果发布“多token预测”技术（MTP），以“推测-验证”机制为核心，在保留了传统方法的准确性的同时，显著提升大语言模型在iPhone等设备上的运行速度。苹果基于开源模型Tulu3-8B对该技术进行实验，结果显示，在问答和对话等通用任务中，响应速度平均提升2–3倍；在代码生成、数学推理等结构化场景中，提速可达5倍。相比依赖云端计算，MTP可在iPhone、Mac等本地设备实现更快响应，降低延迟与能耗。</w:t>
      </w:r>
    </w:p>
    <w:p w14:paraId="2988257A" w14:textId="1B230074" w:rsidR="00BE75E8" w:rsidRDefault="00000000">
      <w:pPr>
        <w:pStyle w:val="2"/>
        <w:widowControl/>
        <w:spacing w:line="360" w:lineRule="auto"/>
        <w:rPr>
          <w:rFonts w:ascii="宋体" w:hAnsi="宋体" w:cs="宋体" w:hint="eastAsia"/>
          <w:color w:val="auto"/>
        </w:rPr>
      </w:pPr>
      <w:bookmarkStart w:id="7" w:name="_Toc188443904"/>
      <w:r>
        <w:rPr>
          <w:rFonts w:ascii="宋体" w:hAnsi="宋体" w:cs="宋体" w:hint="eastAsia"/>
          <w:color w:val="auto"/>
        </w:rPr>
        <w:t>（三）市场发展：</w:t>
      </w:r>
      <w:bookmarkEnd w:id="7"/>
      <w:r w:rsidR="00CD04AE">
        <w:rPr>
          <w:rFonts w:ascii="宋体" w:hAnsi="宋体" w:cs="宋体" w:hint="eastAsia"/>
          <w:color w:val="auto"/>
        </w:rPr>
        <w:t>集成最先进</w:t>
      </w:r>
      <w:r w:rsidR="00BB0B8F">
        <w:rPr>
          <w:rFonts w:ascii="宋体" w:hAnsi="宋体" w:cs="宋体" w:hint="eastAsia"/>
          <w:color w:val="auto"/>
        </w:rPr>
        <w:t>AI</w:t>
      </w:r>
      <w:r w:rsidR="00CD04AE">
        <w:rPr>
          <w:rFonts w:ascii="宋体" w:hAnsi="宋体" w:cs="宋体" w:hint="eastAsia"/>
          <w:color w:val="auto"/>
        </w:rPr>
        <w:t>模型</w:t>
      </w:r>
      <w:r w:rsidR="00494621">
        <w:rPr>
          <w:rFonts w:ascii="宋体" w:hAnsi="宋体" w:cs="宋体" w:hint="eastAsia"/>
          <w:color w:val="auto"/>
        </w:rPr>
        <w:t>，</w:t>
      </w:r>
      <w:r w:rsidR="00BB0B8F">
        <w:rPr>
          <w:rFonts w:ascii="宋体" w:hAnsi="宋体" w:cs="宋体" w:hint="eastAsia"/>
          <w:color w:val="auto"/>
        </w:rPr>
        <w:t>拓展AI产品线</w:t>
      </w:r>
    </w:p>
    <w:p w14:paraId="21EA30A9" w14:textId="77777777" w:rsidR="00CD04AE" w:rsidRDefault="00000000" w:rsidP="00CD04AE">
      <w:pPr>
        <w:spacing w:line="360" w:lineRule="auto"/>
        <w:ind w:firstLineChars="200" w:firstLine="562"/>
        <w:jc w:val="both"/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</w:pPr>
      <w:r>
        <w:rPr>
          <w:rFonts w:ascii="宋体" w:hAnsi="宋体" w:cs="宋体" w:hint="eastAsia"/>
          <w:b/>
          <w:color w:val="auto"/>
          <w:sz w:val="28"/>
          <w:szCs w:val="28"/>
          <w:shd w:val="clear" w:color="auto" w:fill="FFFFFF"/>
          <w:lang w:bidi="ar"/>
        </w:rPr>
        <w:t>Apple Intelligence将集成最先进的GPT-5模型，同时保护用户隐私。</w:t>
      </w:r>
      <w:r>
        <w:rPr>
          <w:rFonts w:ascii="宋体" w:hAnsi="宋体" w:cs="宋体" w:hint="eastAsia"/>
          <w:bCs/>
          <w:color w:val="auto"/>
          <w:sz w:val="28"/>
          <w:szCs w:val="28"/>
          <w:shd w:val="clear" w:color="auto" w:fill="FFFFFF"/>
          <w:lang w:bidi="ar"/>
        </w:rPr>
        <w:t>苹果公司宣布将在2025年9月推出的iOS 26、iPadOS 26和macOS Tahoe 26系统更新中，将Apple Intelligence的ChatGPT集成功能从目前的GPT-4o模型升级至OpenAI最新发布的GPT-5模型。这项升级将大幅提升Siri智能助理、写作工具和视觉智能等功能表现。除了 GPT-5 整合，iOS 26 还将推出多项与AI相关的新功能，包括实时翻译、全系统视觉智能搜索、全局AI助手入口等。在使用GPT时需要用户授权，并且会通过隐藏IP、确保OpenAI不会存储请求数据等手段来保护用户隐私。</w:t>
      </w:r>
    </w:p>
    <w:p w14:paraId="57C8655F" w14:textId="4B7E5AE1" w:rsidR="00BE75E8" w:rsidRDefault="00000000">
      <w:pPr>
        <w:spacing w:line="360" w:lineRule="auto"/>
        <w:ind w:firstLineChars="200" w:firstLine="562"/>
        <w:jc w:val="both"/>
        <w:rPr>
          <w:rFonts w:ascii="宋体" w:hAnsi="宋体" w:cs="宋体" w:hint="eastAsia"/>
          <w:bCs/>
          <w:color w:val="auto"/>
          <w:sz w:val="28"/>
          <w:shd w:val="clear" w:color="auto" w:fill="FFFFFF"/>
        </w:rPr>
      </w:pPr>
      <w:r>
        <w:rPr>
          <w:rFonts w:ascii="宋体" w:hAnsi="宋体" w:cs="宋体" w:hint="eastAsia"/>
          <w:b/>
          <w:color w:val="auto"/>
          <w:sz w:val="28"/>
          <w:shd w:val="clear" w:color="auto" w:fill="FFFFFF"/>
        </w:rPr>
        <w:t>AI产品线拓展：</w:t>
      </w:r>
      <w:r>
        <w:rPr>
          <w:rFonts w:ascii="宋体" w:hAnsi="宋体" w:cs="宋体" w:hint="eastAsia"/>
          <w:bCs/>
          <w:color w:val="auto"/>
          <w:sz w:val="28"/>
          <w:shd w:val="clear" w:color="auto" w:fill="FFFFFF"/>
        </w:rPr>
        <w:t>拓展多元化AI产品线，推出带触摸屏的HomePod智能</w:t>
      </w:r>
      <w:r>
        <w:rPr>
          <w:rFonts w:ascii="宋体" w:hAnsi="宋体" w:cs="宋体" w:hint="eastAsia"/>
          <w:bCs/>
          <w:color w:val="auto"/>
          <w:sz w:val="28"/>
          <w:shd w:val="clear" w:color="auto" w:fill="FFFFFF"/>
        </w:rPr>
        <w:lastRenderedPageBreak/>
        <w:t>音箱，强化“可视化交互”；推进第二代Vision</w:t>
      </w:r>
      <w:proofErr w:type="gramStart"/>
      <w:r>
        <w:rPr>
          <w:rFonts w:ascii="宋体" w:hAnsi="宋体" w:cs="宋体" w:hint="eastAsia"/>
          <w:bCs/>
          <w:color w:val="auto"/>
          <w:sz w:val="28"/>
          <w:shd w:val="clear" w:color="auto" w:fill="FFFFFF"/>
        </w:rPr>
        <w:t>头显迭代</w:t>
      </w:r>
      <w:proofErr w:type="gramEnd"/>
      <w:r>
        <w:rPr>
          <w:rFonts w:ascii="宋体" w:hAnsi="宋体" w:cs="宋体" w:hint="eastAsia"/>
          <w:bCs/>
          <w:color w:val="auto"/>
          <w:sz w:val="28"/>
          <w:shd w:val="clear" w:color="auto" w:fill="FFFFFF"/>
        </w:rPr>
        <w:t>，优化重量与显示效果，提升AI驱动的空间感知能力；探索苹果智能眼镜、桌面机器人设备、大尺寸折叠电脑等全新品类，构建“全场景智能生态”。</w:t>
      </w:r>
    </w:p>
    <w:p w14:paraId="747F5F1B" w14:textId="14A46423" w:rsidR="00BE75E8" w:rsidRDefault="00000000">
      <w:pPr>
        <w:pStyle w:val="2"/>
        <w:spacing w:line="360" w:lineRule="auto"/>
      </w:pPr>
      <w:bookmarkStart w:id="8" w:name="_Toc188443905"/>
      <w:r>
        <w:rPr>
          <w:rFonts w:ascii="宋体" w:hAnsi="宋体" w:cs="宋体" w:hint="eastAsia"/>
          <w:color w:val="auto"/>
        </w:rPr>
        <w:t>（四）组织及运营：</w:t>
      </w:r>
      <w:bookmarkEnd w:id="8"/>
      <w:r w:rsidR="000400D7">
        <w:rPr>
          <w:rFonts w:ascii="宋体" w:hAnsi="宋体" w:cs="宋体" w:hint="eastAsia"/>
          <w:color w:val="auto"/>
        </w:rPr>
        <w:t>收缩AI部门权力、成立AKI团队</w:t>
      </w:r>
    </w:p>
    <w:p w14:paraId="0DC87A59" w14:textId="77777777" w:rsidR="00493029" w:rsidRPr="00493029" w:rsidRDefault="00493029" w:rsidP="00493029">
      <w:pPr>
        <w:spacing w:line="360" w:lineRule="auto"/>
        <w:ind w:firstLineChars="200" w:firstLine="562"/>
        <w:jc w:val="both"/>
        <w:rPr>
          <w:rFonts w:ascii="宋体" w:hAnsi="宋体" w:cs="宋体" w:hint="eastAsia"/>
          <w:color w:val="auto"/>
          <w:sz w:val="28"/>
          <w:shd w:val="clear" w:color="auto" w:fill="FFFFFF"/>
        </w:rPr>
      </w:pPr>
      <w:r w:rsidRPr="0096136F">
        <w:rPr>
          <w:rFonts w:ascii="宋体" w:hAnsi="宋体" w:cs="宋体" w:hint="eastAsia"/>
          <w:b/>
          <w:bCs/>
          <w:color w:val="auto"/>
          <w:sz w:val="28"/>
          <w:shd w:val="clear" w:color="auto" w:fill="FFFFFF"/>
        </w:rPr>
        <w:t>一是</w:t>
      </w:r>
      <w:r w:rsidRPr="0096136F">
        <w:rPr>
          <w:rFonts w:ascii="宋体" w:hAnsi="宋体" w:cs="宋体"/>
          <w:b/>
          <w:bCs/>
          <w:color w:val="auto"/>
          <w:sz w:val="28"/>
          <w:shd w:val="clear" w:color="auto" w:fill="FFFFFF"/>
        </w:rPr>
        <w:t>AI部门核心权力收缩。</w:t>
      </w:r>
      <w:r w:rsidRPr="00493029">
        <w:rPr>
          <w:rFonts w:ascii="宋体" w:hAnsi="宋体" w:cs="宋体"/>
          <w:color w:val="auto"/>
          <w:sz w:val="28"/>
          <w:shd w:val="clear" w:color="auto" w:fill="FFFFFF"/>
        </w:rPr>
        <w:t>3月，因Siri项目延期及功能表现不佳，苹果将Siri团队从AI部门负责人约翰</w:t>
      </w:r>
      <w:r w:rsidRPr="00493029">
        <w:rPr>
          <w:rFonts w:ascii="微软雅黑" w:eastAsia="微软雅黑" w:hAnsi="微软雅黑" w:cs="微软雅黑" w:hint="eastAsia"/>
          <w:color w:val="auto"/>
          <w:sz w:val="28"/>
          <w:shd w:val="clear" w:color="auto" w:fill="FFFFFF"/>
        </w:rPr>
        <w:t>・</w:t>
      </w:r>
      <w:r w:rsidRPr="00493029">
        <w:rPr>
          <w:rFonts w:ascii="宋体" w:hAnsi="宋体" w:cs="宋体" w:hint="eastAsia"/>
          <w:color w:val="auto"/>
          <w:sz w:val="28"/>
          <w:shd w:val="clear" w:color="auto" w:fill="FFFFFF"/>
        </w:rPr>
        <w:t>贾南德雷亚（</w:t>
      </w:r>
      <w:r w:rsidRPr="00493029">
        <w:rPr>
          <w:rFonts w:ascii="宋体" w:hAnsi="宋体" w:cs="宋体"/>
          <w:color w:val="auto"/>
          <w:sz w:val="28"/>
          <w:shd w:val="clear" w:color="auto" w:fill="FFFFFF"/>
        </w:rPr>
        <w:t>John Giannandrea）的管理范畴中移出，转交给Vision Pro负责人迈克</w:t>
      </w:r>
      <w:r w:rsidRPr="00493029">
        <w:rPr>
          <w:rFonts w:ascii="微软雅黑" w:eastAsia="微软雅黑" w:hAnsi="微软雅黑" w:cs="微软雅黑" w:hint="eastAsia"/>
          <w:color w:val="auto"/>
          <w:sz w:val="28"/>
          <w:shd w:val="clear" w:color="auto" w:fill="FFFFFF"/>
        </w:rPr>
        <w:t>・</w:t>
      </w:r>
      <w:r w:rsidRPr="00493029">
        <w:rPr>
          <w:rFonts w:ascii="宋体" w:hAnsi="宋体" w:cs="宋体" w:hint="eastAsia"/>
          <w:color w:val="auto"/>
          <w:sz w:val="28"/>
          <w:shd w:val="clear" w:color="auto" w:fill="FFFFFF"/>
        </w:rPr>
        <w:t>罗克韦尔（</w:t>
      </w:r>
      <w:r w:rsidRPr="00493029">
        <w:rPr>
          <w:rFonts w:ascii="宋体" w:hAnsi="宋体" w:cs="宋体"/>
          <w:color w:val="auto"/>
          <w:sz w:val="28"/>
          <w:shd w:val="clear" w:color="auto" w:fill="FFFFFF"/>
        </w:rPr>
        <w:t>Mike Rockwell）。4月，苹果又将机器人团队从贾南德雷亚领导的AI部门剥离，转由硬件工程高级副总裁约翰</w:t>
      </w:r>
      <w:r w:rsidRPr="00493029">
        <w:rPr>
          <w:rFonts w:ascii="微软雅黑" w:eastAsia="微软雅黑" w:hAnsi="微软雅黑" w:cs="微软雅黑" w:hint="eastAsia"/>
          <w:color w:val="auto"/>
          <w:sz w:val="28"/>
          <w:shd w:val="clear" w:color="auto" w:fill="FFFFFF"/>
        </w:rPr>
        <w:t>・</w:t>
      </w:r>
      <w:proofErr w:type="gramStart"/>
      <w:r w:rsidRPr="00493029">
        <w:rPr>
          <w:rFonts w:ascii="宋体" w:hAnsi="宋体" w:cs="宋体" w:hint="eastAsia"/>
          <w:color w:val="auto"/>
          <w:sz w:val="28"/>
          <w:shd w:val="clear" w:color="auto" w:fill="FFFFFF"/>
        </w:rPr>
        <w:t>特</w:t>
      </w:r>
      <w:proofErr w:type="gramEnd"/>
      <w:r w:rsidRPr="00493029">
        <w:rPr>
          <w:rFonts w:ascii="宋体" w:hAnsi="宋体" w:cs="宋体" w:hint="eastAsia"/>
          <w:color w:val="auto"/>
          <w:sz w:val="28"/>
          <w:shd w:val="clear" w:color="auto" w:fill="FFFFFF"/>
        </w:rPr>
        <w:t>努斯（</w:t>
      </w:r>
      <w:r w:rsidRPr="00493029">
        <w:rPr>
          <w:rFonts w:ascii="宋体" w:hAnsi="宋体" w:cs="宋体"/>
          <w:color w:val="auto"/>
          <w:sz w:val="28"/>
          <w:shd w:val="clear" w:color="auto" w:fill="FFFFFF"/>
        </w:rPr>
        <w:t>John Ternus）负责。</w:t>
      </w:r>
    </w:p>
    <w:p w14:paraId="5F0A52AA" w14:textId="77777777" w:rsidR="00493029" w:rsidRPr="00493029" w:rsidRDefault="00493029" w:rsidP="00493029">
      <w:pPr>
        <w:spacing w:line="360" w:lineRule="auto"/>
        <w:ind w:firstLineChars="200" w:firstLine="562"/>
        <w:jc w:val="both"/>
        <w:rPr>
          <w:rFonts w:ascii="宋体" w:hAnsi="宋体" w:cs="宋体" w:hint="eastAsia"/>
          <w:color w:val="auto"/>
          <w:sz w:val="28"/>
          <w:shd w:val="clear" w:color="auto" w:fill="FFFFFF"/>
        </w:rPr>
      </w:pPr>
      <w:r w:rsidRPr="0096136F">
        <w:rPr>
          <w:rFonts w:ascii="宋体" w:hAnsi="宋体" w:cs="宋体" w:hint="eastAsia"/>
          <w:b/>
          <w:bCs/>
          <w:color w:val="auto"/>
          <w:sz w:val="28"/>
          <w:shd w:val="clear" w:color="auto" w:fill="FFFFFF"/>
        </w:rPr>
        <w:t>二是成立新团队，进行战略补充。</w:t>
      </w:r>
      <w:r w:rsidRPr="00493029">
        <w:rPr>
          <w:rFonts w:ascii="宋体" w:hAnsi="宋体" w:cs="宋体" w:hint="eastAsia"/>
          <w:color w:val="auto"/>
          <w:sz w:val="28"/>
          <w:shd w:val="clear" w:color="auto" w:fill="FFFFFF"/>
        </w:rPr>
        <w:t>为应对Siri升级延期，苹果于年中成立AKI（Answers, Knowledge and Information）团队，专注于开发自</w:t>
      </w:r>
      <w:proofErr w:type="gramStart"/>
      <w:r w:rsidRPr="00493029">
        <w:rPr>
          <w:rFonts w:ascii="宋体" w:hAnsi="宋体" w:cs="宋体" w:hint="eastAsia"/>
          <w:color w:val="auto"/>
          <w:sz w:val="28"/>
          <w:shd w:val="clear" w:color="auto" w:fill="FFFFFF"/>
        </w:rPr>
        <w:t>研</w:t>
      </w:r>
      <w:proofErr w:type="gramEnd"/>
      <w:r w:rsidRPr="00493029">
        <w:rPr>
          <w:rFonts w:ascii="宋体" w:hAnsi="宋体" w:cs="宋体" w:hint="eastAsia"/>
          <w:color w:val="auto"/>
          <w:sz w:val="28"/>
          <w:shd w:val="clear" w:color="auto" w:fill="FFFFFF"/>
        </w:rPr>
        <w:t>“答案引擎”，类似ChatGPT的对话式搜索技术。该团队由前Siri主管Robby Walker领导，目标是快速推出可替代现有搜索逻辑的AI功能，以对</w:t>
      </w:r>
      <w:proofErr w:type="gramStart"/>
      <w:r w:rsidRPr="00493029">
        <w:rPr>
          <w:rFonts w:ascii="宋体" w:hAnsi="宋体" w:cs="宋体" w:hint="eastAsia"/>
          <w:color w:val="auto"/>
          <w:sz w:val="28"/>
          <w:shd w:val="clear" w:color="auto" w:fill="FFFFFF"/>
        </w:rPr>
        <w:t>冲谷歌</w:t>
      </w:r>
      <w:proofErr w:type="gramEnd"/>
      <w:r w:rsidRPr="00493029">
        <w:rPr>
          <w:rFonts w:ascii="宋体" w:hAnsi="宋体" w:cs="宋体" w:hint="eastAsia"/>
          <w:color w:val="auto"/>
          <w:sz w:val="28"/>
          <w:shd w:val="clear" w:color="auto" w:fill="FFFFFF"/>
        </w:rPr>
        <w:t>搜索合作可能终止的风险。</w:t>
      </w:r>
    </w:p>
    <w:p w14:paraId="0103C740" w14:textId="77777777" w:rsidR="00BE75E8" w:rsidRDefault="00BE75E8">
      <w:pPr>
        <w:spacing w:line="360" w:lineRule="auto"/>
        <w:ind w:firstLineChars="200" w:firstLine="440"/>
        <w:jc w:val="both"/>
        <w:rPr>
          <w:rFonts w:hint="eastAsia"/>
        </w:rPr>
      </w:pPr>
    </w:p>
    <w:p w14:paraId="142B1AD2" w14:textId="2479D088" w:rsidR="00BE75E8" w:rsidRDefault="00000000">
      <w:pPr>
        <w:pStyle w:val="2"/>
        <w:spacing w:line="360" w:lineRule="auto"/>
      </w:pPr>
      <w:bookmarkStart w:id="9" w:name="_Toc18957"/>
      <w:bookmarkStart w:id="10" w:name="_Toc23993"/>
      <w:bookmarkStart w:id="11" w:name="_Toc6817"/>
      <w:bookmarkStart w:id="12" w:name="_Toc188443906"/>
      <w:r>
        <w:rPr>
          <w:rFonts w:ascii="宋体" w:hAnsi="宋体" w:cs="宋体" w:hint="eastAsia"/>
          <w:color w:val="auto"/>
        </w:rPr>
        <w:t>（五）</w:t>
      </w:r>
      <w:bookmarkEnd w:id="9"/>
      <w:bookmarkEnd w:id="10"/>
      <w:bookmarkEnd w:id="11"/>
      <w:r>
        <w:rPr>
          <w:rFonts w:ascii="宋体" w:hAnsi="宋体" w:cs="宋体" w:hint="eastAsia"/>
          <w:color w:val="auto"/>
        </w:rPr>
        <w:t>行业影响力：</w:t>
      </w:r>
      <w:r w:rsidR="009348F7">
        <w:rPr>
          <w:rFonts w:ascii="宋体" w:hAnsi="宋体" w:cs="宋体" w:hint="eastAsia"/>
          <w:color w:val="auto"/>
        </w:rPr>
        <w:t>加大开发者支持力度，大规模投资美国制造</w:t>
      </w:r>
      <w:bookmarkEnd w:id="12"/>
    </w:p>
    <w:p w14:paraId="0BD7BE6B" w14:textId="0BD51C43" w:rsidR="009348F7" w:rsidRDefault="009348F7" w:rsidP="009348F7">
      <w:pPr>
        <w:spacing w:line="360" w:lineRule="auto"/>
        <w:ind w:firstLineChars="200" w:firstLine="562"/>
        <w:jc w:val="both"/>
        <w:rPr>
          <w:rFonts w:ascii="宋体" w:hAnsi="宋体" w:cs="宋体" w:hint="eastAsia"/>
          <w:color w:val="auto"/>
          <w:sz w:val="28"/>
          <w:shd w:val="clear" w:color="auto" w:fill="FFFFFF"/>
        </w:rPr>
      </w:pPr>
      <w:r>
        <w:rPr>
          <w:rFonts w:ascii="宋体" w:hAnsi="宋体" w:cs="宋体" w:hint="eastAsia"/>
          <w:b/>
          <w:bCs/>
          <w:color w:val="auto"/>
          <w:sz w:val="28"/>
          <w:shd w:val="clear" w:color="auto" w:fill="FFFFFF"/>
        </w:rPr>
        <w:t>一</w:t>
      </w:r>
      <w:r w:rsidRPr="009348F7">
        <w:rPr>
          <w:rFonts w:ascii="宋体" w:hAnsi="宋体" w:cs="宋体" w:hint="eastAsia"/>
          <w:b/>
          <w:bCs/>
          <w:color w:val="auto"/>
          <w:sz w:val="28"/>
          <w:shd w:val="clear" w:color="auto" w:fill="FFFFFF"/>
        </w:rPr>
        <w:t>是加大开发者支持力度。</w:t>
      </w:r>
      <w:r>
        <w:rPr>
          <w:rFonts w:ascii="宋体" w:hAnsi="宋体" w:cs="宋体" w:hint="eastAsia"/>
          <w:color w:val="auto"/>
          <w:sz w:val="28"/>
          <w:shd w:val="clear" w:color="auto" w:fill="FFFFFF"/>
        </w:rPr>
        <w:t>在2025年WWDC大会上，苹果宣布向开发者开放设备端AI模型框架，允许第三</w:t>
      </w:r>
      <w:proofErr w:type="gramStart"/>
      <w:r>
        <w:rPr>
          <w:rFonts w:ascii="宋体" w:hAnsi="宋体" w:cs="宋体" w:hint="eastAsia"/>
          <w:color w:val="auto"/>
          <w:sz w:val="28"/>
          <w:shd w:val="clear" w:color="auto" w:fill="FFFFFF"/>
        </w:rPr>
        <w:t>方应用</w:t>
      </w:r>
      <w:proofErr w:type="gramEnd"/>
      <w:r>
        <w:rPr>
          <w:rFonts w:ascii="宋体" w:hAnsi="宋体" w:cs="宋体" w:hint="eastAsia"/>
          <w:color w:val="auto"/>
          <w:sz w:val="28"/>
          <w:shd w:val="clear" w:color="auto" w:fill="FFFFFF"/>
        </w:rPr>
        <w:t>调用Apple Intelligence的基础模型进行本地化推理。这一举措旨在构建“硬件+AI+服务”的生态闭环，例如通过Core ML框架将AI功能嵌入第三方App，同时避免数据上传至云端引发的隐私争议。</w:t>
      </w:r>
    </w:p>
    <w:p w14:paraId="399EC700" w14:textId="3D4E00A5" w:rsidR="0096136F" w:rsidRDefault="00000000" w:rsidP="00377F96">
      <w:pPr>
        <w:spacing w:line="360" w:lineRule="auto"/>
        <w:ind w:firstLineChars="200" w:firstLine="562"/>
        <w:jc w:val="both"/>
        <w:rPr>
          <w:rFonts w:ascii="宋体" w:hAnsi="宋体" w:cs="宋体" w:hint="eastAsia"/>
          <w:color w:val="auto"/>
          <w:sz w:val="28"/>
          <w:shd w:val="clear" w:color="auto" w:fill="FFFFFF"/>
        </w:rPr>
      </w:pPr>
      <w:r w:rsidRPr="001D1DE4">
        <w:rPr>
          <w:rFonts w:ascii="宋体" w:hAnsi="宋体" w:cs="宋体" w:hint="eastAsia"/>
          <w:b/>
          <w:bCs/>
          <w:color w:val="auto"/>
          <w:sz w:val="28"/>
          <w:shd w:val="clear" w:color="auto" w:fill="FFFFFF"/>
        </w:rPr>
        <w:t>二是</w:t>
      </w:r>
      <w:r w:rsidR="009348F7">
        <w:rPr>
          <w:rFonts w:ascii="宋体" w:hAnsi="宋体" w:cs="宋体" w:hint="eastAsia"/>
          <w:b/>
          <w:bCs/>
          <w:color w:val="auto"/>
          <w:sz w:val="28"/>
          <w:shd w:val="clear" w:color="auto" w:fill="FFFFFF"/>
        </w:rPr>
        <w:t>大规模投资美国制造</w:t>
      </w:r>
      <w:r w:rsidRPr="001D1DE4">
        <w:rPr>
          <w:rFonts w:ascii="宋体" w:hAnsi="宋体" w:cs="宋体" w:hint="eastAsia"/>
          <w:b/>
          <w:bCs/>
          <w:color w:val="auto"/>
          <w:sz w:val="28"/>
          <w:shd w:val="clear" w:color="auto" w:fill="FFFFFF"/>
        </w:rPr>
        <w:t>。</w:t>
      </w:r>
      <w:r>
        <w:rPr>
          <w:rFonts w:ascii="宋体" w:hAnsi="宋体" w:cs="宋体" w:hint="eastAsia"/>
          <w:color w:val="auto"/>
          <w:sz w:val="28"/>
          <w:shd w:val="clear" w:color="auto" w:fill="FFFFFF"/>
        </w:rPr>
        <w:t>苹果</w:t>
      </w:r>
      <w:r w:rsidR="009348F7" w:rsidRPr="009348F7">
        <w:rPr>
          <w:rFonts w:ascii="宋体" w:hAnsi="宋体" w:cs="宋体" w:hint="eastAsia"/>
          <w:color w:val="auto"/>
          <w:sz w:val="28"/>
          <w:shd w:val="clear" w:color="auto" w:fill="FFFFFF"/>
        </w:rPr>
        <w:t>宣布未来四年追加1000亿美元投资，总金额达6000亿美元的</w:t>
      </w:r>
      <w:r>
        <w:rPr>
          <w:rFonts w:ascii="宋体" w:hAnsi="宋体" w:cs="宋体" w:hint="eastAsia"/>
          <w:color w:val="auto"/>
          <w:sz w:val="28"/>
          <w:shd w:val="clear" w:color="auto" w:fill="FFFFFF"/>
        </w:rPr>
        <w:t>“美国制造计划”，</w:t>
      </w:r>
      <w:r w:rsidR="009348F7">
        <w:rPr>
          <w:rFonts w:ascii="宋体" w:hAnsi="宋体" w:cs="宋体" w:hint="eastAsia"/>
          <w:color w:val="auto"/>
          <w:sz w:val="28"/>
          <w:shd w:val="clear" w:color="auto" w:fill="FFFFFF"/>
        </w:rPr>
        <w:t>将</w:t>
      </w:r>
      <w:r>
        <w:rPr>
          <w:rFonts w:ascii="宋体" w:hAnsi="宋体" w:cs="宋体" w:hint="eastAsia"/>
          <w:color w:val="auto"/>
          <w:sz w:val="28"/>
          <w:shd w:val="clear" w:color="auto" w:fill="FFFFFF"/>
        </w:rPr>
        <w:t>与康宁、Coherent公司</w:t>
      </w:r>
      <w:r w:rsidR="009348F7" w:rsidRPr="009348F7">
        <w:rPr>
          <w:rFonts w:ascii="宋体" w:hAnsi="宋体" w:cs="宋体" w:hint="eastAsia"/>
          <w:color w:val="auto"/>
          <w:sz w:val="28"/>
          <w:shd w:val="clear" w:color="auto" w:fill="FFFFFF"/>
        </w:rPr>
        <w:t>、环球晶圆(GWA)、应用材料公司、德州仪器公司(TI)</w:t>
      </w:r>
      <w:r>
        <w:rPr>
          <w:rFonts w:ascii="宋体" w:hAnsi="宋体" w:cs="宋体" w:hint="eastAsia"/>
          <w:color w:val="auto"/>
          <w:sz w:val="28"/>
          <w:shd w:val="clear" w:color="auto" w:fill="FFFFFF"/>
        </w:rPr>
        <w:t>等</w:t>
      </w:r>
      <w:r w:rsidR="009348F7">
        <w:rPr>
          <w:rFonts w:ascii="宋体" w:hAnsi="宋体" w:cs="宋体" w:hint="eastAsia"/>
          <w:color w:val="auto"/>
          <w:sz w:val="28"/>
          <w:shd w:val="clear" w:color="auto" w:fill="FFFFFF"/>
        </w:rPr>
        <w:t>涵盖硅芯片生产各个关</w:t>
      </w:r>
      <w:r w:rsidR="009348F7">
        <w:rPr>
          <w:rFonts w:ascii="宋体" w:hAnsi="宋体" w:cs="宋体" w:hint="eastAsia"/>
          <w:color w:val="auto"/>
          <w:sz w:val="28"/>
          <w:shd w:val="clear" w:color="auto" w:fill="FFFFFF"/>
        </w:rPr>
        <w:lastRenderedPageBreak/>
        <w:t>键环节的</w:t>
      </w:r>
      <w:r>
        <w:rPr>
          <w:rFonts w:ascii="宋体" w:hAnsi="宋体" w:cs="宋体" w:hint="eastAsia"/>
          <w:color w:val="auto"/>
          <w:sz w:val="28"/>
          <w:shd w:val="clear" w:color="auto" w:fill="FFFFFF"/>
        </w:rPr>
        <w:t>美国企业开展合作，打造一条端到端的硅芯片供应链。</w:t>
      </w:r>
      <w:r w:rsidR="009348F7">
        <w:rPr>
          <w:rFonts w:ascii="宋体" w:hAnsi="宋体" w:cs="宋体" w:hint="eastAsia"/>
          <w:color w:val="auto"/>
          <w:sz w:val="28"/>
          <w:shd w:val="clear" w:color="auto" w:fill="FFFFFF"/>
        </w:rPr>
        <w:t>部分投资被视为对</w:t>
      </w:r>
      <w:r w:rsidR="009348F7" w:rsidRPr="009348F7">
        <w:rPr>
          <w:rFonts w:ascii="宋体" w:hAnsi="宋体" w:cs="宋体" w:hint="eastAsia"/>
          <w:color w:val="auto"/>
          <w:sz w:val="28"/>
          <w:shd w:val="clear" w:color="auto" w:fill="FFFFFF"/>
        </w:rPr>
        <w:t>美国关税政策</w:t>
      </w:r>
      <w:r w:rsidR="009348F7">
        <w:rPr>
          <w:rFonts w:ascii="宋体" w:hAnsi="宋体" w:cs="宋体" w:hint="eastAsia"/>
          <w:color w:val="auto"/>
          <w:sz w:val="28"/>
          <w:shd w:val="clear" w:color="auto" w:fill="FFFFFF"/>
        </w:rPr>
        <w:t>的应对</w:t>
      </w:r>
      <w:r w:rsidR="009348F7" w:rsidRPr="009348F7">
        <w:rPr>
          <w:rFonts w:ascii="宋体" w:hAnsi="宋体" w:cs="宋体" w:hint="eastAsia"/>
          <w:color w:val="auto"/>
          <w:sz w:val="28"/>
          <w:shd w:val="clear" w:color="auto" w:fill="FFFFFF"/>
        </w:rPr>
        <w:t>，同时增强供应链韧性。</w:t>
      </w:r>
    </w:p>
    <w:p w14:paraId="22FDA7CC" w14:textId="77777777" w:rsidR="00377F96" w:rsidRPr="00377F96" w:rsidRDefault="00377F96">
      <w:pPr>
        <w:spacing w:line="360" w:lineRule="auto"/>
        <w:ind w:firstLineChars="200" w:firstLine="560"/>
        <w:jc w:val="both"/>
        <w:rPr>
          <w:rFonts w:ascii="宋体" w:hAnsi="宋体" w:cs="宋体" w:hint="eastAsia"/>
          <w:bCs/>
          <w:strike/>
          <w:color w:val="auto"/>
          <w:sz w:val="28"/>
          <w:shd w:val="clear" w:color="auto" w:fill="FFFFFF"/>
        </w:rPr>
      </w:pPr>
    </w:p>
    <w:p w14:paraId="4A4F5B92" w14:textId="1D78FB9C" w:rsidR="00BE75E8" w:rsidRDefault="00BE75E8">
      <w:pPr>
        <w:spacing w:line="360" w:lineRule="auto"/>
        <w:ind w:firstLineChars="200" w:firstLine="440"/>
        <w:jc w:val="both"/>
        <w:rPr>
          <w:rFonts w:hint="eastAsia"/>
        </w:rPr>
      </w:pPr>
    </w:p>
    <w:sectPr w:rsidR="00BE75E8">
      <w:headerReference w:type="default" r:id="rId7"/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A1B4F" w14:textId="77777777" w:rsidR="00BA4011" w:rsidRDefault="00BA401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94DB7AB" w14:textId="77777777" w:rsidR="00BA4011" w:rsidRDefault="00BA401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78B64" w14:textId="77777777" w:rsidR="00BA4011" w:rsidRDefault="00BA4011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54CB5A64" w14:textId="77777777" w:rsidR="00BA4011" w:rsidRDefault="00BA4011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1E411" w14:textId="77777777" w:rsidR="00BE75E8" w:rsidRDefault="00000000">
    <w:pPr>
      <w:pStyle w:val="a9"/>
      <w:rPr>
        <w:rFonts w:ascii="楷体" w:eastAsia="楷体" w:hAnsi="楷体" w:hint="eastAsia"/>
        <w:sz w:val="28"/>
        <w:szCs w:val="28"/>
      </w:rPr>
    </w:pPr>
    <w:r>
      <w:rPr>
        <w:rFonts w:ascii="楷体" w:eastAsia="楷体" w:hAnsi="楷体" w:hint="eastAsia"/>
        <w:sz w:val="28"/>
        <w:szCs w:val="28"/>
      </w:rPr>
      <w:t>大模型公司对标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静 徐">
    <w15:presenceInfo w15:providerId="Windows Live" w15:userId="c130b3e0efcb90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hideSpellingErrors/>
  <w:hideGrammaticalErrors/>
  <w:proofState w:spelling="clean" w:grammar="clean"/>
  <w:defaultTabStop w:val="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AyYmFiYjlkMWYyMjI1NjhjZWM3YTkxZTdlNzQ2MTEifQ=="/>
  </w:docVars>
  <w:rsids>
    <w:rsidRoot w:val="00172A27"/>
    <w:rsid w:val="00001BA7"/>
    <w:rsid w:val="000062F0"/>
    <w:rsid w:val="0001252C"/>
    <w:rsid w:val="000134FF"/>
    <w:rsid w:val="000135C5"/>
    <w:rsid w:val="00022563"/>
    <w:rsid w:val="000251FE"/>
    <w:rsid w:val="00035C8E"/>
    <w:rsid w:val="000400D7"/>
    <w:rsid w:val="000512DA"/>
    <w:rsid w:val="00053492"/>
    <w:rsid w:val="00055700"/>
    <w:rsid w:val="00056527"/>
    <w:rsid w:val="00057224"/>
    <w:rsid w:val="00061CAD"/>
    <w:rsid w:val="00062460"/>
    <w:rsid w:val="00067096"/>
    <w:rsid w:val="000679D1"/>
    <w:rsid w:val="00070CDF"/>
    <w:rsid w:val="000734E4"/>
    <w:rsid w:val="00074544"/>
    <w:rsid w:val="00080028"/>
    <w:rsid w:val="000848F3"/>
    <w:rsid w:val="0009195C"/>
    <w:rsid w:val="00094D86"/>
    <w:rsid w:val="000A0C69"/>
    <w:rsid w:val="000A233A"/>
    <w:rsid w:val="000B0473"/>
    <w:rsid w:val="000B4499"/>
    <w:rsid w:val="000B5949"/>
    <w:rsid w:val="000B78EA"/>
    <w:rsid w:val="000B7EEF"/>
    <w:rsid w:val="000C5DFD"/>
    <w:rsid w:val="000C5FDB"/>
    <w:rsid w:val="000D2532"/>
    <w:rsid w:val="000D257C"/>
    <w:rsid w:val="000D3C92"/>
    <w:rsid w:val="000E0323"/>
    <w:rsid w:val="000E4D2A"/>
    <w:rsid w:val="000E62AD"/>
    <w:rsid w:val="000F1B61"/>
    <w:rsid w:val="000F3F11"/>
    <w:rsid w:val="000F68D9"/>
    <w:rsid w:val="0010018B"/>
    <w:rsid w:val="001006EC"/>
    <w:rsid w:val="00100ADD"/>
    <w:rsid w:val="00101DA7"/>
    <w:rsid w:val="00102A4A"/>
    <w:rsid w:val="00105A49"/>
    <w:rsid w:val="001061D2"/>
    <w:rsid w:val="00112A29"/>
    <w:rsid w:val="00116CBE"/>
    <w:rsid w:val="00116D8D"/>
    <w:rsid w:val="00122537"/>
    <w:rsid w:val="00126053"/>
    <w:rsid w:val="00127FC5"/>
    <w:rsid w:val="001377D5"/>
    <w:rsid w:val="0014408D"/>
    <w:rsid w:val="00145FF2"/>
    <w:rsid w:val="00150592"/>
    <w:rsid w:val="00154215"/>
    <w:rsid w:val="00155102"/>
    <w:rsid w:val="00156F7C"/>
    <w:rsid w:val="00161F61"/>
    <w:rsid w:val="0016558B"/>
    <w:rsid w:val="00172A27"/>
    <w:rsid w:val="00174BEA"/>
    <w:rsid w:val="00175C87"/>
    <w:rsid w:val="00176E01"/>
    <w:rsid w:val="00182DA2"/>
    <w:rsid w:val="001850E9"/>
    <w:rsid w:val="00186B0C"/>
    <w:rsid w:val="00187894"/>
    <w:rsid w:val="001922EB"/>
    <w:rsid w:val="00194D59"/>
    <w:rsid w:val="001A45A6"/>
    <w:rsid w:val="001A4DD1"/>
    <w:rsid w:val="001A6452"/>
    <w:rsid w:val="001B1ABE"/>
    <w:rsid w:val="001B1B08"/>
    <w:rsid w:val="001B1D9A"/>
    <w:rsid w:val="001B5E52"/>
    <w:rsid w:val="001B63AE"/>
    <w:rsid w:val="001B7984"/>
    <w:rsid w:val="001B7BA6"/>
    <w:rsid w:val="001C3DC4"/>
    <w:rsid w:val="001C4682"/>
    <w:rsid w:val="001C690B"/>
    <w:rsid w:val="001C7E62"/>
    <w:rsid w:val="001D1DE4"/>
    <w:rsid w:val="001D30A3"/>
    <w:rsid w:val="001D5361"/>
    <w:rsid w:val="001D6502"/>
    <w:rsid w:val="001D6BC6"/>
    <w:rsid w:val="001D7D19"/>
    <w:rsid w:val="001E0E8D"/>
    <w:rsid w:val="001E111C"/>
    <w:rsid w:val="001E3BDE"/>
    <w:rsid w:val="001F7EDE"/>
    <w:rsid w:val="00206199"/>
    <w:rsid w:val="00206BA5"/>
    <w:rsid w:val="00211BD2"/>
    <w:rsid w:val="0021705F"/>
    <w:rsid w:val="00217AD3"/>
    <w:rsid w:val="002226DC"/>
    <w:rsid w:val="002247F5"/>
    <w:rsid w:val="0022514A"/>
    <w:rsid w:val="00225445"/>
    <w:rsid w:val="00236BBC"/>
    <w:rsid w:val="00236E37"/>
    <w:rsid w:val="00240739"/>
    <w:rsid w:val="00244497"/>
    <w:rsid w:val="00246EEE"/>
    <w:rsid w:val="0025064F"/>
    <w:rsid w:val="0025651C"/>
    <w:rsid w:val="00271776"/>
    <w:rsid w:val="002764D5"/>
    <w:rsid w:val="00276CB8"/>
    <w:rsid w:val="002838F8"/>
    <w:rsid w:val="002845E0"/>
    <w:rsid w:val="00286364"/>
    <w:rsid w:val="002872CB"/>
    <w:rsid w:val="00290C22"/>
    <w:rsid w:val="002918BA"/>
    <w:rsid w:val="002929E1"/>
    <w:rsid w:val="0029488D"/>
    <w:rsid w:val="00294966"/>
    <w:rsid w:val="00295078"/>
    <w:rsid w:val="00297FA3"/>
    <w:rsid w:val="002A21F4"/>
    <w:rsid w:val="002A295F"/>
    <w:rsid w:val="002A2D9C"/>
    <w:rsid w:val="002A4DE3"/>
    <w:rsid w:val="002B0C71"/>
    <w:rsid w:val="002B125F"/>
    <w:rsid w:val="002B27A3"/>
    <w:rsid w:val="002B636E"/>
    <w:rsid w:val="002B798F"/>
    <w:rsid w:val="002C09D0"/>
    <w:rsid w:val="002C33B7"/>
    <w:rsid w:val="002D28AB"/>
    <w:rsid w:val="002D421D"/>
    <w:rsid w:val="002E1412"/>
    <w:rsid w:val="002E16B7"/>
    <w:rsid w:val="002E19D6"/>
    <w:rsid w:val="002E20C8"/>
    <w:rsid w:val="002E5128"/>
    <w:rsid w:val="002F405C"/>
    <w:rsid w:val="002F44B8"/>
    <w:rsid w:val="002F4EE7"/>
    <w:rsid w:val="002F7DD3"/>
    <w:rsid w:val="002F7FBA"/>
    <w:rsid w:val="00311EF5"/>
    <w:rsid w:val="003216BD"/>
    <w:rsid w:val="0032555C"/>
    <w:rsid w:val="00332118"/>
    <w:rsid w:val="00334FD5"/>
    <w:rsid w:val="00345BCA"/>
    <w:rsid w:val="0034682E"/>
    <w:rsid w:val="00347C47"/>
    <w:rsid w:val="00350772"/>
    <w:rsid w:val="00350FDD"/>
    <w:rsid w:val="00351B68"/>
    <w:rsid w:val="00351CFF"/>
    <w:rsid w:val="0035467E"/>
    <w:rsid w:val="003546BA"/>
    <w:rsid w:val="003550B0"/>
    <w:rsid w:val="00364C98"/>
    <w:rsid w:val="0036756F"/>
    <w:rsid w:val="003676B4"/>
    <w:rsid w:val="00372D66"/>
    <w:rsid w:val="00373C16"/>
    <w:rsid w:val="00373CED"/>
    <w:rsid w:val="003762ED"/>
    <w:rsid w:val="00376E6D"/>
    <w:rsid w:val="00377F96"/>
    <w:rsid w:val="0038455A"/>
    <w:rsid w:val="003928A3"/>
    <w:rsid w:val="00392CCF"/>
    <w:rsid w:val="003A1B68"/>
    <w:rsid w:val="003A2B7A"/>
    <w:rsid w:val="003A6DAA"/>
    <w:rsid w:val="003B25A7"/>
    <w:rsid w:val="003B2D6F"/>
    <w:rsid w:val="003C2099"/>
    <w:rsid w:val="003C4C94"/>
    <w:rsid w:val="003D098D"/>
    <w:rsid w:val="003D0CF8"/>
    <w:rsid w:val="003D34BE"/>
    <w:rsid w:val="003D4C91"/>
    <w:rsid w:val="003D533F"/>
    <w:rsid w:val="003E49BF"/>
    <w:rsid w:val="003E769E"/>
    <w:rsid w:val="003E79C8"/>
    <w:rsid w:val="003F1490"/>
    <w:rsid w:val="003F45CF"/>
    <w:rsid w:val="0041458D"/>
    <w:rsid w:val="00422122"/>
    <w:rsid w:val="00426AF1"/>
    <w:rsid w:val="00426DF7"/>
    <w:rsid w:val="00427A10"/>
    <w:rsid w:val="00427D83"/>
    <w:rsid w:val="004304F3"/>
    <w:rsid w:val="00430B9D"/>
    <w:rsid w:val="004313E2"/>
    <w:rsid w:val="0044009A"/>
    <w:rsid w:val="00445C74"/>
    <w:rsid w:val="0044708C"/>
    <w:rsid w:val="00447B6C"/>
    <w:rsid w:val="00457284"/>
    <w:rsid w:val="00457396"/>
    <w:rsid w:val="0045765E"/>
    <w:rsid w:val="00460E63"/>
    <w:rsid w:val="00461389"/>
    <w:rsid w:val="004638E5"/>
    <w:rsid w:val="00463D4C"/>
    <w:rsid w:val="004641BC"/>
    <w:rsid w:val="00467B2A"/>
    <w:rsid w:val="00470BD7"/>
    <w:rsid w:val="004744C1"/>
    <w:rsid w:val="00474A14"/>
    <w:rsid w:val="004756EA"/>
    <w:rsid w:val="00480C9B"/>
    <w:rsid w:val="00481ED7"/>
    <w:rsid w:val="00490CD1"/>
    <w:rsid w:val="00490F1C"/>
    <w:rsid w:val="00493029"/>
    <w:rsid w:val="0049399F"/>
    <w:rsid w:val="00493EF1"/>
    <w:rsid w:val="00494621"/>
    <w:rsid w:val="00495715"/>
    <w:rsid w:val="00495A8D"/>
    <w:rsid w:val="004A0E8A"/>
    <w:rsid w:val="004B06AE"/>
    <w:rsid w:val="004B5A2F"/>
    <w:rsid w:val="004B61E0"/>
    <w:rsid w:val="004C062B"/>
    <w:rsid w:val="004C1665"/>
    <w:rsid w:val="004C50AF"/>
    <w:rsid w:val="004C55E1"/>
    <w:rsid w:val="004D05CA"/>
    <w:rsid w:val="004E599F"/>
    <w:rsid w:val="00505092"/>
    <w:rsid w:val="00506000"/>
    <w:rsid w:val="00506DFB"/>
    <w:rsid w:val="00512F70"/>
    <w:rsid w:val="00515063"/>
    <w:rsid w:val="005164E2"/>
    <w:rsid w:val="00521376"/>
    <w:rsid w:val="0052403B"/>
    <w:rsid w:val="0052497E"/>
    <w:rsid w:val="005272C9"/>
    <w:rsid w:val="005305C4"/>
    <w:rsid w:val="00530EFF"/>
    <w:rsid w:val="005325B7"/>
    <w:rsid w:val="0053341E"/>
    <w:rsid w:val="005339D2"/>
    <w:rsid w:val="00534E57"/>
    <w:rsid w:val="00535AE9"/>
    <w:rsid w:val="00540D96"/>
    <w:rsid w:val="00541EBC"/>
    <w:rsid w:val="00544B34"/>
    <w:rsid w:val="00555089"/>
    <w:rsid w:val="0056061B"/>
    <w:rsid w:val="0056061F"/>
    <w:rsid w:val="00561CAB"/>
    <w:rsid w:val="00563C2D"/>
    <w:rsid w:val="00564136"/>
    <w:rsid w:val="00564C23"/>
    <w:rsid w:val="00564E2E"/>
    <w:rsid w:val="00564FA1"/>
    <w:rsid w:val="00581983"/>
    <w:rsid w:val="005850C9"/>
    <w:rsid w:val="0058698F"/>
    <w:rsid w:val="00594182"/>
    <w:rsid w:val="00594F11"/>
    <w:rsid w:val="005A03B4"/>
    <w:rsid w:val="005A10D8"/>
    <w:rsid w:val="005A2BD3"/>
    <w:rsid w:val="005B1763"/>
    <w:rsid w:val="005B2001"/>
    <w:rsid w:val="005C088A"/>
    <w:rsid w:val="005C0B0B"/>
    <w:rsid w:val="005C6E12"/>
    <w:rsid w:val="005D1AB7"/>
    <w:rsid w:val="005D2A25"/>
    <w:rsid w:val="005D2F78"/>
    <w:rsid w:val="005D7AD1"/>
    <w:rsid w:val="005E00D9"/>
    <w:rsid w:val="005E5554"/>
    <w:rsid w:val="005F2BEA"/>
    <w:rsid w:val="005F351F"/>
    <w:rsid w:val="00604176"/>
    <w:rsid w:val="00606E3A"/>
    <w:rsid w:val="00610C3B"/>
    <w:rsid w:val="006120A6"/>
    <w:rsid w:val="006200E0"/>
    <w:rsid w:val="0062258A"/>
    <w:rsid w:val="00625556"/>
    <w:rsid w:val="00650CB0"/>
    <w:rsid w:val="00661A5E"/>
    <w:rsid w:val="00664249"/>
    <w:rsid w:val="00665057"/>
    <w:rsid w:val="00666B19"/>
    <w:rsid w:val="006703E5"/>
    <w:rsid w:val="00671935"/>
    <w:rsid w:val="006730F0"/>
    <w:rsid w:val="0068183C"/>
    <w:rsid w:val="0068784D"/>
    <w:rsid w:val="00687A37"/>
    <w:rsid w:val="00690558"/>
    <w:rsid w:val="00691264"/>
    <w:rsid w:val="006943F1"/>
    <w:rsid w:val="00695D92"/>
    <w:rsid w:val="006A0146"/>
    <w:rsid w:val="006A2D7C"/>
    <w:rsid w:val="006A4607"/>
    <w:rsid w:val="006A46D7"/>
    <w:rsid w:val="006A497A"/>
    <w:rsid w:val="006A5194"/>
    <w:rsid w:val="006A551C"/>
    <w:rsid w:val="006A6D2A"/>
    <w:rsid w:val="006B0245"/>
    <w:rsid w:val="006B0E5A"/>
    <w:rsid w:val="006B23AD"/>
    <w:rsid w:val="006B4E8C"/>
    <w:rsid w:val="006C1C02"/>
    <w:rsid w:val="006C24BB"/>
    <w:rsid w:val="006C5B5A"/>
    <w:rsid w:val="006C75C0"/>
    <w:rsid w:val="006D04E8"/>
    <w:rsid w:val="006D401C"/>
    <w:rsid w:val="006E117C"/>
    <w:rsid w:val="006E53AA"/>
    <w:rsid w:val="006E70ED"/>
    <w:rsid w:val="006F3056"/>
    <w:rsid w:val="006F4496"/>
    <w:rsid w:val="006F4D65"/>
    <w:rsid w:val="00700ABD"/>
    <w:rsid w:val="00703458"/>
    <w:rsid w:val="00703D93"/>
    <w:rsid w:val="0070632B"/>
    <w:rsid w:val="00717C85"/>
    <w:rsid w:val="007208A2"/>
    <w:rsid w:val="00725AB9"/>
    <w:rsid w:val="007271D0"/>
    <w:rsid w:val="00727905"/>
    <w:rsid w:val="00735244"/>
    <w:rsid w:val="007355D0"/>
    <w:rsid w:val="0073568C"/>
    <w:rsid w:val="007410E6"/>
    <w:rsid w:val="00751AC2"/>
    <w:rsid w:val="00752A5D"/>
    <w:rsid w:val="0075377D"/>
    <w:rsid w:val="00755786"/>
    <w:rsid w:val="00760322"/>
    <w:rsid w:val="00761FE6"/>
    <w:rsid w:val="00762D29"/>
    <w:rsid w:val="00770237"/>
    <w:rsid w:val="00770385"/>
    <w:rsid w:val="00776AB2"/>
    <w:rsid w:val="00781F4A"/>
    <w:rsid w:val="00782AEB"/>
    <w:rsid w:val="00785AA1"/>
    <w:rsid w:val="00793118"/>
    <w:rsid w:val="0079761C"/>
    <w:rsid w:val="00797DBF"/>
    <w:rsid w:val="007A0549"/>
    <w:rsid w:val="007A0D55"/>
    <w:rsid w:val="007A1B6C"/>
    <w:rsid w:val="007A2419"/>
    <w:rsid w:val="007A287D"/>
    <w:rsid w:val="007B0C5D"/>
    <w:rsid w:val="007B2710"/>
    <w:rsid w:val="007C0F52"/>
    <w:rsid w:val="007C41D8"/>
    <w:rsid w:val="007D0B59"/>
    <w:rsid w:val="007D4426"/>
    <w:rsid w:val="007E04E4"/>
    <w:rsid w:val="007E3C5B"/>
    <w:rsid w:val="007F1A45"/>
    <w:rsid w:val="007F3704"/>
    <w:rsid w:val="007F5B73"/>
    <w:rsid w:val="008063EC"/>
    <w:rsid w:val="00810EF7"/>
    <w:rsid w:val="00810FA1"/>
    <w:rsid w:val="0081619D"/>
    <w:rsid w:val="00823A7F"/>
    <w:rsid w:val="0082676A"/>
    <w:rsid w:val="00826C06"/>
    <w:rsid w:val="008270A9"/>
    <w:rsid w:val="00833759"/>
    <w:rsid w:val="00834498"/>
    <w:rsid w:val="00837A3E"/>
    <w:rsid w:val="00840B6E"/>
    <w:rsid w:val="0084233B"/>
    <w:rsid w:val="00843723"/>
    <w:rsid w:val="00847001"/>
    <w:rsid w:val="00847900"/>
    <w:rsid w:val="008522E9"/>
    <w:rsid w:val="008526A1"/>
    <w:rsid w:val="008577D0"/>
    <w:rsid w:val="00870911"/>
    <w:rsid w:val="008709D8"/>
    <w:rsid w:val="00871574"/>
    <w:rsid w:val="00875186"/>
    <w:rsid w:val="00877A2D"/>
    <w:rsid w:val="0089023F"/>
    <w:rsid w:val="00891558"/>
    <w:rsid w:val="008A05F7"/>
    <w:rsid w:val="008B39E1"/>
    <w:rsid w:val="008B6470"/>
    <w:rsid w:val="008B720F"/>
    <w:rsid w:val="008B740C"/>
    <w:rsid w:val="008C2F47"/>
    <w:rsid w:val="008E0296"/>
    <w:rsid w:val="008E0E2E"/>
    <w:rsid w:val="008F023D"/>
    <w:rsid w:val="008F1BF9"/>
    <w:rsid w:val="008F6C76"/>
    <w:rsid w:val="00900546"/>
    <w:rsid w:val="00902B25"/>
    <w:rsid w:val="00902FBA"/>
    <w:rsid w:val="00904068"/>
    <w:rsid w:val="009075C8"/>
    <w:rsid w:val="0090769C"/>
    <w:rsid w:val="00913845"/>
    <w:rsid w:val="0091473F"/>
    <w:rsid w:val="00916ED7"/>
    <w:rsid w:val="0092087C"/>
    <w:rsid w:val="00920B98"/>
    <w:rsid w:val="00921E59"/>
    <w:rsid w:val="009348F7"/>
    <w:rsid w:val="0093499C"/>
    <w:rsid w:val="0093770D"/>
    <w:rsid w:val="0094174D"/>
    <w:rsid w:val="0095035F"/>
    <w:rsid w:val="00950A0E"/>
    <w:rsid w:val="00951711"/>
    <w:rsid w:val="00954A32"/>
    <w:rsid w:val="00955640"/>
    <w:rsid w:val="00957498"/>
    <w:rsid w:val="0096136F"/>
    <w:rsid w:val="00962D43"/>
    <w:rsid w:val="0097123B"/>
    <w:rsid w:val="009730D8"/>
    <w:rsid w:val="00974679"/>
    <w:rsid w:val="00975AAB"/>
    <w:rsid w:val="00986FDF"/>
    <w:rsid w:val="009872AB"/>
    <w:rsid w:val="00991289"/>
    <w:rsid w:val="009914AD"/>
    <w:rsid w:val="00993687"/>
    <w:rsid w:val="00993CB9"/>
    <w:rsid w:val="00997430"/>
    <w:rsid w:val="009A3A8E"/>
    <w:rsid w:val="009A4B56"/>
    <w:rsid w:val="009A65FC"/>
    <w:rsid w:val="009B0340"/>
    <w:rsid w:val="009B27F0"/>
    <w:rsid w:val="009B3FBF"/>
    <w:rsid w:val="009B4A9E"/>
    <w:rsid w:val="009C08B9"/>
    <w:rsid w:val="009C4F14"/>
    <w:rsid w:val="009D014F"/>
    <w:rsid w:val="009D1D45"/>
    <w:rsid w:val="009D253A"/>
    <w:rsid w:val="009D4A0D"/>
    <w:rsid w:val="009D5A6D"/>
    <w:rsid w:val="009D5B8A"/>
    <w:rsid w:val="009D5DDB"/>
    <w:rsid w:val="009D7ECF"/>
    <w:rsid w:val="009E6C46"/>
    <w:rsid w:val="009F4EB1"/>
    <w:rsid w:val="00A010BF"/>
    <w:rsid w:val="00A02F50"/>
    <w:rsid w:val="00A04C2D"/>
    <w:rsid w:val="00A10D4F"/>
    <w:rsid w:val="00A11DAE"/>
    <w:rsid w:val="00A17E78"/>
    <w:rsid w:val="00A207ED"/>
    <w:rsid w:val="00A20DE5"/>
    <w:rsid w:val="00A220BD"/>
    <w:rsid w:val="00A226E8"/>
    <w:rsid w:val="00A241C0"/>
    <w:rsid w:val="00A24369"/>
    <w:rsid w:val="00A246ED"/>
    <w:rsid w:val="00A25B14"/>
    <w:rsid w:val="00A26AC2"/>
    <w:rsid w:val="00A27710"/>
    <w:rsid w:val="00A37155"/>
    <w:rsid w:val="00A41448"/>
    <w:rsid w:val="00A42A2F"/>
    <w:rsid w:val="00A42D73"/>
    <w:rsid w:val="00A460E8"/>
    <w:rsid w:val="00A51E48"/>
    <w:rsid w:val="00A52375"/>
    <w:rsid w:val="00A5777E"/>
    <w:rsid w:val="00A60F90"/>
    <w:rsid w:val="00A63DAC"/>
    <w:rsid w:val="00A67CFD"/>
    <w:rsid w:val="00A71E42"/>
    <w:rsid w:val="00A74517"/>
    <w:rsid w:val="00A770CA"/>
    <w:rsid w:val="00A8056C"/>
    <w:rsid w:val="00A822A7"/>
    <w:rsid w:val="00A8345C"/>
    <w:rsid w:val="00A90661"/>
    <w:rsid w:val="00A90FA5"/>
    <w:rsid w:val="00A95998"/>
    <w:rsid w:val="00A9789D"/>
    <w:rsid w:val="00A97C40"/>
    <w:rsid w:val="00AA0035"/>
    <w:rsid w:val="00AA279C"/>
    <w:rsid w:val="00AA684F"/>
    <w:rsid w:val="00AB1C12"/>
    <w:rsid w:val="00AB485D"/>
    <w:rsid w:val="00AB4A12"/>
    <w:rsid w:val="00AC24E2"/>
    <w:rsid w:val="00AD0BCB"/>
    <w:rsid w:val="00AE05F9"/>
    <w:rsid w:val="00AE12D2"/>
    <w:rsid w:val="00AE17A7"/>
    <w:rsid w:val="00AE1DE6"/>
    <w:rsid w:val="00AE3FB8"/>
    <w:rsid w:val="00AE54B2"/>
    <w:rsid w:val="00AE784F"/>
    <w:rsid w:val="00AE79AA"/>
    <w:rsid w:val="00AF23CF"/>
    <w:rsid w:val="00AF3D60"/>
    <w:rsid w:val="00AF5E6D"/>
    <w:rsid w:val="00B00372"/>
    <w:rsid w:val="00B04DD0"/>
    <w:rsid w:val="00B05432"/>
    <w:rsid w:val="00B13731"/>
    <w:rsid w:val="00B2002B"/>
    <w:rsid w:val="00B23C59"/>
    <w:rsid w:val="00B27CA6"/>
    <w:rsid w:val="00B27D71"/>
    <w:rsid w:val="00B3294E"/>
    <w:rsid w:val="00B3555C"/>
    <w:rsid w:val="00B41C08"/>
    <w:rsid w:val="00B439F4"/>
    <w:rsid w:val="00B45BFD"/>
    <w:rsid w:val="00B50831"/>
    <w:rsid w:val="00B52BF2"/>
    <w:rsid w:val="00B564E0"/>
    <w:rsid w:val="00B60311"/>
    <w:rsid w:val="00B612E8"/>
    <w:rsid w:val="00B622EB"/>
    <w:rsid w:val="00B62308"/>
    <w:rsid w:val="00B70398"/>
    <w:rsid w:val="00B81165"/>
    <w:rsid w:val="00B8271F"/>
    <w:rsid w:val="00B8551F"/>
    <w:rsid w:val="00B94235"/>
    <w:rsid w:val="00B954C9"/>
    <w:rsid w:val="00BA3B7C"/>
    <w:rsid w:val="00BA4011"/>
    <w:rsid w:val="00BB0B8F"/>
    <w:rsid w:val="00BB7BB8"/>
    <w:rsid w:val="00BB7F0D"/>
    <w:rsid w:val="00BC08EB"/>
    <w:rsid w:val="00BC306B"/>
    <w:rsid w:val="00BC3581"/>
    <w:rsid w:val="00BC3F37"/>
    <w:rsid w:val="00BC5A1C"/>
    <w:rsid w:val="00BC74C1"/>
    <w:rsid w:val="00BD0B8D"/>
    <w:rsid w:val="00BD18EC"/>
    <w:rsid w:val="00BD1A3E"/>
    <w:rsid w:val="00BD59C4"/>
    <w:rsid w:val="00BD66EE"/>
    <w:rsid w:val="00BD6B5F"/>
    <w:rsid w:val="00BE4150"/>
    <w:rsid w:val="00BE75E8"/>
    <w:rsid w:val="00BE7ABC"/>
    <w:rsid w:val="00BF1910"/>
    <w:rsid w:val="00BF43A3"/>
    <w:rsid w:val="00BF44DA"/>
    <w:rsid w:val="00C02067"/>
    <w:rsid w:val="00C022B7"/>
    <w:rsid w:val="00C03197"/>
    <w:rsid w:val="00C0517F"/>
    <w:rsid w:val="00C05461"/>
    <w:rsid w:val="00C07C3E"/>
    <w:rsid w:val="00C114F0"/>
    <w:rsid w:val="00C1310A"/>
    <w:rsid w:val="00C22CDA"/>
    <w:rsid w:val="00C25632"/>
    <w:rsid w:val="00C27291"/>
    <w:rsid w:val="00C32F8D"/>
    <w:rsid w:val="00C335FF"/>
    <w:rsid w:val="00C3612A"/>
    <w:rsid w:val="00C46961"/>
    <w:rsid w:val="00C47590"/>
    <w:rsid w:val="00C50891"/>
    <w:rsid w:val="00C572E9"/>
    <w:rsid w:val="00C61077"/>
    <w:rsid w:val="00C63DBD"/>
    <w:rsid w:val="00C64F2C"/>
    <w:rsid w:val="00C663D5"/>
    <w:rsid w:val="00C67CBC"/>
    <w:rsid w:val="00C72B7B"/>
    <w:rsid w:val="00C76391"/>
    <w:rsid w:val="00C8238D"/>
    <w:rsid w:val="00C827AB"/>
    <w:rsid w:val="00C85F60"/>
    <w:rsid w:val="00C8649D"/>
    <w:rsid w:val="00C91613"/>
    <w:rsid w:val="00C91740"/>
    <w:rsid w:val="00C95CA4"/>
    <w:rsid w:val="00CA14D0"/>
    <w:rsid w:val="00CA33C3"/>
    <w:rsid w:val="00CA4C11"/>
    <w:rsid w:val="00CB50E1"/>
    <w:rsid w:val="00CC23FC"/>
    <w:rsid w:val="00CC5FC7"/>
    <w:rsid w:val="00CD04AE"/>
    <w:rsid w:val="00CD67DC"/>
    <w:rsid w:val="00CE0747"/>
    <w:rsid w:val="00CE0B4C"/>
    <w:rsid w:val="00CE1FC3"/>
    <w:rsid w:val="00CE2C5E"/>
    <w:rsid w:val="00CE7BD1"/>
    <w:rsid w:val="00CF7F30"/>
    <w:rsid w:val="00D06154"/>
    <w:rsid w:val="00D06609"/>
    <w:rsid w:val="00D10A7F"/>
    <w:rsid w:val="00D135C1"/>
    <w:rsid w:val="00D13C13"/>
    <w:rsid w:val="00D160BC"/>
    <w:rsid w:val="00D16276"/>
    <w:rsid w:val="00D16B9A"/>
    <w:rsid w:val="00D17080"/>
    <w:rsid w:val="00D17466"/>
    <w:rsid w:val="00D2093D"/>
    <w:rsid w:val="00D2778B"/>
    <w:rsid w:val="00D41D50"/>
    <w:rsid w:val="00D44DF8"/>
    <w:rsid w:val="00D519D3"/>
    <w:rsid w:val="00D51ECD"/>
    <w:rsid w:val="00D547BE"/>
    <w:rsid w:val="00D54A52"/>
    <w:rsid w:val="00D55E6C"/>
    <w:rsid w:val="00D55FEC"/>
    <w:rsid w:val="00D57A1B"/>
    <w:rsid w:val="00D60FB7"/>
    <w:rsid w:val="00D7015D"/>
    <w:rsid w:val="00D75340"/>
    <w:rsid w:val="00D96E11"/>
    <w:rsid w:val="00DA432F"/>
    <w:rsid w:val="00DA70CC"/>
    <w:rsid w:val="00DB0CF3"/>
    <w:rsid w:val="00DB0EDA"/>
    <w:rsid w:val="00DB2582"/>
    <w:rsid w:val="00DB39BF"/>
    <w:rsid w:val="00DC0F4B"/>
    <w:rsid w:val="00DC5535"/>
    <w:rsid w:val="00DD23CA"/>
    <w:rsid w:val="00DE0C6E"/>
    <w:rsid w:val="00DE0CFA"/>
    <w:rsid w:val="00DE3902"/>
    <w:rsid w:val="00DE526E"/>
    <w:rsid w:val="00DF08F9"/>
    <w:rsid w:val="00DF2047"/>
    <w:rsid w:val="00DF340E"/>
    <w:rsid w:val="00DF3C12"/>
    <w:rsid w:val="00DF4622"/>
    <w:rsid w:val="00E127B0"/>
    <w:rsid w:val="00E15B8A"/>
    <w:rsid w:val="00E2034E"/>
    <w:rsid w:val="00E221A1"/>
    <w:rsid w:val="00E22544"/>
    <w:rsid w:val="00E31842"/>
    <w:rsid w:val="00E32200"/>
    <w:rsid w:val="00E33A29"/>
    <w:rsid w:val="00E34318"/>
    <w:rsid w:val="00E34B6E"/>
    <w:rsid w:val="00E44C36"/>
    <w:rsid w:val="00E45BF8"/>
    <w:rsid w:val="00E52B86"/>
    <w:rsid w:val="00E5718F"/>
    <w:rsid w:val="00E57379"/>
    <w:rsid w:val="00E604B7"/>
    <w:rsid w:val="00E64008"/>
    <w:rsid w:val="00E64A22"/>
    <w:rsid w:val="00E804D5"/>
    <w:rsid w:val="00E8280F"/>
    <w:rsid w:val="00E832DA"/>
    <w:rsid w:val="00E94397"/>
    <w:rsid w:val="00E95B86"/>
    <w:rsid w:val="00EA0C83"/>
    <w:rsid w:val="00EA4682"/>
    <w:rsid w:val="00EB2056"/>
    <w:rsid w:val="00EB284A"/>
    <w:rsid w:val="00EB47BB"/>
    <w:rsid w:val="00EC0A77"/>
    <w:rsid w:val="00EC3893"/>
    <w:rsid w:val="00EC6664"/>
    <w:rsid w:val="00ED2DCA"/>
    <w:rsid w:val="00ED40F9"/>
    <w:rsid w:val="00ED4EAC"/>
    <w:rsid w:val="00ED5277"/>
    <w:rsid w:val="00EE1472"/>
    <w:rsid w:val="00EE3CD3"/>
    <w:rsid w:val="00EE7CF3"/>
    <w:rsid w:val="00EF294C"/>
    <w:rsid w:val="00EF4459"/>
    <w:rsid w:val="00EF45BC"/>
    <w:rsid w:val="00EF54CB"/>
    <w:rsid w:val="00F06984"/>
    <w:rsid w:val="00F070BB"/>
    <w:rsid w:val="00F101F8"/>
    <w:rsid w:val="00F120BD"/>
    <w:rsid w:val="00F13FA3"/>
    <w:rsid w:val="00F15F67"/>
    <w:rsid w:val="00F1643D"/>
    <w:rsid w:val="00F16873"/>
    <w:rsid w:val="00F16B28"/>
    <w:rsid w:val="00F16FAE"/>
    <w:rsid w:val="00F1728A"/>
    <w:rsid w:val="00F216F2"/>
    <w:rsid w:val="00F236B1"/>
    <w:rsid w:val="00F23F7D"/>
    <w:rsid w:val="00F31E29"/>
    <w:rsid w:val="00F40350"/>
    <w:rsid w:val="00F4211A"/>
    <w:rsid w:val="00F456DC"/>
    <w:rsid w:val="00F45BDE"/>
    <w:rsid w:val="00F531D2"/>
    <w:rsid w:val="00F548FB"/>
    <w:rsid w:val="00F556EA"/>
    <w:rsid w:val="00F61B3E"/>
    <w:rsid w:val="00F6267A"/>
    <w:rsid w:val="00F67F39"/>
    <w:rsid w:val="00F70B6B"/>
    <w:rsid w:val="00F72375"/>
    <w:rsid w:val="00F8052B"/>
    <w:rsid w:val="00F80CC1"/>
    <w:rsid w:val="00F82A32"/>
    <w:rsid w:val="00F859E3"/>
    <w:rsid w:val="00F85B54"/>
    <w:rsid w:val="00FA28AF"/>
    <w:rsid w:val="00FA2C1C"/>
    <w:rsid w:val="00FA3C07"/>
    <w:rsid w:val="00FA45FF"/>
    <w:rsid w:val="00FA5C05"/>
    <w:rsid w:val="00FA67F1"/>
    <w:rsid w:val="00FA7477"/>
    <w:rsid w:val="00FA7B0D"/>
    <w:rsid w:val="00FB03E4"/>
    <w:rsid w:val="00FB30B7"/>
    <w:rsid w:val="00FB4CF5"/>
    <w:rsid w:val="00FB512A"/>
    <w:rsid w:val="00FB5D58"/>
    <w:rsid w:val="00FC1595"/>
    <w:rsid w:val="00FC342D"/>
    <w:rsid w:val="00FC3B2D"/>
    <w:rsid w:val="00FC4833"/>
    <w:rsid w:val="00FC709F"/>
    <w:rsid w:val="00FD053E"/>
    <w:rsid w:val="00FD3662"/>
    <w:rsid w:val="00FD4D26"/>
    <w:rsid w:val="00FD68DB"/>
    <w:rsid w:val="00FE15E6"/>
    <w:rsid w:val="00FE32A1"/>
    <w:rsid w:val="00FE4308"/>
    <w:rsid w:val="00FE662D"/>
    <w:rsid w:val="00FE7EA8"/>
    <w:rsid w:val="00FF5805"/>
    <w:rsid w:val="01006CB0"/>
    <w:rsid w:val="010356B7"/>
    <w:rsid w:val="01184357"/>
    <w:rsid w:val="01240836"/>
    <w:rsid w:val="0125366D"/>
    <w:rsid w:val="016347D7"/>
    <w:rsid w:val="01757F74"/>
    <w:rsid w:val="01777BF4"/>
    <w:rsid w:val="01975228"/>
    <w:rsid w:val="01A142BB"/>
    <w:rsid w:val="01C55775"/>
    <w:rsid w:val="01C61576"/>
    <w:rsid w:val="01C93C25"/>
    <w:rsid w:val="01D53811"/>
    <w:rsid w:val="01DA571A"/>
    <w:rsid w:val="01DB319C"/>
    <w:rsid w:val="01ED0EB7"/>
    <w:rsid w:val="0200458F"/>
    <w:rsid w:val="02196EBD"/>
    <w:rsid w:val="02231391"/>
    <w:rsid w:val="02313F99"/>
    <w:rsid w:val="02390D53"/>
    <w:rsid w:val="024D6EDF"/>
    <w:rsid w:val="02705C0D"/>
    <w:rsid w:val="02777F3F"/>
    <w:rsid w:val="027F0426"/>
    <w:rsid w:val="0297204E"/>
    <w:rsid w:val="02A62291"/>
    <w:rsid w:val="02B1505F"/>
    <w:rsid w:val="02BC32A5"/>
    <w:rsid w:val="02CF5C27"/>
    <w:rsid w:val="02DA63DE"/>
    <w:rsid w:val="02DD6241"/>
    <w:rsid w:val="02DE2BDF"/>
    <w:rsid w:val="02ED7BF8"/>
    <w:rsid w:val="02F74BED"/>
    <w:rsid w:val="03067406"/>
    <w:rsid w:val="0309038A"/>
    <w:rsid w:val="030D5F76"/>
    <w:rsid w:val="0314419D"/>
    <w:rsid w:val="0320472C"/>
    <w:rsid w:val="032B6341"/>
    <w:rsid w:val="033049C7"/>
    <w:rsid w:val="03353615"/>
    <w:rsid w:val="033D19BF"/>
    <w:rsid w:val="03431E67"/>
    <w:rsid w:val="034F6754"/>
    <w:rsid w:val="035241C7"/>
    <w:rsid w:val="03631D1E"/>
    <w:rsid w:val="036D4EAF"/>
    <w:rsid w:val="036F3C68"/>
    <w:rsid w:val="03870342"/>
    <w:rsid w:val="03963471"/>
    <w:rsid w:val="03967BEE"/>
    <w:rsid w:val="03995901"/>
    <w:rsid w:val="03A65C8A"/>
    <w:rsid w:val="03AF6F21"/>
    <w:rsid w:val="03B34FA0"/>
    <w:rsid w:val="03BC7E2E"/>
    <w:rsid w:val="03D33559"/>
    <w:rsid w:val="03DA2C61"/>
    <w:rsid w:val="03DE3866"/>
    <w:rsid w:val="03E531F1"/>
    <w:rsid w:val="03F168BC"/>
    <w:rsid w:val="03F51722"/>
    <w:rsid w:val="03F57A45"/>
    <w:rsid w:val="040C6A6B"/>
    <w:rsid w:val="042A0462"/>
    <w:rsid w:val="043445F5"/>
    <w:rsid w:val="04506123"/>
    <w:rsid w:val="045370A8"/>
    <w:rsid w:val="04575F38"/>
    <w:rsid w:val="045D79B7"/>
    <w:rsid w:val="04671EF4"/>
    <w:rsid w:val="0488627D"/>
    <w:rsid w:val="048F148B"/>
    <w:rsid w:val="049475EE"/>
    <w:rsid w:val="04A03924"/>
    <w:rsid w:val="04B270C1"/>
    <w:rsid w:val="04BE2ED4"/>
    <w:rsid w:val="04C13E58"/>
    <w:rsid w:val="04E35A1E"/>
    <w:rsid w:val="04E74098"/>
    <w:rsid w:val="04E8539D"/>
    <w:rsid w:val="04F97836"/>
    <w:rsid w:val="05025F47"/>
    <w:rsid w:val="050363B8"/>
    <w:rsid w:val="05040820"/>
    <w:rsid w:val="051416E4"/>
    <w:rsid w:val="05324986"/>
    <w:rsid w:val="053819E3"/>
    <w:rsid w:val="05584A4E"/>
    <w:rsid w:val="056703FD"/>
    <w:rsid w:val="056E36D5"/>
    <w:rsid w:val="0571055A"/>
    <w:rsid w:val="05773987"/>
    <w:rsid w:val="057E7A8F"/>
    <w:rsid w:val="058277C3"/>
    <w:rsid w:val="05A531D1"/>
    <w:rsid w:val="05CA66FA"/>
    <w:rsid w:val="05D12982"/>
    <w:rsid w:val="05D84E57"/>
    <w:rsid w:val="05DC112D"/>
    <w:rsid w:val="05E61A3D"/>
    <w:rsid w:val="05E9713E"/>
    <w:rsid w:val="05F30D52"/>
    <w:rsid w:val="05F332D1"/>
    <w:rsid w:val="06113971"/>
    <w:rsid w:val="061D7998"/>
    <w:rsid w:val="062B6CAE"/>
    <w:rsid w:val="06382740"/>
    <w:rsid w:val="064047AA"/>
    <w:rsid w:val="06420AD1"/>
    <w:rsid w:val="06437314"/>
    <w:rsid w:val="0683733C"/>
    <w:rsid w:val="068C3E93"/>
    <w:rsid w:val="068E0F51"/>
    <w:rsid w:val="06C46598"/>
    <w:rsid w:val="06C54CB0"/>
    <w:rsid w:val="06D538C3"/>
    <w:rsid w:val="06DA075B"/>
    <w:rsid w:val="06E0009B"/>
    <w:rsid w:val="06E04B88"/>
    <w:rsid w:val="06F20C75"/>
    <w:rsid w:val="06F21F49"/>
    <w:rsid w:val="06F70B97"/>
    <w:rsid w:val="07001004"/>
    <w:rsid w:val="070C25A0"/>
    <w:rsid w:val="071333A8"/>
    <w:rsid w:val="07161801"/>
    <w:rsid w:val="072239C3"/>
    <w:rsid w:val="072C7195"/>
    <w:rsid w:val="072E19D4"/>
    <w:rsid w:val="074107C3"/>
    <w:rsid w:val="07485E01"/>
    <w:rsid w:val="0750320D"/>
    <w:rsid w:val="0756099A"/>
    <w:rsid w:val="075B0CF4"/>
    <w:rsid w:val="07627965"/>
    <w:rsid w:val="076E2A82"/>
    <w:rsid w:val="07713742"/>
    <w:rsid w:val="07735C59"/>
    <w:rsid w:val="07754928"/>
    <w:rsid w:val="077A1E53"/>
    <w:rsid w:val="07A406CF"/>
    <w:rsid w:val="07B407BE"/>
    <w:rsid w:val="07CF155D"/>
    <w:rsid w:val="07D77390"/>
    <w:rsid w:val="07EA2C20"/>
    <w:rsid w:val="07F910B5"/>
    <w:rsid w:val="07FB33B4"/>
    <w:rsid w:val="07FB4E2D"/>
    <w:rsid w:val="080737D2"/>
    <w:rsid w:val="081E7F3C"/>
    <w:rsid w:val="08204893"/>
    <w:rsid w:val="08273E74"/>
    <w:rsid w:val="083002FD"/>
    <w:rsid w:val="08380F8C"/>
    <w:rsid w:val="084859A3"/>
    <w:rsid w:val="08487F22"/>
    <w:rsid w:val="0862654D"/>
    <w:rsid w:val="0893471C"/>
    <w:rsid w:val="08A0259D"/>
    <w:rsid w:val="08A37518"/>
    <w:rsid w:val="08A502BB"/>
    <w:rsid w:val="08B0664C"/>
    <w:rsid w:val="08C971F6"/>
    <w:rsid w:val="08D07998"/>
    <w:rsid w:val="08D87811"/>
    <w:rsid w:val="08DD4532"/>
    <w:rsid w:val="08DF1BCE"/>
    <w:rsid w:val="08E510A5"/>
    <w:rsid w:val="08F04266"/>
    <w:rsid w:val="091031EE"/>
    <w:rsid w:val="09157676"/>
    <w:rsid w:val="091E75A8"/>
    <w:rsid w:val="09207C05"/>
    <w:rsid w:val="09246605"/>
    <w:rsid w:val="09267C87"/>
    <w:rsid w:val="09290516"/>
    <w:rsid w:val="092B2E6C"/>
    <w:rsid w:val="093C7535"/>
    <w:rsid w:val="09414035"/>
    <w:rsid w:val="095429DE"/>
    <w:rsid w:val="096009EF"/>
    <w:rsid w:val="09706A8B"/>
    <w:rsid w:val="09762A2C"/>
    <w:rsid w:val="09970D48"/>
    <w:rsid w:val="09BB3687"/>
    <w:rsid w:val="09BF208D"/>
    <w:rsid w:val="09D11FA7"/>
    <w:rsid w:val="09D94E35"/>
    <w:rsid w:val="09FF4D0C"/>
    <w:rsid w:val="0A0015A9"/>
    <w:rsid w:val="0A0E788E"/>
    <w:rsid w:val="0A11444F"/>
    <w:rsid w:val="0A13210D"/>
    <w:rsid w:val="0A404D97"/>
    <w:rsid w:val="0A423C80"/>
    <w:rsid w:val="0A5F2B10"/>
    <w:rsid w:val="0A693E84"/>
    <w:rsid w:val="0A7669ED"/>
    <w:rsid w:val="0A771BD9"/>
    <w:rsid w:val="0A7D5943"/>
    <w:rsid w:val="0A861D6F"/>
    <w:rsid w:val="0A8B04DC"/>
    <w:rsid w:val="0A9145E4"/>
    <w:rsid w:val="0A9919F0"/>
    <w:rsid w:val="0A9C3E06"/>
    <w:rsid w:val="0AA2487E"/>
    <w:rsid w:val="0AAA518F"/>
    <w:rsid w:val="0AAE7F09"/>
    <w:rsid w:val="0ABA57A8"/>
    <w:rsid w:val="0ABF468A"/>
    <w:rsid w:val="0AC106AC"/>
    <w:rsid w:val="0AC637B9"/>
    <w:rsid w:val="0ADB0F46"/>
    <w:rsid w:val="0ADE38EC"/>
    <w:rsid w:val="0AEE2A27"/>
    <w:rsid w:val="0AF61D8A"/>
    <w:rsid w:val="0B072024"/>
    <w:rsid w:val="0B1D330C"/>
    <w:rsid w:val="0B2C5B50"/>
    <w:rsid w:val="0B2C7E14"/>
    <w:rsid w:val="0B2D4462"/>
    <w:rsid w:val="0B300DA7"/>
    <w:rsid w:val="0B347670"/>
    <w:rsid w:val="0B395503"/>
    <w:rsid w:val="0B3B6FFB"/>
    <w:rsid w:val="0B4A1814"/>
    <w:rsid w:val="0B6C77CA"/>
    <w:rsid w:val="0B8E5780"/>
    <w:rsid w:val="0BA9762F"/>
    <w:rsid w:val="0BA97AE2"/>
    <w:rsid w:val="0BB51E02"/>
    <w:rsid w:val="0BBF224A"/>
    <w:rsid w:val="0BC6115D"/>
    <w:rsid w:val="0BDC6D23"/>
    <w:rsid w:val="0C183700"/>
    <w:rsid w:val="0C1969E9"/>
    <w:rsid w:val="0C2C4385"/>
    <w:rsid w:val="0C2E6214"/>
    <w:rsid w:val="0C2F5309"/>
    <w:rsid w:val="0C30660E"/>
    <w:rsid w:val="0C390128"/>
    <w:rsid w:val="0C4E7DBD"/>
    <w:rsid w:val="0C595AE6"/>
    <w:rsid w:val="0C5D03D7"/>
    <w:rsid w:val="0C735F04"/>
    <w:rsid w:val="0C762CD4"/>
    <w:rsid w:val="0C996F37"/>
    <w:rsid w:val="0CA971D2"/>
    <w:rsid w:val="0CB11564"/>
    <w:rsid w:val="0CBA0771"/>
    <w:rsid w:val="0CF2414E"/>
    <w:rsid w:val="0CF43DCE"/>
    <w:rsid w:val="0CF5184F"/>
    <w:rsid w:val="0D003464"/>
    <w:rsid w:val="0D051AEA"/>
    <w:rsid w:val="0D074FED"/>
    <w:rsid w:val="0D142104"/>
    <w:rsid w:val="0D146881"/>
    <w:rsid w:val="0D223618"/>
    <w:rsid w:val="0D334492"/>
    <w:rsid w:val="0D361CE2"/>
    <w:rsid w:val="0D4E0FE4"/>
    <w:rsid w:val="0D55096F"/>
    <w:rsid w:val="0D59089B"/>
    <w:rsid w:val="0D690A8B"/>
    <w:rsid w:val="0D6C2793"/>
    <w:rsid w:val="0D755D26"/>
    <w:rsid w:val="0D93239D"/>
    <w:rsid w:val="0DC331A1"/>
    <w:rsid w:val="0DCE4DB6"/>
    <w:rsid w:val="0DE00553"/>
    <w:rsid w:val="0DE4353A"/>
    <w:rsid w:val="0DEE1A67"/>
    <w:rsid w:val="0DF97DF8"/>
    <w:rsid w:val="0E1A3BB0"/>
    <w:rsid w:val="0E30107A"/>
    <w:rsid w:val="0E366D21"/>
    <w:rsid w:val="0E3C2BA9"/>
    <w:rsid w:val="0E4724FB"/>
    <w:rsid w:val="0E781351"/>
    <w:rsid w:val="0E7C59F6"/>
    <w:rsid w:val="0E806DD8"/>
    <w:rsid w:val="0E861D5D"/>
    <w:rsid w:val="0E952132"/>
    <w:rsid w:val="0EA55AF2"/>
    <w:rsid w:val="0EA55D13"/>
    <w:rsid w:val="0EA8251A"/>
    <w:rsid w:val="0EAA5A1E"/>
    <w:rsid w:val="0EAE1EA5"/>
    <w:rsid w:val="0EBE4E06"/>
    <w:rsid w:val="0EBF433E"/>
    <w:rsid w:val="0ECC28A6"/>
    <w:rsid w:val="0F0E3698"/>
    <w:rsid w:val="0F2365E1"/>
    <w:rsid w:val="0F5169F1"/>
    <w:rsid w:val="0F662972"/>
    <w:rsid w:val="0F860884"/>
    <w:rsid w:val="0F966920"/>
    <w:rsid w:val="0F9C6AC2"/>
    <w:rsid w:val="0FA62F7F"/>
    <w:rsid w:val="0FBC1139"/>
    <w:rsid w:val="0FC90073"/>
    <w:rsid w:val="0FCB1C38"/>
    <w:rsid w:val="0FEC3AAB"/>
    <w:rsid w:val="10014B4E"/>
    <w:rsid w:val="100526B2"/>
    <w:rsid w:val="10123CEB"/>
    <w:rsid w:val="10522556"/>
    <w:rsid w:val="10721697"/>
    <w:rsid w:val="1080178A"/>
    <w:rsid w:val="10961D46"/>
    <w:rsid w:val="10985249"/>
    <w:rsid w:val="109A294A"/>
    <w:rsid w:val="109C3C4F"/>
    <w:rsid w:val="10B0706C"/>
    <w:rsid w:val="10DC6C37"/>
    <w:rsid w:val="10E04472"/>
    <w:rsid w:val="10E56713"/>
    <w:rsid w:val="11007301"/>
    <w:rsid w:val="114809B7"/>
    <w:rsid w:val="114C0EF4"/>
    <w:rsid w:val="115143BB"/>
    <w:rsid w:val="11616119"/>
    <w:rsid w:val="11886E56"/>
    <w:rsid w:val="11890191"/>
    <w:rsid w:val="118B7CD4"/>
    <w:rsid w:val="118E286E"/>
    <w:rsid w:val="119A64F4"/>
    <w:rsid w:val="11AE0B88"/>
    <w:rsid w:val="11B408F3"/>
    <w:rsid w:val="11D72352"/>
    <w:rsid w:val="11DC67DA"/>
    <w:rsid w:val="11E00E11"/>
    <w:rsid w:val="12502F4A"/>
    <w:rsid w:val="125E0FF6"/>
    <w:rsid w:val="12691DDE"/>
    <w:rsid w:val="128A572B"/>
    <w:rsid w:val="128B5679"/>
    <w:rsid w:val="12945F88"/>
    <w:rsid w:val="12A926AA"/>
    <w:rsid w:val="12AC1431"/>
    <w:rsid w:val="12BE3627"/>
    <w:rsid w:val="12D06EB6"/>
    <w:rsid w:val="12DE5718"/>
    <w:rsid w:val="12F572A6"/>
    <w:rsid w:val="12F8288A"/>
    <w:rsid w:val="13010B3B"/>
    <w:rsid w:val="130848A2"/>
    <w:rsid w:val="131E226B"/>
    <w:rsid w:val="133815F1"/>
    <w:rsid w:val="135505C5"/>
    <w:rsid w:val="13573133"/>
    <w:rsid w:val="135D1254"/>
    <w:rsid w:val="137568FB"/>
    <w:rsid w:val="137829E3"/>
    <w:rsid w:val="1380270E"/>
    <w:rsid w:val="138F7291"/>
    <w:rsid w:val="139D323C"/>
    <w:rsid w:val="13AA1353"/>
    <w:rsid w:val="13B62550"/>
    <w:rsid w:val="13B93B6C"/>
    <w:rsid w:val="13BD6CEF"/>
    <w:rsid w:val="13C85080"/>
    <w:rsid w:val="13CE5AEB"/>
    <w:rsid w:val="13D908B7"/>
    <w:rsid w:val="13DB48C9"/>
    <w:rsid w:val="13DE2AA7"/>
    <w:rsid w:val="13ED3B88"/>
    <w:rsid w:val="13FA6B54"/>
    <w:rsid w:val="14046FA4"/>
    <w:rsid w:val="14067033"/>
    <w:rsid w:val="1410594A"/>
    <w:rsid w:val="14132CCE"/>
    <w:rsid w:val="14155180"/>
    <w:rsid w:val="14181987"/>
    <w:rsid w:val="142B2BA6"/>
    <w:rsid w:val="142B6A44"/>
    <w:rsid w:val="14503CE0"/>
    <w:rsid w:val="14511761"/>
    <w:rsid w:val="14545F69"/>
    <w:rsid w:val="145A45EF"/>
    <w:rsid w:val="145E2120"/>
    <w:rsid w:val="147861D3"/>
    <w:rsid w:val="147A61A9"/>
    <w:rsid w:val="147D0B06"/>
    <w:rsid w:val="14881128"/>
    <w:rsid w:val="148B4057"/>
    <w:rsid w:val="14985759"/>
    <w:rsid w:val="14C22755"/>
    <w:rsid w:val="14E0607A"/>
    <w:rsid w:val="14EA1CE0"/>
    <w:rsid w:val="14EB1960"/>
    <w:rsid w:val="14FC3F92"/>
    <w:rsid w:val="14FD2EFF"/>
    <w:rsid w:val="15037006"/>
    <w:rsid w:val="15166475"/>
    <w:rsid w:val="152B2749"/>
    <w:rsid w:val="15591F94"/>
    <w:rsid w:val="15597637"/>
    <w:rsid w:val="156264EB"/>
    <w:rsid w:val="15672512"/>
    <w:rsid w:val="15690030"/>
    <w:rsid w:val="156C0FB4"/>
    <w:rsid w:val="157518C4"/>
    <w:rsid w:val="157E32DE"/>
    <w:rsid w:val="159D7523"/>
    <w:rsid w:val="15A77B14"/>
    <w:rsid w:val="15AB431C"/>
    <w:rsid w:val="15B00294"/>
    <w:rsid w:val="15EF5F89"/>
    <w:rsid w:val="15F63FB8"/>
    <w:rsid w:val="16123B58"/>
    <w:rsid w:val="161672D6"/>
    <w:rsid w:val="16212FAB"/>
    <w:rsid w:val="16327618"/>
    <w:rsid w:val="1634683B"/>
    <w:rsid w:val="16414490"/>
    <w:rsid w:val="1649189C"/>
    <w:rsid w:val="16596A26"/>
    <w:rsid w:val="167C6BF3"/>
    <w:rsid w:val="16810AFC"/>
    <w:rsid w:val="169E1634"/>
    <w:rsid w:val="16A257AE"/>
    <w:rsid w:val="16A44534"/>
    <w:rsid w:val="16AA063C"/>
    <w:rsid w:val="16AE4E44"/>
    <w:rsid w:val="16D913ED"/>
    <w:rsid w:val="16E21E1B"/>
    <w:rsid w:val="16E55626"/>
    <w:rsid w:val="16EE363F"/>
    <w:rsid w:val="16F033AD"/>
    <w:rsid w:val="16F37B36"/>
    <w:rsid w:val="1706559C"/>
    <w:rsid w:val="17224E02"/>
    <w:rsid w:val="17233577"/>
    <w:rsid w:val="175B6261"/>
    <w:rsid w:val="175D5FCB"/>
    <w:rsid w:val="17602937"/>
    <w:rsid w:val="17736AEE"/>
    <w:rsid w:val="178042D5"/>
    <w:rsid w:val="17A10052"/>
    <w:rsid w:val="17A440D7"/>
    <w:rsid w:val="17A675DA"/>
    <w:rsid w:val="17AE49E6"/>
    <w:rsid w:val="17B23653"/>
    <w:rsid w:val="17BD2A82"/>
    <w:rsid w:val="17C4240D"/>
    <w:rsid w:val="17C43921"/>
    <w:rsid w:val="17C81337"/>
    <w:rsid w:val="17CA4317"/>
    <w:rsid w:val="17D271A5"/>
    <w:rsid w:val="17F92A0B"/>
    <w:rsid w:val="180B4D80"/>
    <w:rsid w:val="18134CAA"/>
    <w:rsid w:val="18143770"/>
    <w:rsid w:val="182249A5"/>
    <w:rsid w:val="1822677A"/>
    <w:rsid w:val="182B2775"/>
    <w:rsid w:val="18303CBB"/>
    <w:rsid w:val="185A0382"/>
    <w:rsid w:val="185E366B"/>
    <w:rsid w:val="189D42EF"/>
    <w:rsid w:val="18A20777"/>
    <w:rsid w:val="18A403F5"/>
    <w:rsid w:val="18B8291A"/>
    <w:rsid w:val="18D80C51"/>
    <w:rsid w:val="18DC2EDA"/>
    <w:rsid w:val="18EA21F0"/>
    <w:rsid w:val="18FA6C07"/>
    <w:rsid w:val="18FC598D"/>
    <w:rsid w:val="19314B62"/>
    <w:rsid w:val="193463F1"/>
    <w:rsid w:val="19404D95"/>
    <w:rsid w:val="195A5D27"/>
    <w:rsid w:val="195F7C30"/>
    <w:rsid w:val="197233CD"/>
    <w:rsid w:val="197B045A"/>
    <w:rsid w:val="19B33E37"/>
    <w:rsid w:val="19C169D0"/>
    <w:rsid w:val="19CB4D61"/>
    <w:rsid w:val="19E13681"/>
    <w:rsid w:val="1A0933D9"/>
    <w:rsid w:val="1A1A3838"/>
    <w:rsid w:val="1A2069E9"/>
    <w:rsid w:val="1A3811AC"/>
    <w:rsid w:val="1A404D20"/>
    <w:rsid w:val="1A425754"/>
    <w:rsid w:val="1A546A0F"/>
    <w:rsid w:val="1A626F8D"/>
    <w:rsid w:val="1A761976"/>
    <w:rsid w:val="1A7C004F"/>
    <w:rsid w:val="1A8C1D25"/>
    <w:rsid w:val="1A9C249F"/>
    <w:rsid w:val="1AAC06DB"/>
    <w:rsid w:val="1AB44CDE"/>
    <w:rsid w:val="1ABA7B1A"/>
    <w:rsid w:val="1AD9749D"/>
    <w:rsid w:val="1ADA5ED0"/>
    <w:rsid w:val="1ADB29A0"/>
    <w:rsid w:val="1AE31E7C"/>
    <w:rsid w:val="1AF40433"/>
    <w:rsid w:val="1AF731C9"/>
    <w:rsid w:val="1AFF6057"/>
    <w:rsid w:val="1B034A5E"/>
    <w:rsid w:val="1B0D0BF0"/>
    <w:rsid w:val="1B0D536D"/>
    <w:rsid w:val="1B0E5853"/>
    <w:rsid w:val="1B171500"/>
    <w:rsid w:val="1B1C0EEA"/>
    <w:rsid w:val="1B1C3409"/>
    <w:rsid w:val="1B2C03A5"/>
    <w:rsid w:val="1B371A34"/>
    <w:rsid w:val="1B501363"/>
    <w:rsid w:val="1B5857EC"/>
    <w:rsid w:val="1B5969DF"/>
    <w:rsid w:val="1B5F5177"/>
    <w:rsid w:val="1B6260FC"/>
    <w:rsid w:val="1B741899"/>
    <w:rsid w:val="1B795D21"/>
    <w:rsid w:val="1B7E3C05"/>
    <w:rsid w:val="1B7E4842"/>
    <w:rsid w:val="1B7F1E29"/>
    <w:rsid w:val="1B8340B2"/>
    <w:rsid w:val="1B86423A"/>
    <w:rsid w:val="1B9D4C5C"/>
    <w:rsid w:val="1BA24967"/>
    <w:rsid w:val="1BA47E6A"/>
    <w:rsid w:val="1BAA1D73"/>
    <w:rsid w:val="1BB83309"/>
    <w:rsid w:val="1BD71395"/>
    <w:rsid w:val="1BD73B3C"/>
    <w:rsid w:val="1BD77EF8"/>
    <w:rsid w:val="1BDA1E50"/>
    <w:rsid w:val="1BDA4082"/>
    <w:rsid w:val="1BF12377"/>
    <w:rsid w:val="1BF22168"/>
    <w:rsid w:val="1C016EFF"/>
    <w:rsid w:val="1C0C6595"/>
    <w:rsid w:val="1C3F3A04"/>
    <w:rsid w:val="1C45726A"/>
    <w:rsid w:val="1C59104A"/>
    <w:rsid w:val="1C8D7DE8"/>
    <w:rsid w:val="1C8E27E9"/>
    <w:rsid w:val="1C9551F4"/>
    <w:rsid w:val="1C9B360D"/>
    <w:rsid w:val="1CB112A1"/>
    <w:rsid w:val="1CBE2FD4"/>
    <w:rsid w:val="1CC03ABA"/>
    <w:rsid w:val="1CC63464"/>
    <w:rsid w:val="1CDF0D4C"/>
    <w:rsid w:val="1CF60711"/>
    <w:rsid w:val="1D221490"/>
    <w:rsid w:val="1D3B5982"/>
    <w:rsid w:val="1D3D6C88"/>
    <w:rsid w:val="1D40323B"/>
    <w:rsid w:val="1D4D49A3"/>
    <w:rsid w:val="1D4E6BA1"/>
    <w:rsid w:val="1D4F0E60"/>
    <w:rsid w:val="1D565356"/>
    <w:rsid w:val="1D5907B5"/>
    <w:rsid w:val="1D69418F"/>
    <w:rsid w:val="1D6951CC"/>
    <w:rsid w:val="1D723369"/>
    <w:rsid w:val="1D756A60"/>
    <w:rsid w:val="1D7A676B"/>
    <w:rsid w:val="1D856CFB"/>
    <w:rsid w:val="1D8A4831"/>
    <w:rsid w:val="1DA11400"/>
    <w:rsid w:val="1DA55031"/>
    <w:rsid w:val="1DB146C7"/>
    <w:rsid w:val="1DD400FF"/>
    <w:rsid w:val="1DDA2008"/>
    <w:rsid w:val="1DDD00E6"/>
    <w:rsid w:val="1DE60019"/>
    <w:rsid w:val="1DEB338E"/>
    <w:rsid w:val="1DF43994"/>
    <w:rsid w:val="1DF94ABB"/>
    <w:rsid w:val="1DFF50E9"/>
    <w:rsid w:val="1E0F6C5F"/>
    <w:rsid w:val="1E140B32"/>
    <w:rsid w:val="1E225C80"/>
    <w:rsid w:val="1E260E02"/>
    <w:rsid w:val="1E2955EE"/>
    <w:rsid w:val="1E2B0B0E"/>
    <w:rsid w:val="1E345B9A"/>
    <w:rsid w:val="1E36109D"/>
    <w:rsid w:val="1E6432D4"/>
    <w:rsid w:val="1E64416A"/>
    <w:rsid w:val="1E653605"/>
    <w:rsid w:val="1E7C7613"/>
    <w:rsid w:val="1E7E4D14"/>
    <w:rsid w:val="1E8E752D"/>
    <w:rsid w:val="1EAE1EFC"/>
    <w:rsid w:val="1EBA3A5C"/>
    <w:rsid w:val="1ECE2E43"/>
    <w:rsid w:val="1ED55723"/>
    <w:rsid w:val="1ED744A9"/>
    <w:rsid w:val="1EF27252"/>
    <w:rsid w:val="1EF736D9"/>
    <w:rsid w:val="1EF86BDC"/>
    <w:rsid w:val="1F00786C"/>
    <w:rsid w:val="1F197111"/>
    <w:rsid w:val="1F246B7A"/>
    <w:rsid w:val="1F286551"/>
    <w:rsid w:val="1F330197"/>
    <w:rsid w:val="1F5627F9"/>
    <w:rsid w:val="1F566F76"/>
    <w:rsid w:val="1F582479"/>
    <w:rsid w:val="1F5C240C"/>
    <w:rsid w:val="1F6C499D"/>
    <w:rsid w:val="1F6E3CDF"/>
    <w:rsid w:val="1F830397"/>
    <w:rsid w:val="1F905E56"/>
    <w:rsid w:val="1FA654E1"/>
    <w:rsid w:val="1FAF2E88"/>
    <w:rsid w:val="1FCB27B8"/>
    <w:rsid w:val="1FCC023A"/>
    <w:rsid w:val="1FD00E3E"/>
    <w:rsid w:val="1FD22143"/>
    <w:rsid w:val="1FFE648A"/>
    <w:rsid w:val="20054F98"/>
    <w:rsid w:val="200E2030"/>
    <w:rsid w:val="20190339"/>
    <w:rsid w:val="202A464D"/>
    <w:rsid w:val="202B1BD0"/>
    <w:rsid w:val="202C4870"/>
    <w:rsid w:val="203A2A6C"/>
    <w:rsid w:val="203A62EF"/>
    <w:rsid w:val="20577E1E"/>
    <w:rsid w:val="20592BE1"/>
    <w:rsid w:val="205C7FDB"/>
    <w:rsid w:val="205D5FB4"/>
    <w:rsid w:val="207109C7"/>
    <w:rsid w:val="207944A0"/>
    <w:rsid w:val="208131E0"/>
    <w:rsid w:val="2085546A"/>
    <w:rsid w:val="20905DDF"/>
    <w:rsid w:val="20947C82"/>
    <w:rsid w:val="20A830A0"/>
    <w:rsid w:val="20AB4024"/>
    <w:rsid w:val="20C429D0"/>
    <w:rsid w:val="20D719F1"/>
    <w:rsid w:val="20DB25F5"/>
    <w:rsid w:val="20F1259A"/>
    <w:rsid w:val="20F408F5"/>
    <w:rsid w:val="21056955"/>
    <w:rsid w:val="210C2DC4"/>
    <w:rsid w:val="21312134"/>
    <w:rsid w:val="213C3913"/>
    <w:rsid w:val="213F3A2E"/>
    <w:rsid w:val="214210A0"/>
    <w:rsid w:val="21454223"/>
    <w:rsid w:val="21457AA6"/>
    <w:rsid w:val="215025B4"/>
    <w:rsid w:val="21574067"/>
    <w:rsid w:val="216323A0"/>
    <w:rsid w:val="216C1AA6"/>
    <w:rsid w:val="216C1EE4"/>
    <w:rsid w:val="2185500C"/>
    <w:rsid w:val="21A1493D"/>
    <w:rsid w:val="21AF5E51"/>
    <w:rsid w:val="21BF4166"/>
    <w:rsid w:val="21C61EA6"/>
    <w:rsid w:val="21C76D7B"/>
    <w:rsid w:val="21D73792"/>
    <w:rsid w:val="21DB46C8"/>
    <w:rsid w:val="21E45026"/>
    <w:rsid w:val="21E90EEF"/>
    <w:rsid w:val="220977E4"/>
    <w:rsid w:val="22151078"/>
    <w:rsid w:val="22241693"/>
    <w:rsid w:val="223573AF"/>
    <w:rsid w:val="22420C43"/>
    <w:rsid w:val="22444146"/>
    <w:rsid w:val="225059DA"/>
    <w:rsid w:val="22650E9B"/>
    <w:rsid w:val="227B42A0"/>
    <w:rsid w:val="22963C78"/>
    <w:rsid w:val="22965A26"/>
    <w:rsid w:val="22981651"/>
    <w:rsid w:val="229C36C2"/>
    <w:rsid w:val="22A3415F"/>
    <w:rsid w:val="22A939AB"/>
    <w:rsid w:val="22BA7608"/>
    <w:rsid w:val="22E11314"/>
    <w:rsid w:val="22F11CE0"/>
    <w:rsid w:val="22F15563"/>
    <w:rsid w:val="22FA03F1"/>
    <w:rsid w:val="23061C85"/>
    <w:rsid w:val="230A068C"/>
    <w:rsid w:val="23114793"/>
    <w:rsid w:val="23153220"/>
    <w:rsid w:val="23364DB7"/>
    <w:rsid w:val="23385CD8"/>
    <w:rsid w:val="23577A35"/>
    <w:rsid w:val="237D208A"/>
    <w:rsid w:val="238333DB"/>
    <w:rsid w:val="238B30B1"/>
    <w:rsid w:val="239D567C"/>
    <w:rsid w:val="23C37C26"/>
    <w:rsid w:val="23CA19C3"/>
    <w:rsid w:val="23D02703"/>
    <w:rsid w:val="23DC09E4"/>
    <w:rsid w:val="23EA10D3"/>
    <w:rsid w:val="240A022E"/>
    <w:rsid w:val="240A6D70"/>
    <w:rsid w:val="240E6C34"/>
    <w:rsid w:val="241C39CC"/>
    <w:rsid w:val="24267B5E"/>
    <w:rsid w:val="244E3C37"/>
    <w:rsid w:val="245628AC"/>
    <w:rsid w:val="245C5ACC"/>
    <w:rsid w:val="24657643"/>
    <w:rsid w:val="247456DF"/>
    <w:rsid w:val="2477285C"/>
    <w:rsid w:val="24805C6F"/>
    <w:rsid w:val="24847EF8"/>
    <w:rsid w:val="248A0A7D"/>
    <w:rsid w:val="24BD3555"/>
    <w:rsid w:val="24EC6623"/>
    <w:rsid w:val="25010AF4"/>
    <w:rsid w:val="2516094A"/>
    <w:rsid w:val="25163BE4"/>
    <w:rsid w:val="251824EA"/>
    <w:rsid w:val="252951E4"/>
    <w:rsid w:val="254060AD"/>
    <w:rsid w:val="25556F4C"/>
    <w:rsid w:val="256571E6"/>
    <w:rsid w:val="256B4972"/>
    <w:rsid w:val="25780405"/>
    <w:rsid w:val="258F2CD8"/>
    <w:rsid w:val="259D062F"/>
    <w:rsid w:val="25B806BB"/>
    <w:rsid w:val="25BA46F2"/>
    <w:rsid w:val="25C11AFE"/>
    <w:rsid w:val="25CF4697"/>
    <w:rsid w:val="25E1075C"/>
    <w:rsid w:val="261C0F13"/>
    <w:rsid w:val="26222E1C"/>
    <w:rsid w:val="26393298"/>
    <w:rsid w:val="265F0A23"/>
    <w:rsid w:val="26621687"/>
    <w:rsid w:val="268E37D0"/>
    <w:rsid w:val="26991B1E"/>
    <w:rsid w:val="26A3466F"/>
    <w:rsid w:val="26A54D19"/>
    <w:rsid w:val="26D12FC0"/>
    <w:rsid w:val="26D6203B"/>
    <w:rsid w:val="26DA5E4E"/>
    <w:rsid w:val="26E81B00"/>
    <w:rsid w:val="26F43175"/>
    <w:rsid w:val="2701248A"/>
    <w:rsid w:val="270A0B9B"/>
    <w:rsid w:val="273B4BEE"/>
    <w:rsid w:val="273C6DEC"/>
    <w:rsid w:val="27515DFF"/>
    <w:rsid w:val="27520F90"/>
    <w:rsid w:val="277C2A42"/>
    <w:rsid w:val="27890C93"/>
    <w:rsid w:val="27A25897"/>
    <w:rsid w:val="27A413DD"/>
    <w:rsid w:val="27AC5CEC"/>
    <w:rsid w:val="27C23DE8"/>
    <w:rsid w:val="27C9794E"/>
    <w:rsid w:val="27D74A6C"/>
    <w:rsid w:val="27D824EE"/>
    <w:rsid w:val="27E04077"/>
    <w:rsid w:val="27E32A7D"/>
    <w:rsid w:val="27E71C93"/>
    <w:rsid w:val="280A073E"/>
    <w:rsid w:val="28187A54"/>
    <w:rsid w:val="281A1000"/>
    <w:rsid w:val="282B44F6"/>
    <w:rsid w:val="282F7010"/>
    <w:rsid w:val="28474D20"/>
    <w:rsid w:val="28490223"/>
    <w:rsid w:val="286B52E0"/>
    <w:rsid w:val="286D5D13"/>
    <w:rsid w:val="28701C4C"/>
    <w:rsid w:val="287B1CF7"/>
    <w:rsid w:val="28813C00"/>
    <w:rsid w:val="28814A83"/>
    <w:rsid w:val="28837103"/>
    <w:rsid w:val="2885120E"/>
    <w:rsid w:val="288B1F91"/>
    <w:rsid w:val="289B1B25"/>
    <w:rsid w:val="289C7CAD"/>
    <w:rsid w:val="28A349F9"/>
    <w:rsid w:val="28A632B8"/>
    <w:rsid w:val="28B21CAF"/>
    <w:rsid w:val="28B304C2"/>
    <w:rsid w:val="28B934B6"/>
    <w:rsid w:val="28D7460F"/>
    <w:rsid w:val="28ED67B2"/>
    <w:rsid w:val="28F31002"/>
    <w:rsid w:val="29020CD6"/>
    <w:rsid w:val="2909285F"/>
    <w:rsid w:val="291C1880"/>
    <w:rsid w:val="29343CCF"/>
    <w:rsid w:val="29440F5F"/>
    <w:rsid w:val="29510A55"/>
    <w:rsid w:val="29606AF1"/>
    <w:rsid w:val="29665B15"/>
    <w:rsid w:val="2967647C"/>
    <w:rsid w:val="296A3B7E"/>
    <w:rsid w:val="29731E62"/>
    <w:rsid w:val="297971AE"/>
    <w:rsid w:val="299A59D2"/>
    <w:rsid w:val="299E48B6"/>
    <w:rsid w:val="29A078DB"/>
    <w:rsid w:val="29A94291"/>
    <w:rsid w:val="29A94967"/>
    <w:rsid w:val="29B661FB"/>
    <w:rsid w:val="29BD1A82"/>
    <w:rsid w:val="29C16373"/>
    <w:rsid w:val="29CE272B"/>
    <w:rsid w:val="29D954B6"/>
    <w:rsid w:val="29E647CC"/>
    <w:rsid w:val="29FB29A5"/>
    <w:rsid w:val="2A113981"/>
    <w:rsid w:val="2A135357"/>
    <w:rsid w:val="2A2630EC"/>
    <w:rsid w:val="2A4312E2"/>
    <w:rsid w:val="2A5C57A7"/>
    <w:rsid w:val="2A6E1037"/>
    <w:rsid w:val="2A750BB8"/>
    <w:rsid w:val="2A7A5040"/>
    <w:rsid w:val="2A7B4CC0"/>
    <w:rsid w:val="2A7D74CC"/>
    <w:rsid w:val="2A8F7897"/>
    <w:rsid w:val="2A97058D"/>
    <w:rsid w:val="2AA4112A"/>
    <w:rsid w:val="2ABC39A1"/>
    <w:rsid w:val="2ABF44AF"/>
    <w:rsid w:val="2AD82639"/>
    <w:rsid w:val="2AD875D8"/>
    <w:rsid w:val="2ADC2444"/>
    <w:rsid w:val="2ADF6F62"/>
    <w:rsid w:val="2AF74609"/>
    <w:rsid w:val="2AF84813"/>
    <w:rsid w:val="2B02041C"/>
    <w:rsid w:val="2B0E422E"/>
    <w:rsid w:val="2B2B7EC2"/>
    <w:rsid w:val="2B5449A3"/>
    <w:rsid w:val="2B7D5CE8"/>
    <w:rsid w:val="2B8C7D56"/>
    <w:rsid w:val="2BA81E54"/>
    <w:rsid w:val="2BAD33A1"/>
    <w:rsid w:val="2BC5112A"/>
    <w:rsid w:val="2BD43FF7"/>
    <w:rsid w:val="2BEC35B4"/>
    <w:rsid w:val="2C08574B"/>
    <w:rsid w:val="2C085C64"/>
    <w:rsid w:val="2C380499"/>
    <w:rsid w:val="2C521317"/>
    <w:rsid w:val="2C55565A"/>
    <w:rsid w:val="2C6922ED"/>
    <w:rsid w:val="2C6A7FEB"/>
    <w:rsid w:val="2C7B6FAE"/>
    <w:rsid w:val="2C814110"/>
    <w:rsid w:val="2C9265C5"/>
    <w:rsid w:val="2C954FA0"/>
    <w:rsid w:val="2C9917B7"/>
    <w:rsid w:val="2CA455C9"/>
    <w:rsid w:val="2CA87853"/>
    <w:rsid w:val="2CAD5E46"/>
    <w:rsid w:val="2CC35E7E"/>
    <w:rsid w:val="2CE1542E"/>
    <w:rsid w:val="2CE576B8"/>
    <w:rsid w:val="2CEB5D3E"/>
    <w:rsid w:val="2CEB696E"/>
    <w:rsid w:val="2CFA4E04"/>
    <w:rsid w:val="2D0217E1"/>
    <w:rsid w:val="2D064369"/>
    <w:rsid w:val="2D0E0CAD"/>
    <w:rsid w:val="2D0F2B42"/>
    <w:rsid w:val="2D283624"/>
    <w:rsid w:val="2D2B45A9"/>
    <w:rsid w:val="2D3829A0"/>
    <w:rsid w:val="2D455153"/>
    <w:rsid w:val="2D566D4D"/>
    <w:rsid w:val="2D637F86"/>
    <w:rsid w:val="2D6E2A94"/>
    <w:rsid w:val="2D7B23E8"/>
    <w:rsid w:val="2DA01115"/>
    <w:rsid w:val="2DA54273"/>
    <w:rsid w:val="2DBD4F22"/>
    <w:rsid w:val="2DC95725"/>
    <w:rsid w:val="2DCB66B1"/>
    <w:rsid w:val="2DCC6C5A"/>
    <w:rsid w:val="2DF1306D"/>
    <w:rsid w:val="2E0B0FB2"/>
    <w:rsid w:val="2E220AB6"/>
    <w:rsid w:val="2E255EB0"/>
    <w:rsid w:val="2E2C79CF"/>
    <w:rsid w:val="2E3118D8"/>
    <w:rsid w:val="2E3859E0"/>
    <w:rsid w:val="2E4432E7"/>
    <w:rsid w:val="2E614626"/>
    <w:rsid w:val="2E67109A"/>
    <w:rsid w:val="2E704C40"/>
    <w:rsid w:val="2E770D48"/>
    <w:rsid w:val="2E801657"/>
    <w:rsid w:val="2E8C5F2F"/>
    <w:rsid w:val="2E9B3446"/>
    <w:rsid w:val="2ED95569"/>
    <w:rsid w:val="2EE4717D"/>
    <w:rsid w:val="2EE56DFD"/>
    <w:rsid w:val="2EF36ACF"/>
    <w:rsid w:val="2F1034C5"/>
    <w:rsid w:val="2F1631C4"/>
    <w:rsid w:val="2F2903D0"/>
    <w:rsid w:val="2F3A62AE"/>
    <w:rsid w:val="2F4C5928"/>
    <w:rsid w:val="2F524380"/>
    <w:rsid w:val="2F7553E7"/>
    <w:rsid w:val="2F7B2B74"/>
    <w:rsid w:val="2FB53C52"/>
    <w:rsid w:val="2FC571FD"/>
    <w:rsid w:val="2FC64215"/>
    <w:rsid w:val="2FD75841"/>
    <w:rsid w:val="2FD8768A"/>
    <w:rsid w:val="2FDB53C0"/>
    <w:rsid w:val="2FE15D9B"/>
    <w:rsid w:val="2FEB66AB"/>
    <w:rsid w:val="300262D0"/>
    <w:rsid w:val="30032B32"/>
    <w:rsid w:val="300B6BE0"/>
    <w:rsid w:val="30152D72"/>
    <w:rsid w:val="303D4E30"/>
    <w:rsid w:val="303E4B16"/>
    <w:rsid w:val="30465833"/>
    <w:rsid w:val="305667F5"/>
    <w:rsid w:val="305E43CC"/>
    <w:rsid w:val="30611B6D"/>
    <w:rsid w:val="306D3728"/>
    <w:rsid w:val="30793B12"/>
    <w:rsid w:val="307F340C"/>
    <w:rsid w:val="30906E39"/>
    <w:rsid w:val="309E46F2"/>
    <w:rsid w:val="30D269A9"/>
    <w:rsid w:val="30DB1837"/>
    <w:rsid w:val="30EF3007"/>
    <w:rsid w:val="30F812EC"/>
    <w:rsid w:val="30F85DA0"/>
    <w:rsid w:val="30FA0A66"/>
    <w:rsid w:val="30FC77ED"/>
    <w:rsid w:val="30FE2CF0"/>
    <w:rsid w:val="30FE746D"/>
    <w:rsid w:val="310835FF"/>
    <w:rsid w:val="311659FB"/>
    <w:rsid w:val="311826CB"/>
    <w:rsid w:val="3137414F"/>
    <w:rsid w:val="313C05D6"/>
    <w:rsid w:val="314743E9"/>
    <w:rsid w:val="31591CF5"/>
    <w:rsid w:val="315B7806"/>
    <w:rsid w:val="316F4012"/>
    <w:rsid w:val="318F47DD"/>
    <w:rsid w:val="31C439B2"/>
    <w:rsid w:val="31DE235E"/>
    <w:rsid w:val="31E06FAB"/>
    <w:rsid w:val="31E16017"/>
    <w:rsid w:val="31F20FFF"/>
    <w:rsid w:val="320924EE"/>
    <w:rsid w:val="32296F5A"/>
    <w:rsid w:val="322D7B5F"/>
    <w:rsid w:val="32545820"/>
    <w:rsid w:val="32832E53"/>
    <w:rsid w:val="328706A9"/>
    <w:rsid w:val="328D6C7F"/>
    <w:rsid w:val="32992A91"/>
    <w:rsid w:val="329B3A16"/>
    <w:rsid w:val="32C87D5D"/>
    <w:rsid w:val="32EA673C"/>
    <w:rsid w:val="32EE569A"/>
    <w:rsid w:val="32EE5A1E"/>
    <w:rsid w:val="32F75029"/>
    <w:rsid w:val="33026C3D"/>
    <w:rsid w:val="331B1D66"/>
    <w:rsid w:val="331F49E3"/>
    <w:rsid w:val="33334E8E"/>
    <w:rsid w:val="3341589B"/>
    <w:rsid w:val="33452BAA"/>
    <w:rsid w:val="335C6818"/>
    <w:rsid w:val="336619D5"/>
    <w:rsid w:val="337003D3"/>
    <w:rsid w:val="33787CB3"/>
    <w:rsid w:val="337F271B"/>
    <w:rsid w:val="33813B89"/>
    <w:rsid w:val="33904F50"/>
    <w:rsid w:val="33BE6FF0"/>
    <w:rsid w:val="33BF404C"/>
    <w:rsid w:val="33D41194"/>
    <w:rsid w:val="33DF2DA8"/>
    <w:rsid w:val="33E75A14"/>
    <w:rsid w:val="33EF143A"/>
    <w:rsid w:val="33F15EC6"/>
    <w:rsid w:val="33FE7DDA"/>
    <w:rsid w:val="340706E9"/>
    <w:rsid w:val="341B1908"/>
    <w:rsid w:val="34235B30"/>
    <w:rsid w:val="34344433"/>
    <w:rsid w:val="346314E0"/>
    <w:rsid w:val="3468528B"/>
    <w:rsid w:val="34697489"/>
    <w:rsid w:val="34797724"/>
    <w:rsid w:val="348338B6"/>
    <w:rsid w:val="34857AA2"/>
    <w:rsid w:val="348D41C6"/>
    <w:rsid w:val="34964AD5"/>
    <w:rsid w:val="349D2C44"/>
    <w:rsid w:val="34A32AF5"/>
    <w:rsid w:val="34A45FE9"/>
    <w:rsid w:val="34AD0F56"/>
    <w:rsid w:val="34BA3C40"/>
    <w:rsid w:val="34D00132"/>
    <w:rsid w:val="34D3493A"/>
    <w:rsid w:val="34F60372"/>
    <w:rsid w:val="34F62570"/>
    <w:rsid w:val="35037688"/>
    <w:rsid w:val="35072585"/>
    <w:rsid w:val="35176328"/>
    <w:rsid w:val="352D04CC"/>
    <w:rsid w:val="3537454A"/>
    <w:rsid w:val="35407EEC"/>
    <w:rsid w:val="355552CD"/>
    <w:rsid w:val="355C7933"/>
    <w:rsid w:val="355E6A9D"/>
    <w:rsid w:val="35717CBC"/>
    <w:rsid w:val="35764143"/>
    <w:rsid w:val="357A05CB"/>
    <w:rsid w:val="358E098C"/>
    <w:rsid w:val="35C4548A"/>
    <w:rsid w:val="35D9078C"/>
    <w:rsid w:val="35DC7CA4"/>
    <w:rsid w:val="35F24143"/>
    <w:rsid w:val="35F5260C"/>
    <w:rsid w:val="360E473E"/>
    <w:rsid w:val="3616624B"/>
    <w:rsid w:val="361E5856"/>
    <w:rsid w:val="362066B8"/>
    <w:rsid w:val="362912E5"/>
    <w:rsid w:val="365B0F3E"/>
    <w:rsid w:val="36653A4C"/>
    <w:rsid w:val="36751AE8"/>
    <w:rsid w:val="369720AA"/>
    <w:rsid w:val="36A54032"/>
    <w:rsid w:val="36A9323B"/>
    <w:rsid w:val="36B85A54"/>
    <w:rsid w:val="36BC40FA"/>
    <w:rsid w:val="36C14165"/>
    <w:rsid w:val="36C21BE7"/>
    <w:rsid w:val="36D72A86"/>
    <w:rsid w:val="36E3431A"/>
    <w:rsid w:val="36E648FE"/>
    <w:rsid w:val="36F94827"/>
    <w:rsid w:val="36FE3EA5"/>
    <w:rsid w:val="37053CBF"/>
    <w:rsid w:val="37067D52"/>
    <w:rsid w:val="371A7447"/>
    <w:rsid w:val="37235104"/>
    <w:rsid w:val="37377380"/>
    <w:rsid w:val="374643BF"/>
    <w:rsid w:val="37506ECC"/>
    <w:rsid w:val="375720DA"/>
    <w:rsid w:val="376535EE"/>
    <w:rsid w:val="379466BC"/>
    <w:rsid w:val="37A8202C"/>
    <w:rsid w:val="37AA26AD"/>
    <w:rsid w:val="37AB3FB8"/>
    <w:rsid w:val="37AC75E6"/>
    <w:rsid w:val="37B855F7"/>
    <w:rsid w:val="37C25F06"/>
    <w:rsid w:val="37D631F9"/>
    <w:rsid w:val="37D96DDF"/>
    <w:rsid w:val="380E388A"/>
    <w:rsid w:val="380E51E3"/>
    <w:rsid w:val="38186444"/>
    <w:rsid w:val="382C7B34"/>
    <w:rsid w:val="386B5B4A"/>
    <w:rsid w:val="3872207C"/>
    <w:rsid w:val="38752389"/>
    <w:rsid w:val="38762532"/>
    <w:rsid w:val="38797C33"/>
    <w:rsid w:val="387B3137"/>
    <w:rsid w:val="387C5906"/>
    <w:rsid w:val="387E40BB"/>
    <w:rsid w:val="38907859"/>
    <w:rsid w:val="38934061"/>
    <w:rsid w:val="38A32DEB"/>
    <w:rsid w:val="38AB0967"/>
    <w:rsid w:val="38B519E0"/>
    <w:rsid w:val="38CB64E8"/>
    <w:rsid w:val="38E2294C"/>
    <w:rsid w:val="38E70267"/>
    <w:rsid w:val="38E85CE9"/>
    <w:rsid w:val="38EB6CBC"/>
    <w:rsid w:val="38F244D2"/>
    <w:rsid w:val="38F62459"/>
    <w:rsid w:val="39167469"/>
    <w:rsid w:val="39282048"/>
    <w:rsid w:val="39340367"/>
    <w:rsid w:val="393F66F8"/>
    <w:rsid w:val="39471437"/>
    <w:rsid w:val="39542E1A"/>
    <w:rsid w:val="39592B25"/>
    <w:rsid w:val="39622B83"/>
    <w:rsid w:val="398D0406"/>
    <w:rsid w:val="39995B0D"/>
    <w:rsid w:val="39AD47AD"/>
    <w:rsid w:val="39B57F1D"/>
    <w:rsid w:val="39D55B71"/>
    <w:rsid w:val="39DD3690"/>
    <w:rsid w:val="3A086DB2"/>
    <w:rsid w:val="3A1F37E7"/>
    <w:rsid w:val="3A3E409C"/>
    <w:rsid w:val="3A5637C0"/>
    <w:rsid w:val="3A624D3B"/>
    <w:rsid w:val="3A6575D2"/>
    <w:rsid w:val="3A707E1D"/>
    <w:rsid w:val="3A756774"/>
    <w:rsid w:val="3A9E1B37"/>
    <w:rsid w:val="3AA26CE5"/>
    <w:rsid w:val="3AB4755E"/>
    <w:rsid w:val="3ABD5C6F"/>
    <w:rsid w:val="3AC62F56"/>
    <w:rsid w:val="3AC92EC8"/>
    <w:rsid w:val="3ACB1702"/>
    <w:rsid w:val="3AD65514"/>
    <w:rsid w:val="3AE138A5"/>
    <w:rsid w:val="3AF13CEA"/>
    <w:rsid w:val="3AF24E44"/>
    <w:rsid w:val="3AFC2B16"/>
    <w:rsid w:val="3B214671"/>
    <w:rsid w:val="3B252615"/>
    <w:rsid w:val="3B336585"/>
    <w:rsid w:val="3B381D36"/>
    <w:rsid w:val="3B4220CD"/>
    <w:rsid w:val="3B530361"/>
    <w:rsid w:val="3B6B3809"/>
    <w:rsid w:val="3B792769"/>
    <w:rsid w:val="3B7E2F4E"/>
    <w:rsid w:val="3BAD1CF4"/>
    <w:rsid w:val="3BBA100A"/>
    <w:rsid w:val="3BD74CEB"/>
    <w:rsid w:val="3BD918BF"/>
    <w:rsid w:val="3BDA7D3C"/>
    <w:rsid w:val="3BE7142E"/>
    <w:rsid w:val="3BE949C1"/>
    <w:rsid w:val="3BF072E6"/>
    <w:rsid w:val="3BF267C2"/>
    <w:rsid w:val="3C071109"/>
    <w:rsid w:val="3C076303"/>
    <w:rsid w:val="3C0D3013"/>
    <w:rsid w:val="3C12749A"/>
    <w:rsid w:val="3C146221"/>
    <w:rsid w:val="3C184C27"/>
    <w:rsid w:val="3C1C791E"/>
    <w:rsid w:val="3C2B25C3"/>
    <w:rsid w:val="3C2C084D"/>
    <w:rsid w:val="3C3379CF"/>
    <w:rsid w:val="3C3876DA"/>
    <w:rsid w:val="3C464471"/>
    <w:rsid w:val="3C4B31DE"/>
    <w:rsid w:val="3C5C6615"/>
    <w:rsid w:val="3C700C3E"/>
    <w:rsid w:val="3C790143"/>
    <w:rsid w:val="3C826E52"/>
    <w:rsid w:val="3C963CBD"/>
    <w:rsid w:val="3C9776F3"/>
    <w:rsid w:val="3CA451CB"/>
    <w:rsid w:val="3CB67FA8"/>
    <w:rsid w:val="3CB80FE0"/>
    <w:rsid w:val="3CCF2381"/>
    <w:rsid w:val="3CCF30D1"/>
    <w:rsid w:val="3CCF6954"/>
    <w:rsid w:val="3CD47558"/>
    <w:rsid w:val="3CD77FA8"/>
    <w:rsid w:val="3CF34C31"/>
    <w:rsid w:val="3CFD75BF"/>
    <w:rsid w:val="3D022626"/>
    <w:rsid w:val="3D030FBD"/>
    <w:rsid w:val="3D06102C"/>
    <w:rsid w:val="3D19224B"/>
    <w:rsid w:val="3D2363DE"/>
    <w:rsid w:val="3D282866"/>
    <w:rsid w:val="3D284A64"/>
    <w:rsid w:val="3D2A7F67"/>
    <w:rsid w:val="3D3659E4"/>
    <w:rsid w:val="3D3679ED"/>
    <w:rsid w:val="3D394CFE"/>
    <w:rsid w:val="3D3B63CC"/>
    <w:rsid w:val="3D5236AA"/>
    <w:rsid w:val="3D6414BC"/>
    <w:rsid w:val="3D791FD6"/>
    <w:rsid w:val="3D97661C"/>
    <w:rsid w:val="3DAE0540"/>
    <w:rsid w:val="3DB01C3A"/>
    <w:rsid w:val="3DCE2C49"/>
    <w:rsid w:val="3DD03F78"/>
    <w:rsid w:val="3E006CC6"/>
    <w:rsid w:val="3E0201FD"/>
    <w:rsid w:val="3E0221C9"/>
    <w:rsid w:val="3E137EE5"/>
    <w:rsid w:val="3E1533E8"/>
    <w:rsid w:val="3E3839DE"/>
    <w:rsid w:val="3E473395"/>
    <w:rsid w:val="3E5C1C04"/>
    <w:rsid w:val="3E622809"/>
    <w:rsid w:val="3E691DE9"/>
    <w:rsid w:val="3E7E4269"/>
    <w:rsid w:val="3EA572C5"/>
    <w:rsid w:val="3EAD2662"/>
    <w:rsid w:val="3EB035E6"/>
    <w:rsid w:val="3EBA7779"/>
    <w:rsid w:val="3EC72255"/>
    <w:rsid w:val="3ECC01EF"/>
    <w:rsid w:val="3EF40857"/>
    <w:rsid w:val="3EF52A56"/>
    <w:rsid w:val="3EF56B08"/>
    <w:rsid w:val="3EFB01E2"/>
    <w:rsid w:val="3F0447F0"/>
    <w:rsid w:val="3F04526F"/>
    <w:rsid w:val="3F127E08"/>
    <w:rsid w:val="3F16769C"/>
    <w:rsid w:val="3F1E169C"/>
    <w:rsid w:val="3F233925"/>
    <w:rsid w:val="3F277DAD"/>
    <w:rsid w:val="3F33033C"/>
    <w:rsid w:val="3F464DDE"/>
    <w:rsid w:val="3F472860"/>
    <w:rsid w:val="3F5B5C7D"/>
    <w:rsid w:val="3F6A70D7"/>
    <w:rsid w:val="3F9609BC"/>
    <w:rsid w:val="3F9C2DDB"/>
    <w:rsid w:val="3FA23E73"/>
    <w:rsid w:val="3FC762C2"/>
    <w:rsid w:val="3FD9024B"/>
    <w:rsid w:val="3FDA2B3A"/>
    <w:rsid w:val="3FEA726F"/>
    <w:rsid w:val="3FFA2304"/>
    <w:rsid w:val="40066116"/>
    <w:rsid w:val="400D1324"/>
    <w:rsid w:val="402975CF"/>
    <w:rsid w:val="40324B88"/>
    <w:rsid w:val="403D7F64"/>
    <w:rsid w:val="40482796"/>
    <w:rsid w:val="404D574A"/>
    <w:rsid w:val="40562A1D"/>
    <w:rsid w:val="40600DAE"/>
    <w:rsid w:val="406333EA"/>
    <w:rsid w:val="40BA7DFC"/>
    <w:rsid w:val="40DF387B"/>
    <w:rsid w:val="40E32281"/>
    <w:rsid w:val="40EC0992"/>
    <w:rsid w:val="410439F3"/>
    <w:rsid w:val="411F7EE8"/>
    <w:rsid w:val="412B5EF9"/>
    <w:rsid w:val="41300182"/>
    <w:rsid w:val="413033D7"/>
    <w:rsid w:val="41400F0A"/>
    <w:rsid w:val="414F73B2"/>
    <w:rsid w:val="418052B7"/>
    <w:rsid w:val="41813A2A"/>
    <w:rsid w:val="418F019B"/>
    <w:rsid w:val="41911452"/>
    <w:rsid w:val="41916F22"/>
    <w:rsid w:val="41986C6D"/>
    <w:rsid w:val="4199652C"/>
    <w:rsid w:val="419B1A30"/>
    <w:rsid w:val="41A402C8"/>
    <w:rsid w:val="41A52496"/>
    <w:rsid w:val="41A87045"/>
    <w:rsid w:val="41BE0CEB"/>
    <w:rsid w:val="41BF676C"/>
    <w:rsid w:val="41C50675"/>
    <w:rsid w:val="41C52874"/>
    <w:rsid w:val="41EA08B5"/>
    <w:rsid w:val="4225509F"/>
    <w:rsid w:val="422E6A20"/>
    <w:rsid w:val="42340929"/>
    <w:rsid w:val="42363E2C"/>
    <w:rsid w:val="42513ADD"/>
    <w:rsid w:val="42602842"/>
    <w:rsid w:val="426B4687"/>
    <w:rsid w:val="42707BEA"/>
    <w:rsid w:val="42794C14"/>
    <w:rsid w:val="42862F6A"/>
    <w:rsid w:val="428B4C9D"/>
    <w:rsid w:val="429441C6"/>
    <w:rsid w:val="4298064E"/>
    <w:rsid w:val="429B15D2"/>
    <w:rsid w:val="42A32262"/>
    <w:rsid w:val="42BD2E0C"/>
    <w:rsid w:val="42C03D90"/>
    <w:rsid w:val="42C8119D"/>
    <w:rsid w:val="42EC395B"/>
    <w:rsid w:val="42F609E7"/>
    <w:rsid w:val="42F85119"/>
    <w:rsid w:val="432702BD"/>
    <w:rsid w:val="433E7EE2"/>
    <w:rsid w:val="434D4C79"/>
    <w:rsid w:val="43561D06"/>
    <w:rsid w:val="435B6417"/>
    <w:rsid w:val="438576C5"/>
    <w:rsid w:val="43882D11"/>
    <w:rsid w:val="43936DF4"/>
    <w:rsid w:val="43993A74"/>
    <w:rsid w:val="43A16902"/>
    <w:rsid w:val="43A37C06"/>
    <w:rsid w:val="43A7080B"/>
    <w:rsid w:val="43AF5C17"/>
    <w:rsid w:val="43BD29AF"/>
    <w:rsid w:val="43C240BB"/>
    <w:rsid w:val="43C3485B"/>
    <w:rsid w:val="43C57DBB"/>
    <w:rsid w:val="43D72F2C"/>
    <w:rsid w:val="43EA5DFC"/>
    <w:rsid w:val="43EF0FE2"/>
    <w:rsid w:val="4401219E"/>
    <w:rsid w:val="440B6331"/>
    <w:rsid w:val="4410023A"/>
    <w:rsid w:val="44150E3F"/>
    <w:rsid w:val="441A0B4A"/>
    <w:rsid w:val="44202A53"/>
    <w:rsid w:val="442567B2"/>
    <w:rsid w:val="442C7938"/>
    <w:rsid w:val="446F27D2"/>
    <w:rsid w:val="446F7A2D"/>
    <w:rsid w:val="44767BDF"/>
    <w:rsid w:val="44980D44"/>
    <w:rsid w:val="449C2CBB"/>
    <w:rsid w:val="44AF1341"/>
    <w:rsid w:val="44B60E5F"/>
    <w:rsid w:val="44B71CCD"/>
    <w:rsid w:val="44BB06D3"/>
    <w:rsid w:val="44CA3141"/>
    <w:rsid w:val="44ED2EDF"/>
    <w:rsid w:val="44F32A2B"/>
    <w:rsid w:val="451064A2"/>
    <w:rsid w:val="452A0E7F"/>
    <w:rsid w:val="45396998"/>
    <w:rsid w:val="454809AA"/>
    <w:rsid w:val="455475CD"/>
    <w:rsid w:val="455946F8"/>
    <w:rsid w:val="45671E1B"/>
    <w:rsid w:val="457C57DE"/>
    <w:rsid w:val="457F5E93"/>
    <w:rsid w:val="45883437"/>
    <w:rsid w:val="459D5443"/>
    <w:rsid w:val="459F41C9"/>
    <w:rsid w:val="45B013A6"/>
    <w:rsid w:val="45B2270B"/>
    <w:rsid w:val="45B253E8"/>
    <w:rsid w:val="45B25DB9"/>
    <w:rsid w:val="45D631E6"/>
    <w:rsid w:val="460A7DEA"/>
    <w:rsid w:val="46276812"/>
    <w:rsid w:val="462E6F30"/>
    <w:rsid w:val="462F49B1"/>
    <w:rsid w:val="463333B8"/>
    <w:rsid w:val="463914F2"/>
    <w:rsid w:val="4650656B"/>
    <w:rsid w:val="465935F7"/>
    <w:rsid w:val="46645058"/>
    <w:rsid w:val="46683C12"/>
    <w:rsid w:val="46741C23"/>
    <w:rsid w:val="467B4E31"/>
    <w:rsid w:val="467F3637"/>
    <w:rsid w:val="4683223D"/>
    <w:rsid w:val="468930A9"/>
    <w:rsid w:val="468B1848"/>
    <w:rsid w:val="46A73C5C"/>
    <w:rsid w:val="46B27509"/>
    <w:rsid w:val="46B643BC"/>
    <w:rsid w:val="46B662D7"/>
    <w:rsid w:val="46BB51AC"/>
    <w:rsid w:val="46DD5DCF"/>
    <w:rsid w:val="46DF12D2"/>
    <w:rsid w:val="46E97663"/>
    <w:rsid w:val="470100DF"/>
    <w:rsid w:val="471577E2"/>
    <w:rsid w:val="471A5C34"/>
    <w:rsid w:val="474657FE"/>
    <w:rsid w:val="474C7708"/>
    <w:rsid w:val="47503B46"/>
    <w:rsid w:val="47571378"/>
    <w:rsid w:val="47626028"/>
    <w:rsid w:val="47675D33"/>
    <w:rsid w:val="47787FE6"/>
    <w:rsid w:val="4793207A"/>
    <w:rsid w:val="479E3C8F"/>
    <w:rsid w:val="479F55C9"/>
    <w:rsid w:val="47A31377"/>
    <w:rsid w:val="47BB57BD"/>
    <w:rsid w:val="47C84AD3"/>
    <w:rsid w:val="47D407B7"/>
    <w:rsid w:val="47EC180F"/>
    <w:rsid w:val="47F3119A"/>
    <w:rsid w:val="47FC317D"/>
    <w:rsid w:val="4808666B"/>
    <w:rsid w:val="481935D8"/>
    <w:rsid w:val="48460E7F"/>
    <w:rsid w:val="48486FB9"/>
    <w:rsid w:val="48536C35"/>
    <w:rsid w:val="48593EAE"/>
    <w:rsid w:val="48601B04"/>
    <w:rsid w:val="487A79AC"/>
    <w:rsid w:val="48A0133E"/>
    <w:rsid w:val="48A22238"/>
    <w:rsid w:val="48BE66B9"/>
    <w:rsid w:val="48CE657F"/>
    <w:rsid w:val="48D92391"/>
    <w:rsid w:val="48E674A9"/>
    <w:rsid w:val="48EC5B2F"/>
    <w:rsid w:val="48F1583A"/>
    <w:rsid w:val="48F549A5"/>
    <w:rsid w:val="48FC7A4A"/>
    <w:rsid w:val="48FD384B"/>
    <w:rsid w:val="490870A4"/>
    <w:rsid w:val="490B5F77"/>
    <w:rsid w:val="4919662F"/>
    <w:rsid w:val="492F3120"/>
    <w:rsid w:val="493D6BB5"/>
    <w:rsid w:val="49A0215B"/>
    <w:rsid w:val="49B764FC"/>
    <w:rsid w:val="49BA7481"/>
    <w:rsid w:val="49BD0D66"/>
    <w:rsid w:val="49C97A9C"/>
    <w:rsid w:val="49E44B76"/>
    <w:rsid w:val="49E97FD0"/>
    <w:rsid w:val="49F34163"/>
    <w:rsid w:val="49F619EE"/>
    <w:rsid w:val="4A020EFA"/>
    <w:rsid w:val="4A0343FD"/>
    <w:rsid w:val="4A192D1E"/>
    <w:rsid w:val="4A1B4023"/>
    <w:rsid w:val="4A1B6221"/>
    <w:rsid w:val="4A295537"/>
    <w:rsid w:val="4A2A0721"/>
    <w:rsid w:val="4A485DEB"/>
    <w:rsid w:val="4A55259D"/>
    <w:rsid w:val="4A5D09D2"/>
    <w:rsid w:val="4A923C31"/>
    <w:rsid w:val="4AB77724"/>
    <w:rsid w:val="4ABD162D"/>
    <w:rsid w:val="4AC02454"/>
    <w:rsid w:val="4AC2142F"/>
    <w:rsid w:val="4AD35122"/>
    <w:rsid w:val="4AE44CD1"/>
    <w:rsid w:val="4AE820F1"/>
    <w:rsid w:val="4AEE787E"/>
    <w:rsid w:val="4B3115EC"/>
    <w:rsid w:val="4B3B40FA"/>
    <w:rsid w:val="4B3E507F"/>
    <w:rsid w:val="4B481211"/>
    <w:rsid w:val="4B5F55B3"/>
    <w:rsid w:val="4B676243"/>
    <w:rsid w:val="4B7111ED"/>
    <w:rsid w:val="4B7919E0"/>
    <w:rsid w:val="4B7F0E9E"/>
    <w:rsid w:val="4B92038C"/>
    <w:rsid w:val="4B961983"/>
    <w:rsid w:val="4B9A5798"/>
    <w:rsid w:val="4B9C1E63"/>
    <w:rsid w:val="4B9D2E9A"/>
    <w:rsid w:val="4B9D671D"/>
    <w:rsid w:val="4BB02E05"/>
    <w:rsid w:val="4BC30B5B"/>
    <w:rsid w:val="4BC45558"/>
    <w:rsid w:val="4BC9571F"/>
    <w:rsid w:val="4BCF4759"/>
    <w:rsid w:val="4BF23A3E"/>
    <w:rsid w:val="4C003431"/>
    <w:rsid w:val="4C0515C4"/>
    <w:rsid w:val="4C057A51"/>
    <w:rsid w:val="4C06048D"/>
    <w:rsid w:val="4C087FCB"/>
    <w:rsid w:val="4C0C69D1"/>
    <w:rsid w:val="4C0E5BAD"/>
    <w:rsid w:val="4C193AE8"/>
    <w:rsid w:val="4C207BF0"/>
    <w:rsid w:val="4C2604D6"/>
    <w:rsid w:val="4C2B3570"/>
    <w:rsid w:val="4C2B7286"/>
    <w:rsid w:val="4C3746B5"/>
    <w:rsid w:val="4C4557F2"/>
    <w:rsid w:val="4C496836"/>
    <w:rsid w:val="4C545E87"/>
    <w:rsid w:val="4C62195E"/>
    <w:rsid w:val="4C671669"/>
    <w:rsid w:val="4C752B7D"/>
    <w:rsid w:val="4C812213"/>
    <w:rsid w:val="4C8A7A5D"/>
    <w:rsid w:val="4C94282E"/>
    <w:rsid w:val="4C9514FE"/>
    <w:rsid w:val="4CAF1A5D"/>
    <w:rsid w:val="4CB052E1"/>
    <w:rsid w:val="4CD34476"/>
    <w:rsid w:val="4D0549EA"/>
    <w:rsid w:val="4D1A110D"/>
    <w:rsid w:val="4D2062BD"/>
    <w:rsid w:val="4D28398B"/>
    <w:rsid w:val="4D2E5BAF"/>
    <w:rsid w:val="4D361DF4"/>
    <w:rsid w:val="4D3F38CB"/>
    <w:rsid w:val="4D405AC9"/>
    <w:rsid w:val="4D53628D"/>
    <w:rsid w:val="4D553DD8"/>
    <w:rsid w:val="4D5B1B76"/>
    <w:rsid w:val="4D5D5079"/>
    <w:rsid w:val="4D704F42"/>
    <w:rsid w:val="4D8554CD"/>
    <w:rsid w:val="4D9664D8"/>
    <w:rsid w:val="4D99525E"/>
    <w:rsid w:val="4DB102D6"/>
    <w:rsid w:val="4DBD0916"/>
    <w:rsid w:val="4DC22D80"/>
    <w:rsid w:val="4DC363C4"/>
    <w:rsid w:val="4DC5504A"/>
    <w:rsid w:val="4DC97FAC"/>
    <w:rsid w:val="4DD14C23"/>
    <w:rsid w:val="4DF542F3"/>
    <w:rsid w:val="4DFC4E76"/>
    <w:rsid w:val="4E1600AB"/>
    <w:rsid w:val="4E304D1A"/>
    <w:rsid w:val="4E52468C"/>
    <w:rsid w:val="4E53210E"/>
    <w:rsid w:val="4E555611"/>
    <w:rsid w:val="4E614CA7"/>
    <w:rsid w:val="4E7C329D"/>
    <w:rsid w:val="4E850579"/>
    <w:rsid w:val="4E8D1B77"/>
    <w:rsid w:val="4EA37A13"/>
    <w:rsid w:val="4EA54060"/>
    <w:rsid w:val="4EA9672F"/>
    <w:rsid w:val="4EB878B4"/>
    <w:rsid w:val="4EB946C7"/>
    <w:rsid w:val="4EC53237"/>
    <w:rsid w:val="4ECC4356"/>
    <w:rsid w:val="4ED43961"/>
    <w:rsid w:val="4EE151F5"/>
    <w:rsid w:val="4F1C1B57"/>
    <w:rsid w:val="4F2627F5"/>
    <w:rsid w:val="4F3B240C"/>
    <w:rsid w:val="4F3F6328"/>
    <w:rsid w:val="4F5706B7"/>
    <w:rsid w:val="4F586138"/>
    <w:rsid w:val="4FAB39C4"/>
    <w:rsid w:val="4FB46852"/>
    <w:rsid w:val="4FB5192D"/>
    <w:rsid w:val="4FB61D55"/>
    <w:rsid w:val="4FC004C9"/>
    <w:rsid w:val="4FC15B68"/>
    <w:rsid w:val="4FDD6DF9"/>
    <w:rsid w:val="4FE84C84"/>
    <w:rsid w:val="50095F5C"/>
    <w:rsid w:val="500C2A05"/>
    <w:rsid w:val="50104BC8"/>
    <w:rsid w:val="50466FA4"/>
    <w:rsid w:val="504A5A6D"/>
    <w:rsid w:val="504D156B"/>
    <w:rsid w:val="505563DC"/>
    <w:rsid w:val="50593738"/>
    <w:rsid w:val="505A4A62"/>
    <w:rsid w:val="50AA5AE5"/>
    <w:rsid w:val="50C115D1"/>
    <w:rsid w:val="50D259A5"/>
    <w:rsid w:val="50EF4503"/>
    <w:rsid w:val="50F947E0"/>
    <w:rsid w:val="510C32BB"/>
    <w:rsid w:val="510D07E2"/>
    <w:rsid w:val="51201CEF"/>
    <w:rsid w:val="512457AF"/>
    <w:rsid w:val="513E6359"/>
    <w:rsid w:val="514733E5"/>
    <w:rsid w:val="515B3B65"/>
    <w:rsid w:val="51732AEE"/>
    <w:rsid w:val="517B61BE"/>
    <w:rsid w:val="518335CA"/>
    <w:rsid w:val="518976D2"/>
    <w:rsid w:val="518C07B2"/>
    <w:rsid w:val="518E73DD"/>
    <w:rsid w:val="5199576E"/>
    <w:rsid w:val="51E154E5"/>
    <w:rsid w:val="51FB1C02"/>
    <w:rsid w:val="5204289F"/>
    <w:rsid w:val="52074414"/>
    <w:rsid w:val="520A47A8"/>
    <w:rsid w:val="52114133"/>
    <w:rsid w:val="5212431D"/>
    <w:rsid w:val="521E137F"/>
    <w:rsid w:val="523320E9"/>
    <w:rsid w:val="5245110A"/>
    <w:rsid w:val="52485B62"/>
    <w:rsid w:val="524A1D0E"/>
    <w:rsid w:val="52555B21"/>
    <w:rsid w:val="527463D6"/>
    <w:rsid w:val="527A02DF"/>
    <w:rsid w:val="52830A66"/>
    <w:rsid w:val="528E6F21"/>
    <w:rsid w:val="52992845"/>
    <w:rsid w:val="52A31916"/>
    <w:rsid w:val="52B17D4C"/>
    <w:rsid w:val="52CA5AE0"/>
    <w:rsid w:val="52E4668A"/>
    <w:rsid w:val="52EA4E4F"/>
    <w:rsid w:val="52ED0DE3"/>
    <w:rsid w:val="53294C00"/>
    <w:rsid w:val="53366494"/>
    <w:rsid w:val="53411491"/>
    <w:rsid w:val="53602551"/>
    <w:rsid w:val="53682151"/>
    <w:rsid w:val="5371731E"/>
    <w:rsid w:val="537868FE"/>
    <w:rsid w:val="537B5903"/>
    <w:rsid w:val="53902026"/>
    <w:rsid w:val="5393682D"/>
    <w:rsid w:val="53B81EE5"/>
    <w:rsid w:val="53BB08EB"/>
    <w:rsid w:val="53BF2589"/>
    <w:rsid w:val="53C60A8C"/>
    <w:rsid w:val="53D57297"/>
    <w:rsid w:val="53EB143A"/>
    <w:rsid w:val="53ED01C1"/>
    <w:rsid w:val="53F05429"/>
    <w:rsid w:val="53F67036"/>
    <w:rsid w:val="53FE26DF"/>
    <w:rsid w:val="54200610"/>
    <w:rsid w:val="54423FC2"/>
    <w:rsid w:val="544817D4"/>
    <w:rsid w:val="547A0454"/>
    <w:rsid w:val="548D6A45"/>
    <w:rsid w:val="549459BA"/>
    <w:rsid w:val="54B54386"/>
    <w:rsid w:val="54C13A1C"/>
    <w:rsid w:val="54C52422"/>
    <w:rsid w:val="54C75926"/>
    <w:rsid w:val="54D371BA"/>
    <w:rsid w:val="54DB45C6"/>
    <w:rsid w:val="54DF60D3"/>
    <w:rsid w:val="54E67898"/>
    <w:rsid w:val="54F20968"/>
    <w:rsid w:val="54F45481"/>
    <w:rsid w:val="54F90031"/>
    <w:rsid w:val="54FA7F5E"/>
    <w:rsid w:val="552572A1"/>
    <w:rsid w:val="552644F4"/>
    <w:rsid w:val="55272C45"/>
    <w:rsid w:val="55317553"/>
    <w:rsid w:val="553A3451"/>
    <w:rsid w:val="5543746D"/>
    <w:rsid w:val="555B0397"/>
    <w:rsid w:val="558422A5"/>
    <w:rsid w:val="55860CCF"/>
    <w:rsid w:val="559C15CC"/>
    <w:rsid w:val="559F5609"/>
    <w:rsid w:val="55A10B0C"/>
    <w:rsid w:val="55CF2F28"/>
    <w:rsid w:val="55D447DE"/>
    <w:rsid w:val="55DA41B2"/>
    <w:rsid w:val="55DD1B7C"/>
    <w:rsid w:val="55E502FC"/>
    <w:rsid w:val="55EE4C56"/>
    <w:rsid w:val="55F66200"/>
    <w:rsid w:val="55FE5622"/>
    <w:rsid w:val="56705FB3"/>
    <w:rsid w:val="56707EE0"/>
    <w:rsid w:val="568410FF"/>
    <w:rsid w:val="56A057F0"/>
    <w:rsid w:val="56AC391A"/>
    <w:rsid w:val="56B01287"/>
    <w:rsid w:val="56C056E0"/>
    <w:rsid w:val="56CD7199"/>
    <w:rsid w:val="56E600ED"/>
    <w:rsid w:val="56F75D8C"/>
    <w:rsid w:val="571F0F7D"/>
    <w:rsid w:val="5720302F"/>
    <w:rsid w:val="57220EF4"/>
    <w:rsid w:val="572E1597"/>
    <w:rsid w:val="57350F22"/>
    <w:rsid w:val="573F72B3"/>
    <w:rsid w:val="57430BD1"/>
    <w:rsid w:val="574A7E69"/>
    <w:rsid w:val="575651A9"/>
    <w:rsid w:val="576802CA"/>
    <w:rsid w:val="576B1DFE"/>
    <w:rsid w:val="576B64F6"/>
    <w:rsid w:val="57925A39"/>
    <w:rsid w:val="57936D3D"/>
    <w:rsid w:val="579603C3"/>
    <w:rsid w:val="57967CC2"/>
    <w:rsid w:val="579B509E"/>
    <w:rsid w:val="579D764D"/>
    <w:rsid w:val="57BA337A"/>
    <w:rsid w:val="57C56691"/>
    <w:rsid w:val="57C62A10"/>
    <w:rsid w:val="57D47EE7"/>
    <w:rsid w:val="57D93C2F"/>
    <w:rsid w:val="57DE3975"/>
    <w:rsid w:val="57E013BB"/>
    <w:rsid w:val="57E37DC1"/>
    <w:rsid w:val="57F05DD2"/>
    <w:rsid w:val="57F86DF8"/>
    <w:rsid w:val="58226E39"/>
    <w:rsid w:val="584B4F5F"/>
    <w:rsid w:val="585D416F"/>
    <w:rsid w:val="58767185"/>
    <w:rsid w:val="58BA5E87"/>
    <w:rsid w:val="58DB6CD4"/>
    <w:rsid w:val="58F83B19"/>
    <w:rsid w:val="5905591A"/>
    <w:rsid w:val="59097FF9"/>
    <w:rsid w:val="590C3795"/>
    <w:rsid w:val="59114FB0"/>
    <w:rsid w:val="591A625A"/>
    <w:rsid w:val="59281352"/>
    <w:rsid w:val="59346469"/>
    <w:rsid w:val="59685FF9"/>
    <w:rsid w:val="59725B9E"/>
    <w:rsid w:val="598F1FFB"/>
    <w:rsid w:val="59A62375"/>
    <w:rsid w:val="59C13ACF"/>
    <w:rsid w:val="59C759D8"/>
    <w:rsid w:val="59D217EB"/>
    <w:rsid w:val="59D5471C"/>
    <w:rsid w:val="59DA6BF7"/>
    <w:rsid w:val="59DE61CC"/>
    <w:rsid w:val="59ED670D"/>
    <w:rsid w:val="5A08392B"/>
    <w:rsid w:val="5A2537F3"/>
    <w:rsid w:val="5A5020B9"/>
    <w:rsid w:val="5A731374"/>
    <w:rsid w:val="5A743572"/>
    <w:rsid w:val="5A796E60"/>
    <w:rsid w:val="5AA02FD1"/>
    <w:rsid w:val="5AC13672"/>
    <w:rsid w:val="5AC6337D"/>
    <w:rsid w:val="5ACA6500"/>
    <w:rsid w:val="5AD34C11"/>
    <w:rsid w:val="5AD73617"/>
    <w:rsid w:val="5ADC3C17"/>
    <w:rsid w:val="5ADF64A5"/>
    <w:rsid w:val="5AE83531"/>
    <w:rsid w:val="5AEF2EBC"/>
    <w:rsid w:val="5AEF584F"/>
    <w:rsid w:val="5AF356A3"/>
    <w:rsid w:val="5AFA4AD0"/>
    <w:rsid w:val="5B01445B"/>
    <w:rsid w:val="5B182775"/>
    <w:rsid w:val="5B191B02"/>
    <w:rsid w:val="5B206F0E"/>
    <w:rsid w:val="5B3C1336"/>
    <w:rsid w:val="5B414E0B"/>
    <w:rsid w:val="5B46149E"/>
    <w:rsid w:val="5B4A22D1"/>
    <w:rsid w:val="5B646CB2"/>
    <w:rsid w:val="5B7873E2"/>
    <w:rsid w:val="5B7A08A2"/>
    <w:rsid w:val="5B881239"/>
    <w:rsid w:val="5B8F2F39"/>
    <w:rsid w:val="5B96494F"/>
    <w:rsid w:val="5B975D90"/>
    <w:rsid w:val="5BA16563"/>
    <w:rsid w:val="5BA24BB5"/>
    <w:rsid w:val="5BA364E3"/>
    <w:rsid w:val="5BA54F69"/>
    <w:rsid w:val="5BAA35EF"/>
    <w:rsid w:val="5BB108B6"/>
    <w:rsid w:val="5BBF5B13"/>
    <w:rsid w:val="5BD274F3"/>
    <w:rsid w:val="5BE2595C"/>
    <w:rsid w:val="5BF63A6F"/>
    <w:rsid w:val="5BFB5978"/>
    <w:rsid w:val="5C334CCE"/>
    <w:rsid w:val="5C4A0F7A"/>
    <w:rsid w:val="5C515082"/>
    <w:rsid w:val="5C5A5991"/>
    <w:rsid w:val="5C5D1377"/>
    <w:rsid w:val="5C60789B"/>
    <w:rsid w:val="5C6340A3"/>
    <w:rsid w:val="5C660FA0"/>
    <w:rsid w:val="5C667A36"/>
    <w:rsid w:val="5C6F3C0C"/>
    <w:rsid w:val="5C7A3CC8"/>
    <w:rsid w:val="5C844566"/>
    <w:rsid w:val="5C8C4DD7"/>
    <w:rsid w:val="5C8D10EC"/>
    <w:rsid w:val="5C8F701B"/>
    <w:rsid w:val="5C900FC3"/>
    <w:rsid w:val="5C9347A9"/>
    <w:rsid w:val="5C983B6D"/>
    <w:rsid w:val="5CB146A5"/>
    <w:rsid w:val="5CB21C23"/>
    <w:rsid w:val="5CBF56B6"/>
    <w:rsid w:val="5CC11316"/>
    <w:rsid w:val="5CC52489"/>
    <w:rsid w:val="5CCA5B12"/>
    <w:rsid w:val="5CE37E74"/>
    <w:rsid w:val="5CEC747F"/>
    <w:rsid w:val="5CF1718A"/>
    <w:rsid w:val="5D1154C0"/>
    <w:rsid w:val="5D1551BE"/>
    <w:rsid w:val="5D273DE0"/>
    <w:rsid w:val="5D2A4D65"/>
    <w:rsid w:val="5D472B2E"/>
    <w:rsid w:val="5D6A7494"/>
    <w:rsid w:val="5D6B1052"/>
    <w:rsid w:val="5D724E9F"/>
    <w:rsid w:val="5D7F5AF4"/>
    <w:rsid w:val="5D8B3B05"/>
    <w:rsid w:val="5DA03AAA"/>
    <w:rsid w:val="5DA1152C"/>
    <w:rsid w:val="5DA17549"/>
    <w:rsid w:val="5DAF6E7A"/>
    <w:rsid w:val="5DCC4672"/>
    <w:rsid w:val="5DD067F8"/>
    <w:rsid w:val="5DD83C04"/>
    <w:rsid w:val="5DE570F6"/>
    <w:rsid w:val="5DEB4E23"/>
    <w:rsid w:val="5DEF1EB3"/>
    <w:rsid w:val="5DFC33AE"/>
    <w:rsid w:val="5E0B78D6"/>
    <w:rsid w:val="5E115063"/>
    <w:rsid w:val="5E383AE7"/>
    <w:rsid w:val="5E3B2A02"/>
    <w:rsid w:val="5E710B1A"/>
    <w:rsid w:val="5E766130"/>
    <w:rsid w:val="5E8575A0"/>
    <w:rsid w:val="5E910E34"/>
    <w:rsid w:val="5EA345D2"/>
    <w:rsid w:val="5EAB5261"/>
    <w:rsid w:val="5EB73272"/>
    <w:rsid w:val="5ECC7C93"/>
    <w:rsid w:val="5EDD7C2F"/>
    <w:rsid w:val="5F117C07"/>
    <w:rsid w:val="5F312F3C"/>
    <w:rsid w:val="5F364BDB"/>
    <w:rsid w:val="5F750196"/>
    <w:rsid w:val="5F7D1D36"/>
    <w:rsid w:val="5F7E3012"/>
    <w:rsid w:val="5F9E5AEE"/>
    <w:rsid w:val="5FA00FF1"/>
    <w:rsid w:val="5FA60A98"/>
    <w:rsid w:val="5FDC4FB2"/>
    <w:rsid w:val="5FDE1A6F"/>
    <w:rsid w:val="5FE13A7D"/>
    <w:rsid w:val="5FEA48E9"/>
    <w:rsid w:val="6008771C"/>
    <w:rsid w:val="600D5DA2"/>
    <w:rsid w:val="602D67A3"/>
    <w:rsid w:val="603605B2"/>
    <w:rsid w:val="604A63EF"/>
    <w:rsid w:val="60566139"/>
    <w:rsid w:val="60567FC7"/>
    <w:rsid w:val="605D4C1D"/>
    <w:rsid w:val="608029E7"/>
    <w:rsid w:val="608060E1"/>
    <w:rsid w:val="6093187E"/>
    <w:rsid w:val="60A24097"/>
    <w:rsid w:val="60AE62CD"/>
    <w:rsid w:val="60AF7047"/>
    <w:rsid w:val="60C4204E"/>
    <w:rsid w:val="60EF159F"/>
    <w:rsid w:val="60EF7A8F"/>
    <w:rsid w:val="60F2534F"/>
    <w:rsid w:val="610253B6"/>
    <w:rsid w:val="610F6E20"/>
    <w:rsid w:val="61107F4E"/>
    <w:rsid w:val="61261CDB"/>
    <w:rsid w:val="61320103"/>
    <w:rsid w:val="61453B98"/>
    <w:rsid w:val="614800A8"/>
    <w:rsid w:val="614C5925"/>
    <w:rsid w:val="61755CA0"/>
    <w:rsid w:val="617B0F1C"/>
    <w:rsid w:val="619523A6"/>
    <w:rsid w:val="61974D16"/>
    <w:rsid w:val="61A23C3A"/>
    <w:rsid w:val="61B14255"/>
    <w:rsid w:val="61B34B40"/>
    <w:rsid w:val="61C64CD9"/>
    <w:rsid w:val="61EA4E6B"/>
    <w:rsid w:val="61F1723C"/>
    <w:rsid w:val="620A2365"/>
    <w:rsid w:val="620B7DE6"/>
    <w:rsid w:val="62110D95"/>
    <w:rsid w:val="62141BC7"/>
    <w:rsid w:val="62367D31"/>
    <w:rsid w:val="62443560"/>
    <w:rsid w:val="624834CE"/>
    <w:rsid w:val="62487C4B"/>
    <w:rsid w:val="624D40D3"/>
    <w:rsid w:val="6292105F"/>
    <w:rsid w:val="62A80882"/>
    <w:rsid w:val="62C06610"/>
    <w:rsid w:val="62C21B13"/>
    <w:rsid w:val="62D3782F"/>
    <w:rsid w:val="62EE4876"/>
    <w:rsid w:val="62F0303C"/>
    <w:rsid w:val="62FB47EC"/>
    <w:rsid w:val="63051831"/>
    <w:rsid w:val="63191745"/>
    <w:rsid w:val="631933CF"/>
    <w:rsid w:val="63220C33"/>
    <w:rsid w:val="63302B68"/>
    <w:rsid w:val="633E6595"/>
    <w:rsid w:val="634C30F4"/>
    <w:rsid w:val="63676048"/>
    <w:rsid w:val="63896B5B"/>
    <w:rsid w:val="63905D00"/>
    <w:rsid w:val="639C2AFB"/>
    <w:rsid w:val="63A01501"/>
    <w:rsid w:val="63B05F18"/>
    <w:rsid w:val="63CE0D4C"/>
    <w:rsid w:val="63CE45CF"/>
    <w:rsid w:val="63D65F61"/>
    <w:rsid w:val="63E46773"/>
    <w:rsid w:val="63F2301B"/>
    <w:rsid w:val="64037F21"/>
    <w:rsid w:val="640956AE"/>
    <w:rsid w:val="643D500C"/>
    <w:rsid w:val="645544A8"/>
    <w:rsid w:val="64593247"/>
    <w:rsid w:val="645A41B3"/>
    <w:rsid w:val="64610CE9"/>
    <w:rsid w:val="64710555"/>
    <w:rsid w:val="647549DD"/>
    <w:rsid w:val="64760260"/>
    <w:rsid w:val="648C2404"/>
    <w:rsid w:val="64A22C8D"/>
    <w:rsid w:val="64AC4EB7"/>
    <w:rsid w:val="64BD2BD3"/>
    <w:rsid w:val="64CC2606"/>
    <w:rsid w:val="64CD45D0"/>
    <w:rsid w:val="64D84A81"/>
    <w:rsid w:val="64DA4701"/>
    <w:rsid w:val="650D74DA"/>
    <w:rsid w:val="651D7774"/>
    <w:rsid w:val="65254B81"/>
    <w:rsid w:val="653F1EA7"/>
    <w:rsid w:val="654308AD"/>
    <w:rsid w:val="65530F79"/>
    <w:rsid w:val="65666CE4"/>
    <w:rsid w:val="65670E6D"/>
    <w:rsid w:val="656A1DF2"/>
    <w:rsid w:val="656C74F3"/>
    <w:rsid w:val="656F7435"/>
    <w:rsid w:val="65736F26"/>
    <w:rsid w:val="657D778E"/>
    <w:rsid w:val="657E0A92"/>
    <w:rsid w:val="65863920"/>
    <w:rsid w:val="658A6AA3"/>
    <w:rsid w:val="658E0D2D"/>
    <w:rsid w:val="658F0EF9"/>
    <w:rsid w:val="65951E78"/>
    <w:rsid w:val="659D5AC4"/>
    <w:rsid w:val="65AB285B"/>
    <w:rsid w:val="65AD00B2"/>
    <w:rsid w:val="65D06126"/>
    <w:rsid w:val="65D5369F"/>
    <w:rsid w:val="65EC10C6"/>
    <w:rsid w:val="65FC1361"/>
    <w:rsid w:val="65FF44E4"/>
    <w:rsid w:val="66045A4D"/>
    <w:rsid w:val="661121FF"/>
    <w:rsid w:val="661C7228"/>
    <w:rsid w:val="66231220"/>
    <w:rsid w:val="662C2F64"/>
    <w:rsid w:val="663F66F5"/>
    <w:rsid w:val="66444FD8"/>
    <w:rsid w:val="664515EA"/>
    <w:rsid w:val="664726D9"/>
    <w:rsid w:val="668F4233"/>
    <w:rsid w:val="669C425A"/>
    <w:rsid w:val="66A25372"/>
    <w:rsid w:val="66AB5C81"/>
    <w:rsid w:val="66B141AA"/>
    <w:rsid w:val="66CA7430"/>
    <w:rsid w:val="66CB4B3F"/>
    <w:rsid w:val="66D200BF"/>
    <w:rsid w:val="66D222BD"/>
    <w:rsid w:val="66E66D60"/>
    <w:rsid w:val="670C7641"/>
    <w:rsid w:val="671D4CBB"/>
    <w:rsid w:val="671E6EBA"/>
    <w:rsid w:val="671F01BE"/>
    <w:rsid w:val="67223341"/>
    <w:rsid w:val="672B1A53"/>
    <w:rsid w:val="6732434D"/>
    <w:rsid w:val="673E68C3"/>
    <w:rsid w:val="67401345"/>
    <w:rsid w:val="6744501E"/>
    <w:rsid w:val="67746EA7"/>
    <w:rsid w:val="67762DCB"/>
    <w:rsid w:val="677920E2"/>
    <w:rsid w:val="677D09CA"/>
    <w:rsid w:val="678D07F2"/>
    <w:rsid w:val="67A00B63"/>
    <w:rsid w:val="67A24F14"/>
    <w:rsid w:val="67A86E1E"/>
    <w:rsid w:val="67B83316"/>
    <w:rsid w:val="67C0613B"/>
    <w:rsid w:val="67CE3AD9"/>
    <w:rsid w:val="67E049F9"/>
    <w:rsid w:val="67E74384"/>
    <w:rsid w:val="681306CB"/>
    <w:rsid w:val="685E1574"/>
    <w:rsid w:val="6861404E"/>
    <w:rsid w:val="686617EC"/>
    <w:rsid w:val="6874526D"/>
    <w:rsid w:val="687A5E9B"/>
    <w:rsid w:val="68906880"/>
    <w:rsid w:val="689A76AB"/>
    <w:rsid w:val="68BD6966"/>
    <w:rsid w:val="68C47B1E"/>
    <w:rsid w:val="68C9702B"/>
    <w:rsid w:val="68CC58FB"/>
    <w:rsid w:val="68D16B9B"/>
    <w:rsid w:val="68D27805"/>
    <w:rsid w:val="69207A65"/>
    <w:rsid w:val="692E469B"/>
    <w:rsid w:val="69367529"/>
    <w:rsid w:val="69393D31"/>
    <w:rsid w:val="693A5F2F"/>
    <w:rsid w:val="693B5FAC"/>
    <w:rsid w:val="69450BD9"/>
    <w:rsid w:val="69601EB7"/>
    <w:rsid w:val="697A53DD"/>
    <w:rsid w:val="698B18B1"/>
    <w:rsid w:val="69C93B09"/>
    <w:rsid w:val="69F021DB"/>
    <w:rsid w:val="69F17C5C"/>
    <w:rsid w:val="69FE14F0"/>
    <w:rsid w:val="6A0311FB"/>
    <w:rsid w:val="6A0D5B9B"/>
    <w:rsid w:val="6A3E75FA"/>
    <w:rsid w:val="6A4576E6"/>
    <w:rsid w:val="6A477F6A"/>
    <w:rsid w:val="6A4964A7"/>
    <w:rsid w:val="6A636C96"/>
    <w:rsid w:val="6A670C78"/>
    <w:rsid w:val="6A697834"/>
    <w:rsid w:val="6A825794"/>
    <w:rsid w:val="6A9D5BCC"/>
    <w:rsid w:val="6AA72CC9"/>
    <w:rsid w:val="6ACB0C44"/>
    <w:rsid w:val="6AE07356"/>
    <w:rsid w:val="6AE3583B"/>
    <w:rsid w:val="6AE901F4"/>
    <w:rsid w:val="6AEB73BE"/>
    <w:rsid w:val="6AF17AC8"/>
    <w:rsid w:val="6B2525D8"/>
    <w:rsid w:val="6B275BCB"/>
    <w:rsid w:val="6B3D5CD6"/>
    <w:rsid w:val="6B401E87"/>
    <w:rsid w:val="6B433D86"/>
    <w:rsid w:val="6B4671A5"/>
    <w:rsid w:val="6B4E599A"/>
    <w:rsid w:val="6B500E9D"/>
    <w:rsid w:val="6B5478A4"/>
    <w:rsid w:val="6B62243D"/>
    <w:rsid w:val="6B6E044D"/>
    <w:rsid w:val="6B7B7763"/>
    <w:rsid w:val="6B7C46CC"/>
    <w:rsid w:val="6B7F71F3"/>
    <w:rsid w:val="6B81166C"/>
    <w:rsid w:val="6B8425F1"/>
    <w:rsid w:val="6B8B1F7C"/>
    <w:rsid w:val="6B9C351B"/>
    <w:rsid w:val="6BC463C0"/>
    <w:rsid w:val="6BDC0A32"/>
    <w:rsid w:val="6BEF1CA0"/>
    <w:rsid w:val="6BF91B1F"/>
    <w:rsid w:val="6C0C37CF"/>
    <w:rsid w:val="6C1E27F0"/>
    <w:rsid w:val="6C21592D"/>
    <w:rsid w:val="6C254634"/>
    <w:rsid w:val="6C27567D"/>
    <w:rsid w:val="6C2B3C8B"/>
    <w:rsid w:val="6C2E2E16"/>
    <w:rsid w:val="6C311810"/>
    <w:rsid w:val="6C375918"/>
    <w:rsid w:val="6C39469E"/>
    <w:rsid w:val="6C4338EA"/>
    <w:rsid w:val="6C4471AC"/>
    <w:rsid w:val="6C4E0DC0"/>
    <w:rsid w:val="6C5A3044"/>
    <w:rsid w:val="6C642F64"/>
    <w:rsid w:val="6C64581A"/>
    <w:rsid w:val="6C741EF9"/>
    <w:rsid w:val="6CA40F3C"/>
    <w:rsid w:val="6CAF42DD"/>
    <w:rsid w:val="6CDF30F3"/>
    <w:rsid w:val="6CE31CB1"/>
    <w:rsid w:val="6CED1CB3"/>
    <w:rsid w:val="6CF062D3"/>
    <w:rsid w:val="6D0262E5"/>
    <w:rsid w:val="6D0914F3"/>
    <w:rsid w:val="6D1A178E"/>
    <w:rsid w:val="6D1A398C"/>
    <w:rsid w:val="6D2B3C26"/>
    <w:rsid w:val="6D2C4F2B"/>
    <w:rsid w:val="6D3153FE"/>
    <w:rsid w:val="6D4F2026"/>
    <w:rsid w:val="6D52044D"/>
    <w:rsid w:val="6D562192"/>
    <w:rsid w:val="6D637604"/>
    <w:rsid w:val="6D65638A"/>
    <w:rsid w:val="6D6D71F1"/>
    <w:rsid w:val="6D7B052E"/>
    <w:rsid w:val="6D8B4F45"/>
    <w:rsid w:val="6D904050"/>
    <w:rsid w:val="6DC50BE8"/>
    <w:rsid w:val="6DC77E43"/>
    <w:rsid w:val="6DCA3B30"/>
    <w:rsid w:val="6DD07C38"/>
    <w:rsid w:val="6DD31B91"/>
    <w:rsid w:val="6DD662A4"/>
    <w:rsid w:val="6DDC4648"/>
    <w:rsid w:val="6DE45F36"/>
    <w:rsid w:val="6DE74A6D"/>
    <w:rsid w:val="6DEC5AC7"/>
    <w:rsid w:val="6DF36EF3"/>
    <w:rsid w:val="6E004F03"/>
    <w:rsid w:val="6E1F403A"/>
    <w:rsid w:val="6E24248B"/>
    <w:rsid w:val="6E2A4A72"/>
    <w:rsid w:val="6E435BA3"/>
    <w:rsid w:val="6E4D6CDA"/>
    <w:rsid w:val="6E502D20"/>
    <w:rsid w:val="6E6C395D"/>
    <w:rsid w:val="6E802DAC"/>
    <w:rsid w:val="6E9005CF"/>
    <w:rsid w:val="6EA13E81"/>
    <w:rsid w:val="6EA50F15"/>
    <w:rsid w:val="6EB206C9"/>
    <w:rsid w:val="6EB45FC5"/>
    <w:rsid w:val="6ECB4CD9"/>
    <w:rsid w:val="6EED5F9B"/>
    <w:rsid w:val="6EF11B1D"/>
    <w:rsid w:val="6F023D31"/>
    <w:rsid w:val="6F114515"/>
    <w:rsid w:val="6F1325EC"/>
    <w:rsid w:val="6F1A16C5"/>
    <w:rsid w:val="6F1E78D9"/>
    <w:rsid w:val="6F254CE6"/>
    <w:rsid w:val="6F413437"/>
    <w:rsid w:val="6F421F27"/>
    <w:rsid w:val="6F56363A"/>
    <w:rsid w:val="6F5A0DEB"/>
    <w:rsid w:val="6F5B1156"/>
    <w:rsid w:val="6F661EF1"/>
    <w:rsid w:val="6F727364"/>
    <w:rsid w:val="6F7637EB"/>
    <w:rsid w:val="6F77126D"/>
    <w:rsid w:val="6F83507F"/>
    <w:rsid w:val="6F850583"/>
    <w:rsid w:val="6F8E0D61"/>
    <w:rsid w:val="6F9C3A2B"/>
    <w:rsid w:val="6FA7614A"/>
    <w:rsid w:val="6FA81A3C"/>
    <w:rsid w:val="6FD51606"/>
    <w:rsid w:val="6FDE3B35"/>
    <w:rsid w:val="6FE3419F"/>
    <w:rsid w:val="6FEB37AA"/>
    <w:rsid w:val="6FFC14C6"/>
    <w:rsid w:val="701139EA"/>
    <w:rsid w:val="70225435"/>
    <w:rsid w:val="703025E3"/>
    <w:rsid w:val="703277A2"/>
    <w:rsid w:val="703C5FEB"/>
    <w:rsid w:val="70452BBF"/>
    <w:rsid w:val="704C254A"/>
    <w:rsid w:val="70576B42"/>
    <w:rsid w:val="705A0978"/>
    <w:rsid w:val="705A1860"/>
    <w:rsid w:val="706933FF"/>
    <w:rsid w:val="7074520B"/>
    <w:rsid w:val="708B58B2"/>
    <w:rsid w:val="708C3591"/>
    <w:rsid w:val="7099044B"/>
    <w:rsid w:val="70A254D7"/>
    <w:rsid w:val="70A5645C"/>
    <w:rsid w:val="70AB4FAA"/>
    <w:rsid w:val="70C46D11"/>
    <w:rsid w:val="70ED6ED1"/>
    <w:rsid w:val="71101D56"/>
    <w:rsid w:val="71170D19"/>
    <w:rsid w:val="71375FCB"/>
    <w:rsid w:val="714F0E73"/>
    <w:rsid w:val="7169182D"/>
    <w:rsid w:val="716B764B"/>
    <w:rsid w:val="716C524B"/>
    <w:rsid w:val="716C6225"/>
    <w:rsid w:val="717645B6"/>
    <w:rsid w:val="71876A4E"/>
    <w:rsid w:val="718F76DE"/>
    <w:rsid w:val="7191735E"/>
    <w:rsid w:val="71924209"/>
    <w:rsid w:val="71934935"/>
    <w:rsid w:val="71B61B1C"/>
    <w:rsid w:val="71C80B3D"/>
    <w:rsid w:val="71CB623E"/>
    <w:rsid w:val="71D310CC"/>
    <w:rsid w:val="71DA0A57"/>
    <w:rsid w:val="71E349E1"/>
    <w:rsid w:val="71EF2F7B"/>
    <w:rsid w:val="71FC6A0D"/>
    <w:rsid w:val="72032E9D"/>
    <w:rsid w:val="72071CA6"/>
    <w:rsid w:val="72244ED7"/>
    <w:rsid w:val="7255260A"/>
    <w:rsid w:val="725D1030"/>
    <w:rsid w:val="726C367A"/>
    <w:rsid w:val="72717CD1"/>
    <w:rsid w:val="727A7B87"/>
    <w:rsid w:val="727F7124"/>
    <w:rsid w:val="72985992"/>
    <w:rsid w:val="729B3093"/>
    <w:rsid w:val="72B03DEA"/>
    <w:rsid w:val="72B33010"/>
    <w:rsid w:val="72C53ED8"/>
    <w:rsid w:val="72C96161"/>
    <w:rsid w:val="72CC3862"/>
    <w:rsid w:val="72E513F1"/>
    <w:rsid w:val="72E733A3"/>
    <w:rsid w:val="72F83160"/>
    <w:rsid w:val="730008BF"/>
    <w:rsid w:val="73173CE2"/>
    <w:rsid w:val="73231CF3"/>
    <w:rsid w:val="732775A1"/>
    <w:rsid w:val="73293338"/>
    <w:rsid w:val="73293BFC"/>
    <w:rsid w:val="732A167E"/>
    <w:rsid w:val="733E031E"/>
    <w:rsid w:val="73494DAB"/>
    <w:rsid w:val="7364055E"/>
    <w:rsid w:val="73AD4DCB"/>
    <w:rsid w:val="73B21561"/>
    <w:rsid w:val="73B45101"/>
    <w:rsid w:val="73B65297"/>
    <w:rsid w:val="73B95A69"/>
    <w:rsid w:val="73D7089D"/>
    <w:rsid w:val="73DC3C6F"/>
    <w:rsid w:val="73EB0145"/>
    <w:rsid w:val="73F52E97"/>
    <w:rsid w:val="7400051E"/>
    <w:rsid w:val="74283B1F"/>
    <w:rsid w:val="742A226C"/>
    <w:rsid w:val="742A7022"/>
    <w:rsid w:val="74352E35"/>
    <w:rsid w:val="743A0F4B"/>
    <w:rsid w:val="743F7552"/>
    <w:rsid w:val="744021F1"/>
    <w:rsid w:val="74425E37"/>
    <w:rsid w:val="74484054"/>
    <w:rsid w:val="744C45A0"/>
    <w:rsid w:val="74786D6A"/>
    <w:rsid w:val="74794CAD"/>
    <w:rsid w:val="747A00A6"/>
    <w:rsid w:val="7487397A"/>
    <w:rsid w:val="74A17F65"/>
    <w:rsid w:val="74AB0875"/>
    <w:rsid w:val="74B41184"/>
    <w:rsid w:val="74BB0B0F"/>
    <w:rsid w:val="74CD4109"/>
    <w:rsid w:val="74DD7B22"/>
    <w:rsid w:val="74E061A5"/>
    <w:rsid w:val="74E223D0"/>
    <w:rsid w:val="74E93BDD"/>
    <w:rsid w:val="75086653"/>
    <w:rsid w:val="750878F0"/>
    <w:rsid w:val="75132823"/>
    <w:rsid w:val="751C78AF"/>
    <w:rsid w:val="751E0BB4"/>
    <w:rsid w:val="75262082"/>
    <w:rsid w:val="752B15CB"/>
    <w:rsid w:val="752F304D"/>
    <w:rsid w:val="753C5586"/>
    <w:rsid w:val="754C32EF"/>
    <w:rsid w:val="75596A9F"/>
    <w:rsid w:val="75602E2E"/>
    <w:rsid w:val="757D6C6B"/>
    <w:rsid w:val="75853A5B"/>
    <w:rsid w:val="758A7EE3"/>
    <w:rsid w:val="75995495"/>
    <w:rsid w:val="759D62CA"/>
    <w:rsid w:val="75A3688F"/>
    <w:rsid w:val="75AE5E05"/>
    <w:rsid w:val="75C8104D"/>
    <w:rsid w:val="75CC7A53"/>
    <w:rsid w:val="75E066F3"/>
    <w:rsid w:val="75E64D79"/>
    <w:rsid w:val="75EC05D8"/>
    <w:rsid w:val="75EC7F9A"/>
    <w:rsid w:val="760C2A3B"/>
    <w:rsid w:val="760D76A4"/>
    <w:rsid w:val="760F5EB3"/>
    <w:rsid w:val="76203BB2"/>
    <w:rsid w:val="76517CAC"/>
    <w:rsid w:val="765C023B"/>
    <w:rsid w:val="7669463F"/>
    <w:rsid w:val="766F725C"/>
    <w:rsid w:val="76896E53"/>
    <w:rsid w:val="769136B0"/>
    <w:rsid w:val="76BC296D"/>
    <w:rsid w:val="76BC5434"/>
    <w:rsid w:val="76BE4A5D"/>
    <w:rsid w:val="76C61E69"/>
    <w:rsid w:val="76D4259C"/>
    <w:rsid w:val="76DF0815"/>
    <w:rsid w:val="76E36B9B"/>
    <w:rsid w:val="76FD5708"/>
    <w:rsid w:val="770B70DA"/>
    <w:rsid w:val="77123C65"/>
    <w:rsid w:val="7725204A"/>
    <w:rsid w:val="773B1E28"/>
    <w:rsid w:val="773D2DAD"/>
    <w:rsid w:val="774C33C7"/>
    <w:rsid w:val="774F1074"/>
    <w:rsid w:val="77594FB6"/>
    <w:rsid w:val="7762336C"/>
    <w:rsid w:val="7769462C"/>
    <w:rsid w:val="778A0CAD"/>
    <w:rsid w:val="77A84C9B"/>
    <w:rsid w:val="77B274FE"/>
    <w:rsid w:val="77B27D81"/>
    <w:rsid w:val="77DA1D31"/>
    <w:rsid w:val="77DF61B9"/>
    <w:rsid w:val="77E155CE"/>
    <w:rsid w:val="77E872FF"/>
    <w:rsid w:val="77FC7CE8"/>
    <w:rsid w:val="77FE258F"/>
    <w:rsid w:val="780D4890"/>
    <w:rsid w:val="780D4FB8"/>
    <w:rsid w:val="781C4C90"/>
    <w:rsid w:val="78232160"/>
    <w:rsid w:val="78256CD1"/>
    <w:rsid w:val="78287713"/>
    <w:rsid w:val="78366E39"/>
    <w:rsid w:val="783B524E"/>
    <w:rsid w:val="783F35C1"/>
    <w:rsid w:val="78421E9E"/>
    <w:rsid w:val="785C02A9"/>
    <w:rsid w:val="785D3204"/>
    <w:rsid w:val="786F2225"/>
    <w:rsid w:val="7873535D"/>
    <w:rsid w:val="789B436E"/>
    <w:rsid w:val="78BC448B"/>
    <w:rsid w:val="78E24C20"/>
    <w:rsid w:val="78E24C87"/>
    <w:rsid w:val="78FD530C"/>
    <w:rsid w:val="79001B14"/>
    <w:rsid w:val="790A7EA5"/>
    <w:rsid w:val="791A26BE"/>
    <w:rsid w:val="79252C4D"/>
    <w:rsid w:val="79295E21"/>
    <w:rsid w:val="793B1BC3"/>
    <w:rsid w:val="793B614F"/>
    <w:rsid w:val="79450F83"/>
    <w:rsid w:val="7949283E"/>
    <w:rsid w:val="7968023E"/>
    <w:rsid w:val="79682F17"/>
    <w:rsid w:val="797F45E0"/>
    <w:rsid w:val="798C015E"/>
    <w:rsid w:val="798D1378"/>
    <w:rsid w:val="7993177F"/>
    <w:rsid w:val="79D14A3A"/>
    <w:rsid w:val="79D4756E"/>
    <w:rsid w:val="79EB626C"/>
    <w:rsid w:val="79F57AA2"/>
    <w:rsid w:val="7A070125"/>
    <w:rsid w:val="7A155DD9"/>
    <w:rsid w:val="7A3915EB"/>
    <w:rsid w:val="7A474029"/>
    <w:rsid w:val="7A622655"/>
    <w:rsid w:val="7A6860E7"/>
    <w:rsid w:val="7A812F09"/>
    <w:rsid w:val="7ABA4368"/>
    <w:rsid w:val="7AD33C0D"/>
    <w:rsid w:val="7ADC7DA0"/>
    <w:rsid w:val="7AFE3AAB"/>
    <w:rsid w:val="7B01255E"/>
    <w:rsid w:val="7B2C55A1"/>
    <w:rsid w:val="7B42766E"/>
    <w:rsid w:val="7B4C229B"/>
    <w:rsid w:val="7B696D53"/>
    <w:rsid w:val="7B7F441F"/>
    <w:rsid w:val="7B821ABD"/>
    <w:rsid w:val="7B910B48"/>
    <w:rsid w:val="7BC13896"/>
    <w:rsid w:val="7BC65BA9"/>
    <w:rsid w:val="7BD24E35"/>
    <w:rsid w:val="7BDF08C7"/>
    <w:rsid w:val="7BED4431"/>
    <w:rsid w:val="7BF546E1"/>
    <w:rsid w:val="7C035604"/>
    <w:rsid w:val="7C181638"/>
    <w:rsid w:val="7C2A5EF3"/>
    <w:rsid w:val="7C314E4E"/>
    <w:rsid w:val="7C343BD5"/>
    <w:rsid w:val="7C3D6BCC"/>
    <w:rsid w:val="7C532E05"/>
    <w:rsid w:val="7C5E4A19"/>
    <w:rsid w:val="7C746BBD"/>
    <w:rsid w:val="7C896B62"/>
    <w:rsid w:val="7C9609B7"/>
    <w:rsid w:val="7CBA3AAE"/>
    <w:rsid w:val="7CCE3599"/>
    <w:rsid w:val="7CD36BD6"/>
    <w:rsid w:val="7CE37545"/>
    <w:rsid w:val="7CFB5B9C"/>
    <w:rsid w:val="7D063FC9"/>
    <w:rsid w:val="7D2221D8"/>
    <w:rsid w:val="7D255FB3"/>
    <w:rsid w:val="7D2B5066"/>
    <w:rsid w:val="7D30645E"/>
    <w:rsid w:val="7D345976"/>
    <w:rsid w:val="7D3533F7"/>
    <w:rsid w:val="7D4023B4"/>
    <w:rsid w:val="7D4563EB"/>
    <w:rsid w:val="7D511DEB"/>
    <w:rsid w:val="7D541AAE"/>
    <w:rsid w:val="7D592214"/>
    <w:rsid w:val="7D5D6EFF"/>
    <w:rsid w:val="7D67516A"/>
    <w:rsid w:val="7D80447E"/>
    <w:rsid w:val="7D861EFD"/>
    <w:rsid w:val="7D8D510B"/>
    <w:rsid w:val="7D98311C"/>
    <w:rsid w:val="7DAF6DC0"/>
    <w:rsid w:val="7DB00AEC"/>
    <w:rsid w:val="7DBC01D8"/>
    <w:rsid w:val="7DCC4BF0"/>
    <w:rsid w:val="7DD4587F"/>
    <w:rsid w:val="7DDD618F"/>
    <w:rsid w:val="7E06196E"/>
    <w:rsid w:val="7E0C5215"/>
    <w:rsid w:val="7E1F6BF8"/>
    <w:rsid w:val="7E254385"/>
    <w:rsid w:val="7E265025"/>
    <w:rsid w:val="7E546A3C"/>
    <w:rsid w:val="7E6626BE"/>
    <w:rsid w:val="7E6A7C11"/>
    <w:rsid w:val="7E734104"/>
    <w:rsid w:val="7E98303F"/>
    <w:rsid w:val="7EA50156"/>
    <w:rsid w:val="7EAE51E2"/>
    <w:rsid w:val="7EB34789"/>
    <w:rsid w:val="7EC108AA"/>
    <w:rsid w:val="7EC437C9"/>
    <w:rsid w:val="7ECD724F"/>
    <w:rsid w:val="7EDF0FB7"/>
    <w:rsid w:val="7EE14738"/>
    <w:rsid w:val="7EE91B44"/>
    <w:rsid w:val="7EF942AA"/>
    <w:rsid w:val="7EFA7860"/>
    <w:rsid w:val="7F005876"/>
    <w:rsid w:val="7F115287"/>
    <w:rsid w:val="7F132988"/>
    <w:rsid w:val="7F253E0B"/>
    <w:rsid w:val="7F461EDE"/>
    <w:rsid w:val="7F5F0487"/>
    <w:rsid w:val="7F7052A0"/>
    <w:rsid w:val="7F7C4936"/>
    <w:rsid w:val="7F941FDD"/>
    <w:rsid w:val="7FA318D4"/>
    <w:rsid w:val="7FAE0AB6"/>
    <w:rsid w:val="7FBB0A5D"/>
    <w:rsid w:val="7FC17C43"/>
    <w:rsid w:val="7FC44D2A"/>
    <w:rsid w:val="7FC65CAF"/>
    <w:rsid w:val="7FC70142"/>
    <w:rsid w:val="7FCB7F38"/>
    <w:rsid w:val="7FCF0B3D"/>
    <w:rsid w:val="7FD64829"/>
    <w:rsid w:val="7FD75F49"/>
    <w:rsid w:val="7FD94CD0"/>
    <w:rsid w:val="7FDC23D1"/>
    <w:rsid w:val="7FE80BDA"/>
    <w:rsid w:val="7FEC72AF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C9D82"/>
  <w15:docId w15:val="{EC63159B-7823-4BD2-BBA0-0C3586B3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before="60" w:after="60" w:line="312" w:lineRule="auto"/>
    </w:pPr>
    <w:rPr>
      <w:rFonts w:asciiTheme="minorHAnsi" w:hAnsiTheme="minorHAnsi" w:cstheme="minorBidi"/>
      <w:color w:val="333333"/>
      <w:kern w:val="2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40" w:after="140" w:line="413" w:lineRule="auto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spacing w:before="0" w:beforeAutospacing="1" w:after="0" w:afterAutospacing="1"/>
      <w:outlineLvl w:val="2"/>
    </w:pPr>
    <w:rPr>
      <w:rFonts w:ascii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0" w:beforeAutospacing="1" w:after="0" w:afterAutospacing="1"/>
      <w:outlineLvl w:val="3"/>
    </w:pPr>
    <w:rPr>
      <w:rFonts w:ascii="宋体" w:hAnsi="宋体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</w:style>
  <w:style w:type="paragraph" w:styleId="TOC3">
    <w:name w:val="toc 3"/>
    <w:basedOn w:val="a"/>
    <w:next w:val="a"/>
    <w:uiPriority w:val="39"/>
    <w:unhideWhenUsed/>
    <w:qFormat/>
    <w:pPr>
      <w:widowControl/>
      <w:snapToGrid/>
      <w:spacing w:before="0" w:after="100" w:line="259" w:lineRule="auto"/>
      <w:ind w:left="440"/>
    </w:pPr>
    <w:rPr>
      <w:rFonts w:eastAsiaTheme="minorEastAsia" w:cs="Times New Roman"/>
      <w:color w:val="auto"/>
      <w:kern w:val="0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before="0" w:after="0"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pacing w:before="0" w:after="0" w:line="240" w:lineRule="auto"/>
    </w:pPr>
    <w:rPr>
      <w:color w:val="auto"/>
      <w:sz w:val="18"/>
      <w:szCs w:val="18"/>
    </w:rPr>
  </w:style>
  <w:style w:type="paragraph" w:styleId="a9">
    <w:name w:val="header"/>
    <w:basedOn w:val="a"/>
    <w:link w:val="aa"/>
    <w:uiPriority w:val="99"/>
    <w:qFormat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widowControl/>
      <w:snapToGrid/>
      <w:spacing w:before="0" w:after="0" w:line="360" w:lineRule="auto"/>
    </w:pPr>
    <w:rPr>
      <w:rFonts w:ascii="楷体" w:eastAsia="楷体" w:hAnsi="楷体" w:cs="Times New Roman"/>
      <w:b/>
      <w:bCs/>
      <w:color w:val="auto"/>
      <w:kern w:val="0"/>
      <w:sz w:val="28"/>
      <w:szCs w:val="28"/>
    </w:rPr>
  </w:style>
  <w:style w:type="paragraph" w:styleId="ab">
    <w:name w:val="footnote text"/>
    <w:basedOn w:val="a"/>
    <w:uiPriority w:val="99"/>
    <w:semiHidden/>
    <w:unhideWhenUsed/>
    <w:qFormat/>
    <w:rPr>
      <w:sz w:val="18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  <w:rPr>
      <w:rFonts w:ascii="等线" w:hAnsi="等线" w:cs="Times New Roman" w:hint="eastAsia"/>
    </w:rPr>
  </w:style>
  <w:style w:type="paragraph" w:styleId="ac">
    <w:name w:val="Normal (Web)"/>
    <w:basedOn w:val="a"/>
    <w:uiPriority w:val="99"/>
    <w:unhideWhenUsed/>
    <w:qFormat/>
    <w:pPr>
      <w:spacing w:before="0" w:beforeAutospacing="1" w:after="0" w:afterAutospacing="1"/>
    </w:pPr>
    <w:rPr>
      <w:rFonts w:cs="Times New Roman"/>
      <w:kern w:val="0"/>
      <w:sz w:val="24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qFormat/>
    <w:rPr>
      <w:szCs w:val="24"/>
    </w:rPr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f0">
    <w:name w:val="Strong"/>
    <w:basedOn w:val="a0"/>
    <w:uiPriority w:val="22"/>
    <w:qFormat/>
    <w:rPr>
      <w:b/>
    </w:rPr>
  </w:style>
  <w:style w:type="character" w:styleId="af1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f2">
    <w:name w:val="Emphasis"/>
    <w:basedOn w:val="a0"/>
    <w:uiPriority w:val="20"/>
    <w:qFormat/>
    <w:rPr>
      <w:i/>
    </w:rPr>
  </w:style>
  <w:style w:type="character" w:styleId="af3">
    <w:name w:val="Hyperlink"/>
    <w:uiPriority w:val="99"/>
    <w:unhideWhenUsed/>
    <w:qFormat/>
    <w:rPr>
      <w:rFonts w:ascii="宋体" w:hAnsi="宋体" w:cs="Times New Roman" w:hint="eastAsia"/>
      <w:b/>
      <w:bCs/>
      <w:color w:val="0563C1"/>
      <w:kern w:val="0"/>
      <w:sz w:val="20"/>
      <w:szCs w:val="20"/>
      <w:u w:val="single"/>
    </w:rPr>
  </w:style>
  <w:style w:type="character" w:styleId="af4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5">
    <w:name w:val="footnote reference"/>
    <w:basedOn w:val="a0"/>
    <w:uiPriority w:val="99"/>
    <w:semiHidden/>
    <w:unhideWhenUsed/>
    <w:qFormat/>
    <w:rPr>
      <w:vertAlign w:val="superscript"/>
    </w:rPr>
  </w:style>
  <w:style w:type="paragraph" w:styleId="af6">
    <w:name w:val="No Spacing"/>
    <w:uiPriority w:val="1"/>
    <w:qFormat/>
    <w:pPr>
      <w:widowControl w:val="0"/>
      <w:snapToGrid w:val="0"/>
    </w:pPr>
    <w:rPr>
      <w:rFonts w:asciiTheme="minorHAnsi" w:eastAsiaTheme="minorEastAsia" w:hAnsiTheme="minorHAnsi" w:cstheme="minorBidi"/>
      <w:color w:val="333333"/>
      <w:kern w:val="2"/>
      <w:sz w:val="22"/>
      <w:szCs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color w:val="1A1A1A"/>
      <w:sz w:val="36"/>
      <w:szCs w:val="36"/>
    </w:rPr>
  </w:style>
  <w:style w:type="paragraph" w:customStyle="1" w:styleId="5">
    <w:name w:val="修订5"/>
    <w:hidden/>
    <w:uiPriority w:val="99"/>
    <w:unhideWhenUsed/>
    <w:qFormat/>
    <w:rPr>
      <w:rFonts w:asciiTheme="minorHAnsi" w:hAnsiTheme="minorHAnsi" w:cstheme="minorBidi"/>
      <w:color w:val="333333"/>
      <w:kern w:val="2"/>
      <w:sz w:val="22"/>
      <w:szCs w:val="22"/>
    </w:rPr>
  </w:style>
  <w:style w:type="paragraph" w:customStyle="1" w:styleId="11">
    <w:name w:val="修订1"/>
    <w:hidden/>
    <w:uiPriority w:val="99"/>
    <w:semiHidden/>
    <w:qFormat/>
    <w:rPr>
      <w:rFonts w:asciiTheme="minorHAnsi" w:eastAsiaTheme="minorEastAsia" w:hAnsiTheme="minorHAnsi" w:cstheme="minorBidi"/>
      <w:color w:val="333333"/>
      <w:kern w:val="2"/>
      <w:sz w:val="22"/>
      <w:szCs w:val="22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Theme="minorHAnsi" w:eastAsiaTheme="minorEastAsia" w:hAnsiTheme="minorHAnsi" w:cstheme="minorBidi"/>
      <w:b/>
      <w:bCs/>
      <w:color w:val="333333"/>
      <w:kern w:val="2"/>
      <w:sz w:val="22"/>
      <w:szCs w:val="22"/>
    </w:rPr>
  </w:style>
  <w:style w:type="character" w:customStyle="1" w:styleId="a4">
    <w:name w:val="批注文字 字符"/>
    <w:basedOn w:val="a0"/>
    <w:link w:val="a3"/>
    <w:uiPriority w:val="99"/>
    <w:qFormat/>
    <w:rPr>
      <w:rFonts w:asciiTheme="minorHAnsi" w:eastAsiaTheme="minorEastAsia" w:hAnsiTheme="minorHAnsi" w:cstheme="minorBidi"/>
      <w:color w:val="333333"/>
      <w:kern w:val="2"/>
      <w:sz w:val="22"/>
      <w:szCs w:val="22"/>
    </w:rPr>
  </w:style>
  <w:style w:type="character" w:customStyle="1" w:styleId="50">
    <w:name w:val="未处理的提及5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footnotecontent">
    <w:name w:val="footnote content"/>
    <w:basedOn w:val="a"/>
    <w:uiPriority w:val="9"/>
    <w:qFormat/>
    <w:rPr>
      <w:sz w:val="18"/>
      <w:szCs w:val="18"/>
    </w:rPr>
  </w:style>
  <w:style w:type="paragraph" w:customStyle="1" w:styleId="110">
    <w:name w:val="修订11"/>
    <w:hidden/>
    <w:uiPriority w:val="99"/>
    <w:semiHidden/>
    <w:qFormat/>
    <w:rPr>
      <w:rFonts w:asciiTheme="minorHAnsi" w:eastAsiaTheme="minorEastAsia" w:hAnsiTheme="minorHAnsi" w:cstheme="minorBidi"/>
      <w:color w:val="333333"/>
      <w:kern w:val="2"/>
      <w:sz w:val="22"/>
      <w:szCs w:val="22"/>
      <w:u w:val="single"/>
    </w:rPr>
  </w:style>
  <w:style w:type="character" w:customStyle="1" w:styleId="40">
    <w:name w:val="未处理的提及4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color w:val="333333"/>
      <w:kern w:val="2"/>
      <w:sz w:val="18"/>
      <w:szCs w:val="18"/>
    </w:rPr>
  </w:style>
  <w:style w:type="paragraph" w:styleId="af7">
    <w:name w:val="List Paragraph"/>
    <w:basedOn w:val="a"/>
    <w:uiPriority w:val="99"/>
    <w:qFormat/>
    <w:pPr>
      <w:spacing w:line="360" w:lineRule="auto"/>
      <w:ind w:firstLineChars="200" w:firstLine="560"/>
    </w:pPr>
    <w:rPr>
      <w:rFonts w:ascii="宋体" w:hAnsi="宋体"/>
      <w:sz w:val="28"/>
      <w:szCs w:val="28"/>
    </w:rPr>
  </w:style>
  <w:style w:type="paragraph" w:customStyle="1" w:styleId="41">
    <w:name w:val="修订4"/>
    <w:hidden/>
    <w:uiPriority w:val="99"/>
    <w:unhideWhenUsed/>
    <w:qFormat/>
    <w:rPr>
      <w:rFonts w:asciiTheme="minorHAnsi" w:hAnsiTheme="minorHAnsi" w:cstheme="minorBidi"/>
      <w:color w:val="333333"/>
      <w:kern w:val="2"/>
      <w:sz w:val="22"/>
      <w:szCs w:val="22"/>
    </w:rPr>
  </w:style>
  <w:style w:type="paragraph" w:customStyle="1" w:styleId="22">
    <w:name w:val="修订2"/>
    <w:hidden/>
    <w:uiPriority w:val="99"/>
    <w:unhideWhenUsed/>
    <w:qFormat/>
    <w:rPr>
      <w:rFonts w:asciiTheme="minorHAnsi" w:eastAsiaTheme="minorEastAsia" w:hAnsiTheme="minorHAnsi" w:cstheme="minorBidi"/>
      <w:color w:val="333333"/>
      <w:kern w:val="2"/>
      <w:sz w:val="22"/>
      <w:szCs w:val="22"/>
    </w:rPr>
  </w:style>
  <w:style w:type="character" w:customStyle="1" w:styleId="31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napToGrid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Arial" w:hAnsi="Arial" w:cs="Times New Roman" w:hint="default"/>
      <w:b/>
      <w:color w:val="333333"/>
      <w:kern w:val="2"/>
      <w:sz w:val="28"/>
      <w:szCs w:val="22"/>
    </w:rPr>
  </w:style>
  <w:style w:type="paragraph" w:customStyle="1" w:styleId="8">
    <w:name w:val="修订8"/>
    <w:hidden/>
    <w:uiPriority w:val="99"/>
    <w:unhideWhenUsed/>
    <w:qFormat/>
    <w:rPr>
      <w:rFonts w:asciiTheme="minorHAnsi" w:hAnsiTheme="minorHAnsi" w:cstheme="minorBidi"/>
      <w:color w:val="333333"/>
      <w:kern w:val="2"/>
      <w:sz w:val="22"/>
      <w:szCs w:val="22"/>
    </w:rPr>
  </w:style>
  <w:style w:type="paragraph" w:customStyle="1" w:styleId="6">
    <w:name w:val="修订6"/>
    <w:hidden/>
    <w:uiPriority w:val="99"/>
    <w:unhideWhenUsed/>
    <w:qFormat/>
    <w:rPr>
      <w:rFonts w:asciiTheme="minorHAnsi" w:hAnsiTheme="minorHAnsi" w:cstheme="minorBidi"/>
      <w:color w:val="333333"/>
      <w:kern w:val="2"/>
      <w:sz w:val="22"/>
      <w:szCs w:val="22"/>
    </w:rPr>
  </w:style>
  <w:style w:type="table" w:customStyle="1" w:styleId="4-11">
    <w:name w:val="网格表 4 - 着色 11"/>
    <w:basedOn w:val="a1"/>
    <w:uiPriority w:val="49"/>
    <w:qFormat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qFormat/>
    <w:rPr>
      <w:rFonts w:ascii="宋体" w:eastAsia="宋体" w:hAnsi="宋体" w:cs="宋体" w:hint="eastAsia"/>
      <w:b/>
      <w:bCs/>
      <w:color w:val="333333"/>
      <w:sz w:val="27"/>
      <w:szCs w:val="27"/>
    </w:rPr>
  </w:style>
  <w:style w:type="paragraph" w:customStyle="1" w:styleId="7">
    <w:name w:val="修订7"/>
    <w:hidden/>
    <w:uiPriority w:val="99"/>
    <w:unhideWhenUsed/>
    <w:qFormat/>
    <w:rPr>
      <w:rFonts w:asciiTheme="minorHAnsi" w:hAnsiTheme="minorHAnsi" w:cstheme="minorBidi"/>
      <w:color w:val="333333"/>
      <w:kern w:val="2"/>
      <w:sz w:val="22"/>
      <w:szCs w:val="22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32">
    <w:name w:val="修订3"/>
    <w:hidden/>
    <w:uiPriority w:val="99"/>
    <w:unhideWhenUsed/>
    <w:qFormat/>
    <w:rPr>
      <w:rFonts w:asciiTheme="minorHAnsi" w:hAnsiTheme="minorHAnsi" w:cstheme="minorBidi"/>
      <w:color w:val="333333"/>
      <w:kern w:val="2"/>
      <w:sz w:val="22"/>
      <w:szCs w:val="22"/>
    </w:rPr>
  </w:style>
  <w:style w:type="character" w:customStyle="1" w:styleId="aa">
    <w:name w:val="页眉 字符"/>
    <w:basedOn w:val="a0"/>
    <w:link w:val="a9"/>
    <w:uiPriority w:val="99"/>
    <w:qFormat/>
    <w:rPr>
      <w:color w:val="333333"/>
      <w:sz w:val="18"/>
      <w:szCs w:val="18"/>
    </w:rPr>
  </w:style>
  <w:style w:type="paragraph" w:styleId="af8">
    <w:name w:val="Revision"/>
    <w:hidden/>
    <w:uiPriority w:val="99"/>
    <w:unhideWhenUsed/>
    <w:rsid w:val="00B612E8"/>
    <w:rPr>
      <w:rFonts w:asciiTheme="minorHAnsi" w:hAnsiTheme="minorHAnsi" w:cstheme="minorBidi"/>
      <w:color w:val="333333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92CF2-D9C3-4FE2-BC61-7D7CB9195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静 徐</cp:lastModifiedBy>
  <cp:revision>2</cp:revision>
  <cp:lastPrinted>2025-08-06T01:25:00Z</cp:lastPrinted>
  <dcterms:created xsi:type="dcterms:W3CDTF">2025-09-09T06:57:00Z</dcterms:created>
  <dcterms:modified xsi:type="dcterms:W3CDTF">2025-09-09T06:57:00Z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D499A2B90ABE4E6E8A01119A252BCBA6_13</vt:lpwstr>
  </property>
  <property fmtid="{D5CDD505-2E9C-101B-9397-08002B2CF9AE}" pid="4" name="KSOTemplateDocerSaveRecord">
    <vt:lpwstr>eyJoZGlkIjoiNDY0MzQwNDM3NzMyOTAwZGViMTFjZmY0M2U4NTllMzgiLCJ1c2VySWQiOiIxMTIzNjI0ODY3In0=</vt:lpwstr>
  </property>
</Properties>
</file>