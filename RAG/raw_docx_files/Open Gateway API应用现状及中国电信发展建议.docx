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F55557" w14:textId="3D262216" w:rsidR="00714410" w:rsidRPr="00465EAF" w:rsidRDefault="00465EAF" w:rsidP="00EB4531">
      <w:pPr>
        <w:pStyle w:val="1"/>
        <w:adjustRightInd w:val="0"/>
        <w:snapToGrid w:val="0"/>
        <w:spacing w:before="0" w:beforeAutospacing="0" w:after="0" w:afterAutospacing="0" w:line="360" w:lineRule="auto"/>
        <w:jc w:val="center"/>
        <w:rPr>
          <w:rFonts w:ascii="仿宋" w:eastAsia="仿宋" w:hAnsi="仿宋"/>
          <w:color w:val="1A1A1A"/>
          <w:sz w:val="28"/>
          <w:szCs w:val="26"/>
        </w:rPr>
      </w:pPr>
      <w:r w:rsidRPr="00465EAF">
        <w:rPr>
          <w:rFonts w:ascii="仿宋" w:eastAsia="仿宋" w:hAnsi="仿宋"/>
          <w:color w:val="1A1A1A"/>
          <w:sz w:val="28"/>
          <w:szCs w:val="26"/>
        </w:rPr>
        <w:t>Open Gateway</w:t>
      </w:r>
      <w:r w:rsidRPr="00465EAF">
        <w:rPr>
          <w:rFonts w:ascii="仿宋" w:eastAsia="仿宋" w:hAnsi="仿宋" w:hint="eastAsia"/>
          <w:color w:val="1A1A1A"/>
          <w:sz w:val="28"/>
          <w:szCs w:val="26"/>
        </w:rPr>
        <w:t xml:space="preserve"> </w:t>
      </w:r>
      <w:r w:rsidRPr="00465EAF">
        <w:rPr>
          <w:rFonts w:ascii="仿宋" w:eastAsia="仿宋" w:hAnsi="仿宋"/>
          <w:color w:val="1A1A1A"/>
          <w:sz w:val="28"/>
          <w:szCs w:val="26"/>
        </w:rPr>
        <w:t>API</w:t>
      </w:r>
      <w:r w:rsidR="00125AA1">
        <w:rPr>
          <w:rFonts w:ascii="仿宋" w:eastAsia="仿宋" w:hAnsi="仿宋" w:hint="eastAsia"/>
          <w:color w:val="1A1A1A"/>
          <w:sz w:val="28"/>
          <w:szCs w:val="26"/>
        </w:rPr>
        <w:t>应用</w:t>
      </w:r>
      <w:r w:rsidR="00373787">
        <w:rPr>
          <w:rFonts w:ascii="仿宋" w:eastAsia="仿宋" w:hAnsi="仿宋" w:hint="eastAsia"/>
          <w:color w:val="1A1A1A"/>
          <w:sz w:val="28"/>
          <w:szCs w:val="26"/>
        </w:rPr>
        <w:t>现状</w:t>
      </w:r>
      <w:r w:rsidRPr="00465EAF">
        <w:rPr>
          <w:rFonts w:ascii="仿宋" w:eastAsia="仿宋" w:hAnsi="仿宋"/>
          <w:color w:val="1A1A1A"/>
          <w:sz w:val="28"/>
          <w:szCs w:val="26"/>
        </w:rPr>
        <w:t>及</w:t>
      </w:r>
      <w:r w:rsidR="00125AA1">
        <w:rPr>
          <w:rFonts w:ascii="仿宋" w:eastAsia="仿宋" w:hAnsi="仿宋" w:hint="eastAsia"/>
          <w:color w:val="1A1A1A"/>
          <w:sz w:val="28"/>
          <w:szCs w:val="26"/>
        </w:rPr>
        <w:t>中国电信发展</w:t>
      </w:r>
      <w:r w:rsidR="00430EC3">
        <w:rPr>
          <w:rFonts w:ascii="仿宋" w:eastAsia="仿宋" w:hAnsi="仿宋" w:hint="eastAsia"/>
          <w:color w:val="1A1A1A"/>
          <w:sz w:val="28"/>
          <w:szCs w:val="26"/>
        </w:rPr>
        <w:t>建</w:t>
      </w:r>
      <w:r w:rsidR="00430EC3" w:rsidRPr="00465EAF">
        <w:rPr>
          <w:rFonts w:ascii="仿宋" w:eastAsia="仿宋" w:hAnsi="仿宋"/>
          <w:color w:val="1A1A1A"/>
          <w:sz w:val="28"/>
          <w:szCs w:val="26"/>
        </w:rPr>
        <w:t>议</w:t>
      </w:r>
    </w:p>
    <w:p w14:paraId="435E830B" w14:textId="22C65916" w:rsidR="002074D7" w:rsidRDefault="00AD7E32" w:rsidP="00EB453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 w:cs="仿宋"/>
          <w:color w:val="333333"/>
          <w:sz w:val="28"/>
        </w:rPr>
      </w:pPr>
      <w:r>
        <w:rPr>
          <w:rFonts w:ascii="仿宋" w:eastAsia="仿宋" w:hAnsi="仿宋" w:cs="仿宋" w:hint="eastAsia"/>
          <w:color w:val="333333"/>
          <w:sz w:val="28"/>
        </w:rPr>
        <w:t>2</w:t>
      </w:r>
      <w:r>
        <w:rPr>
          <w:rFonts w:ascii="仿宋" w:eastAsia="仿宋" w:hAnsi="仿宋" w:cs="仿宋"/>
          <w:color w:val="333333"/>
          <w:sz w:val="28"/>
        </w:rPr>
        <w:t>024</w:t>
      </w:r>
      <w:r>
        <w:rPr>
          <w:rFonts w:ascii="仿宋" w:eastAsia="仿宋" w:hAnsi="仿宋" w:cs="仿宋" w:hint="eastAsia"/>
          <w:color w:val="333333"/>
          <w:sz w:val="28"/>
        </w:rPr>
        <w:t>年</w:t>
      </w:r>
      <w:r w:rsidRPr="00AD7E32">
        <w:rPr>
          <w:rFonts w:ascii="仿宋" w:eastAsia="仿宋" w:hAnsi="仿宋" w:cs="仿宋" w:hint="eastAsia"/>
          <w:color w:val="333333"/>
          <w:sz w:val="28"/>
        </w:rPr>
        <w:t>8月28日</w:t>
      </w:r>
      <w:r>
        <w:rPr>
          <w:rFonts w:ascii="仿宋" w:eastAsia="仿宋" w:hAnsi="仿宋" w:cs="仿宋" w:hint="eastAsia"/>
          <w:color w:val="333333"/>
          <w:sz w:val="28"/>
        </w:rPr>
        <w:t>，</w:t>
      </w:r>
      <w:hyperlink r:id="rId8" w:tgtFrame="_blank" w:history="1">
        <w:r w:rsidRPr="00AD7E32">
          <w:rPr>
            <w:rFonts w:ascii="仿宋" w:eastAsia="仿宋" w:hAnsi="仿宋" w:cs="仿宋" w:hint="eastAsia"/>
            <w:sz w:val="28"/>
          </w:rPr>
          <w:t>SK电讯</w:t>
        </w:r>
      </w:hyperlink>
      <w:r w:rsidRPr="00AD7E32">
        <w:rPr>
          <w:rFonts w:ascii="仿宋" w:eastAsia="仿宋" w:hAnsi="仿宋" w:cs="仿宋" w:hint="eastAsia"/>
          <w:color w:val="333333"/>
          <w:sz w:val="28"/>
        </w:rPr>
        <w:t>、韩国电信与</w:t>
      </w:r>
      <w:hyperlink r:id="rId9" w:tgtFrame="_blank" w:history="1">
        <w:r w:rsidRPr="00AD7E32">
          <w:rPr>
            <w:rFonts w:ascii="仿宋" w:eastAsia="仿宋" w:hAnsi="仿宋" w:cs="仿宋" w:hint="eastAsia"/>
            <w:sz w:val="28"/>
          </w:rPr>
          <w:t>LG</w:t>
        </w:r>
      </w:hyperlink>
      <w:r w:rsidRPr="00AD7E32">
        <w:rPr>
          <w:rFonts w:ascii="Calibri" w:eastAsia="仿宋" w:hAnsi="Calibri" w:cs="Calibri"/>
          <w:color w:val="333333"/>
          <w:sz w:val="28"/>
        </w:rPr>
        <w:t> </w:t>
      </w:r>
      <w:r w:rsidRPr="00AD7E32">
        <w:rPr>
          <w:rFonts w:ascii="仿宋" w:eastAsia="仿宋" w:hAnsi="仿宋" w:cs="仿宋" w:hint="eastAsia"/>
          <w:color w:val="333333"/>
          <w:sz w:val="28"/>
        </w:rPr>
        <w:t>Uplus同意在韩国创建通用开放API并将其商业化，旨在降低进入门槛和开发应用程序所需的时间</w:t>
      </w:r>
      <w:r>
        <w:rPr>
          <w:rFonts w:ascii="仿宋" w:eastAsia="仿宋" w:hAnsi="仿宋" w:cs="仿宋" w:hint="eastAsia"/>
          <w:color w:val="333333"/>
          <w:sz w:val="28"/>
        </w:rPr>
        <w:t>，推动了</w:t>
      </w:r>
      <w:r w:rsidRPr="0078081C">
        <w:rPr>
          <w:rFonts w:ascii="仿宋" w:eastAsia="仿宋" w:hAnsi="仿宋" w:cs="仿宋"/>
          <w:color w:val="333333"/>
          <w:sz w:val="28"/>
        </w:rPr>
        <w:t>Open Gateway</w:t>
      </w:r>
      <w:r w:rsidR="00DF41FA">
        <w:rPr>
          <w:rFonts w:ascii="仿宋" w:eastAsia="仿宋" w:hAnsi="仿宋" w:cs="仿宋" w:hint="eastAsia"/>
          <w:color w:val="333333"/>
          <w:sz w:val="28"/>
        </w:rPr>
        <w:t>倡议</w:t>
      </w:r>
      <w:r>
        <w:rPr>
          <w:rFonts w:ascii="仿宋" w:eastAsia="仿宋" w:hAnsi="仿宋" w:cs="仿宋" w:hint="eastAsia"/>
          <w:color w:val="333333"/>
          <w:sz w:val="28"/>
        </w:rPr>
        <w:t>在全</w:t>
      </w:r>
      <w:r w:rsidR="00E66CAB">
        <w:rPr>
          <w:rFonts w:ascii="仿宋" w:eastAsia="仿宋" w:hAnsi="仿宋" w:cs="仿宋" w:hint="eastAsia"/>
          <w:color w:val="333333"/>
          <w:sz w:val="28"/>
        </w:rPr>
        <w:t>球的进一步落地</w:t>
      </w:r>
      <w:r w:rsidRPr="00AD7E32">
        <w:rPr>
          <w:rFonts w:ascii="仿宋" w:eastAsia="仿宋" w:hAnsi="仿宋" w:cs="仿宋" w:hint="eastAsia"/>
          <w:color w:val="333333"/>
          <w:sz w:val="28"/>
        </w:rPr>
        <w:t>。</w:t>
      </w:r>
      <w:r w:rsidR="00716729" w:rsidRPr="00716729">
        <w:rPr>
          <w:rFonts w:ascii="仿宋" w:eastAsia="仿宋" w:hAnsi="仿宋" w:cs="仿宋" w:hint="eastAsia"/>
          <w:color w:val="333333"/>
          <w:sz w:val="28"/>
        </w:rPr>
        <w:t>Open Gateway全行业倡议计划</w:t>
      </w:r>
      <w:ins w:id="0" w:author="roger" w:date="2024-09-06T14:46:00Z">
        <w:r w:rsidR="006F29DE">
          <w:rPr>
            <w:rFonts w:ascii="仿宋" w:eastAsia="仿宋" w:hAnsi="仿宋" w:cs="仿宋" w:hint="eastAsia"/>
            <w:color w:val="333333"/>
            <w:sz w:val="28"/>
          </w:rPr>
          <w:t>由</w:t>
        </w:r>
      </w:ins>
      <w:del w:id="1" w:author="roger" w:date="2024-09-06T14:46:00Z">
        <w:r w:rsidR="00716729" w:rsidDel="006F29DE">
          <w:rPr>
            <w:rFonts w:ascii="仿宋" w:eastAsia="仿宋" w:hAnsi="仿宋" w:cs="仿宋" w:hint="eastAsia"/>
            <w:color w:val="333333"/>
            <w:sz w:val="28"/>
          </w:rPr>
          <w:delText>是</w:delText>
        </w:r>
      </w:del>
      <w:r w:rsidR="00716729" w:rsidRPr="00716729">
        <w:rPr>
          <w:rFonts w:ascii="仿宋" w:eastAsia="仿宋" w:hAnsi="仿宋" w:cs="仿宋" w:hint="eastAsia"/>
          <w:color w:val="333333"/>
          <w:sz w:val="28"/>
        </w:rPr>
        <w:t>GSMA在2023年世界移动通信大会（MWC）</w:t>
      </w:r>
      <w:r w:rsidR="00716729">
        <w:rPr>
          <w:rFonts w:ascii="仿宋" w:eastAsia="仿宋" w:hAnsi="仿宋" w:cs="仿宋" w:hint="eastAsia"/>
          <w:color w:val="333333"/>
          <w:sz w:val="28"/>
        </w:rPr>
        <w:t>期间</w:t>
      </w:r>
      <w:r w:rsidR="00716729" w:rsidRPr="00716729">
        <w:rPr>
          <w:rFonts w:ascii="仿宋" w:eastAsia="仿宋" w:hAnsi="仿宋" w:cs="仿宋" w:hint="eastAsia"/>
          <w:color w:val="333333"/>
          <w:sz w:val="28"/>
        </w:rPr>
        <w:t>发布，旨在提供通用网络应用程序可编程接口（API）框架和通用访问接口，方便开发者和云服务提供商更快地接入运营商网络，增强和部署相关服务。</w:t>
      </w:r>
    </w:p>
    <w:p w14:paraId="7A7B9611" w14:textId="01BCD0DA" w:rsidR="002F1065" w:rsidRDefault="00E66CAB" w:rsidP="00EB453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 w:cs="仿宋"/>
          <w:color w:val="333333"/>
          <w:sz w:val="28"/>
        </w:rPr>
      </w:pPr>
      <w:r>
        <w:rPr>
          <w:rFonts w:ascii="仿宋" w:eastAsia="仿宋" w:hAnsi="仿宋" w:cs="仿宋" w:hint="eastAsia"/>
          <w:color w:val="333333"/>
          <w:sz w:val="28"/>
        </w:rPr>
        <w:t>我们</w:t>
      </w:r>
      <w:r w:rsidR="00FB2D9A">
        <w:rPr>
          <w:rFonts w:ascii="仿宋" w:eastAsia="仿宋" w:hAnsi="仿宋" w:cs="仿宋" w:hint="eastAsia"/>
          <w:color w:val="333333"/>
          <w:sz w:val="28"/>
        </w:rPr>
        <w:t>通过分析</w:t>
      </w:r>
      <w:r w:rsidR="00FB2D9A" w:rsidRPr="00465EAF">
        <w:rPr>
          <w:rFonts w:ascii="仿宋" w:eastAsia="仿宋" w:hAnsi="仿宋"/>
          <w:color w:val="1A1A1A"/>
          <w:sz w:val="28"/>
          <w:szCs w:val="26"/>
        </w:rPr>
        <w:t>Open Gateway</w:t>
      </w:r>
      <w:r w:rsidR="00FB2D9A" w:rsidRPr="00465EAF">
        <w:rPr>
          <w:rFonts w:ascii="仿宋" w:eastAsia="仿宋" w:hAnsi="仿宋" w:hint="eastAsia"/>
          <w:color w:val="1A1A1A"/>
          <w:sz w:val="28"/>
          <w:szCs w:val="26"/>
        </w:rPr>
        <w:t xml:space="preserve"> </w:t>
      </w:r>
      <w:r w:rsidR="00FB2D9A">
        <w:rPr>
          <w:rFonts w:ascii="仿宋" w:eastAsia="仿宋" w:hAnsi="仿宋" w:hint="eastAsia"/>
          <w:color w:val="1A1A1A"/>
          <w:sz w:val="28"/>
          <w:szCs w:val="26"/>
        </w:rPr>
        <w:t>倡议中各类</w:t>
      </w:r>
      <w:r w:rsidR="00FB2D9A" w:rsidRPr="00465EAF">
        <w:rPr>
          <w:rFonts w:ascii="仿宋" w:eastAsia="仿宋" w:hAnsi="仿宋"/>
          <w:color w:val="1A1A1A"/>
          <w:sz w:val="28"/>
          <w:szCs w:val="26"/>
        </w:rPr>
        <w:t>API</w:t>
      </w:r>
      <w:r w:rsidR="00FB2D9A">
        <w:rPr>
          <w:rFonts w:ascii="仿宋" w:eastAsia="仿宋" w:hAnsi="仿宋" w:hint="eastAsia"/>
          <w:color w:val="1A1A1A"/>
          <w:sz w:val="28"/>
          <w:szCs w:val="26"/>
        </w:rPr>
        <w:t>在全球的应用现状</w:t>
      </w:r>
      <w:r>
        <w:rPr>
          <w:rFonts w:ascii="仿宋" w:eastAsia="仿宋" w:hAnsi="仿宋" w:hint="eastAsia"/>
          <w:color w:val="1A1A1A"/>
          <w:sz w:val="28"/>
          <w:szCs w:val="26"/>
        </w:rPr>
        <w:t>、</w:t>
      </w:r>
      <w:r w:rsidR="00FB2D9A">
        <w:rPr>
          <w:rFonts w:ascii="仿宋" w:eastAsia="仿宋" w:hAnsi="仿宋" w:hint="eastAsia"/>
          <w:color w:val="1A1A1A"/>
          <w:sz w:val="28"/>
          <w:szCs w:val="26"/>
        </w:rPr>
        <w:t>三种A</w:t>
      </w:r>
      <w:r w:rsidR="00FB2D9A">
        <w:rPr>
          <w:rFonts w:ascii="仿宋" w:eastAsia="仿宋" w:hAnsi="仿宋"/>
          <w:color w:val="1A1A1A"/>
          <w:sz w:val="28"/>
          <w:szCs w:val="26"/>
        </w:rPr>
        <w:t>PI</w:t>
      </w:r>
      <w:r w:rsidR="00FB2D9A">
        <w:rPr>
          <w:rFonts w:ascii="仿宋" w:eastAsia="仿宋" w:hAnsi="仿宋" w:hint="eastAsia"/>
          <w:color w:val="1A1A1A"/>
          <w:sz w:val="28"/>
          <w:szCs w:val="26"/>
        </w:rPr>
        <w:t>调用模式的影响，结合</w:t>
      </w:r>
      <w:r w:rsidR="0047180C">
        <w:rPr>
          <w:rFonts w:ascii="仿宋" w:eastAsia="仿宋" w:hAnsi="仿宋" w:cs="仿宋" w:hint="eastAsia"/>
          <w:color w:val="333333"/>
          <w:sz w:val="28"/>
        </w:rPr>
        <w:t>中国电信</w:t>
      </w:r>
      <w:r w:rsidR="000315CB">
        <w:rPr>
          <w:rFonts w:ascii="仿宋" w:eastAsia="仿宋" w:hAnsi="仿宋" w:cs="仿宋" w:hint="eastAsia"/>
          <w:color w:val="333333"/>
          <w:sz w:val="28"/>
        </w:rPr>
        <w:t>面临</w:t>
      </w:r>
      <w:r w:rsidR="00296944">
        <w:rPr>
          <w:rFonts w:ascii="仿宋" w:eastAsia="仿宋" w:hAnsi="仿宋" w:cs="仿宋" w:hint="eastAsia"/>
          <w:color w:val="333333"/>
          <w:sz w:val="28"/>
        </w:rPr>
        <w:t>缺乏市场化站位导致的</w:t>
      </w:r>
      <w:r w:rsidR="0047180C">
        <w:rPr>
          <w:rFonts w:ascii="仿宋" w:eastAsia="仿宋" w:hAnsi="仿宋" w:cs="仿宋" w:hint="eastAsia"/>
          <w:color w:val="333333"/>
          <w:sz w:val="28"/>
        </w:rPr>
        <w:t>A</w:t>
      </w:r>
      <w:r w:rsidR="0047180C">
        <w:rPr>
          <w:rFonts w:ascii="仿宋" w:eastAsia="仿宋" w:hAnsi="仿宋" w:cs="仿宋"/>
          <w:color w:val="333333"/>
          <w:sz w:val="28"/>
        </w:rPr>
        <w:t>PI</w:t>
      </w:r>
      <w:r w:rsidR="0047180C">
        <w:rPr>
          <w:rFonts w:ascii="仿宋" w:eastAsia="仿宋" w:hAnsi="仿宋" w:cs="仿宋" w:hint="eastAsia"/>
          <w:color w:val="333333"/>
          <w:sz w:val="28"/>
        </w:rPr>
        <w:t>多而不优、平台支撑不足</w:t>
      </w:r>
      <w:r w:rsidR="000315CB">
        <w:rPr>
          <w:rFonts w:ascii="仿宋" w:eastAsia="仿宋" w:hAnsi="仿宋" w:cs="仿宋" w:hint="eastAsia"/>
          <w:color w:val="333333"/>
          <w:sz w:val="28"/>
        </w:rPr>
        <w:t>等</w:t>
      </w:r>
      <w:r w:rsidR="0019429A">
        <w:rPr>
          <w:rFonts w:ascii="仿宋" w:eastAsia="仿宋" w:hAnsi="仿宋" w:cs="仿宋" w:hint="eastAsia"/>
          <w:color w:val="333333"/>
          <w:sz w:val="28"/>
        </w:rPr>
        <w:t>问题，</w:t>
      </w:r>
      <w:r w:rsidR="0047180C">
        <w:rPr>
          <w:rFonts w:ascii="仿宋" w:eastAsia="仿宋" w:hAnsi="仿宋" w:cs="仿宋" w:hint="eastAsia"/>
          <w:color w:val="333333"/>
          <w:sz w:val="28"/>
        </w:rPr>
        <w:t>建议</w:t>
      </w:r>
      <w:r w:rsidR="002F1065">
        <w:rPr>
          <w:rFonts w:ascii="仿宋" w:eastAsia="仿宋" w:hAnsi="仿宋" w:cs="仿宋" w:hint="eastAsia"/>
          <w:color w:val="333333"/>
          <w:sz w:val="28"/>
        </w:rPr>
        <w:t>先期通过“多运营商模式”打磨非标准A</w:t>
      </w:r>
      <w:r w:rsidR="002F1065">
        <w:rPr>
          <w:rFonts w:ascii="仿宋" w:eastAsia="仿宋" w:hAnsi="仿宋" w:cs="仿宋"/>
          <w:color w:val="333333"/>
          <w:sz w:val="28"/>
        </w:rPr>
        <w:t>PI</w:t>
      </w:r>
      <w:r w:rsidR="002F1065">
        <w:rPr>
          <w:rFonts w:ascii="仿宋" w:eastAsia="仿宋" w:hAnsi="仿宋" w:cs="仿宋" w:hint="eastAsia"/>
          <w:color w:val="333333"/>
          <w:sz w:val="28"/>
        </w:rPr>
        <w:t>能力，提升A</w:t>
      </w:r>
      <w:r w:rsidR="002F1065">
        <w:rPr>
          <w:rFonts w:ascii="仿宋" w:eastAsia="仿宋" w:hAnsi="仿宋" w:cs="仿宋"/>
          <w:color w:val="333333"/>
          <w:sz w:val="28"/>
        </w:rPr>
        <w:t>PI</w:t>
      </w:r>
      <w:r w:rsidR="002F1065">
        <w:rPr>
          <w:rFonts w:ascii="仿宋" w:eastAsia="仿宋" w:hAnsi="仿宋" w:cs="仿宋" w:hint="eastAsia"/>
          <w:color w:val="333333"/>
          <w:sz w:val="28"/>
        </w:rPr>
        <w:t>质量及</w:t>
      </w:r>
      <w:r w:rsidR="006536F1">
        <w:rPr>
          <w:rFonts w:ascii="仿宋" w:eastAsia="仿宋" w:hAnsi="仿宋" w:cs="仿宋" w:hint="eastAsia"/>
          <w:color w:val="333333"/>
          <w:sz w:val="28"/>
        </w:rPr>
        <w:t>原子能力平台</w:t>
      </w:r>
      <w:r w:rsidR="002F1065">
        <w:rPr>
          <w:rFonts w:ascii="仿宋" w:eastAsia="仿宋" w:hAnsi="仿宋" w:cs="仿宋" w:hint="eastAsia"/>
          <w:color w:val="333333"/>
          <w:sz w:val="28"/>
        </w:rPr>
        <w:t>开放性，后期面向</w:t>
      </w:r>
      <w:r w:rsidR="002F1065" w:rsidRPr="002F1065">
        <w:rPr>
          <w:rFonts w:ascii="仿宋" w:eastAsia="仿宋" w:hAnsi="仿宋" w:cs="仿宋"/>
          <w:color w:val="333333"/>
          <w:sz w:val="28"/>
        </w:rPr>
        <w:t>跨国、跨运营商API无缝</w:t>
      </w:r>
      <w:r w:rsidR="002F1065">
        <w:rPr>
          <w:rFonts w:ascii="仿宋" w:eastAsia="仿宋" w:hAnsi="仿宋" w:cs="仿宋"/>
          <w:color w:val="333333"/>
          <w:sz w:val="28"/>
        </w:rPr>
        <w:t>漫游</w:t>
      </w:r>
      <w:r w:rsidR="006536F1">
        <w:rPr>
          <w:rFonts w:ascii="仿宋" w:eastAsia="仿宋" w:hAnsi="仿宋" w:cs="仿宋" w:hint="eastAsia"/>
          <w:color w:val="333333"/>
          <w:sz w:val="28"/>
        </w:rPr>
        <w:t>、反欺诈</w:t>
      </w:r>
      <w:r w:rsidR="002F1065">
        <w:rPr>
          <w:rFonts w:ascii="仿宋" w:eastAsia="仿宋" w:hAnsi="仿宋" w:cs="仿宋" w:hint="eastAsia"/>
          <w:color w:val="333333"/>
          <w:sz w:val="28"/>
        </w:rPr>
        <w:t>等</w:t>
      </w:r>
      <w:ins w:id="2" w:author="roger" w:date="2024-09-06T14:46:00Z">
        <w:r w:rsidR="006F29DE">
          <w:rPr>
            <w:rFonts w:ascii="仿宋" w:eastAsia="仿宋" w:hAnsi="仿宋" w:cs="仿宋" w:hint="eastAsia"/>
            <w:color w:val="333333"/>
            <w:sz w:val="28"/>
          </w:rPr>
          <w:t>刚需</w:t>
        </w:r>
      </w:ins>
      <w:r w:rsidR="002F1065">
        <w:rPr>
          <w:rFonts w:ascii="仿宋" w:eastAsia="仿宋" w:hAnsi="仿宋" w:cs="仿宋" w:hint="eastAsia"/>
          <w:color w:val="333333"/>
          <w:sz w:val="28"/>
        </w:rPr>
        <w:t>场景，</w:t>
      </w:r>
      <w:r w:rsidR="006536F1">
        <w:rPr>
          <w:rFonts w:ascii="仿宋" w:eastAsia="仿宋" w:hAnsi="仿宋" w:cs="仿宋" w:hint="eastAsia"/>
          <w:color w:val="333333"/>
          <w:sz w:val="28"/>
        </w:rPr>
        <w:t>联合生态伙伴探索“运营商聚合</w:t>
      </w:r>
      <w:r w:rsidR="002F1065" w:rsidRPr="002F1065">
        <w:rPr>
          <w:rFonts w:ascii="仿宋" w:eastAsia="仿宋" w:hAnsi="仿宋" w:cs="仿宋" w:hint="eastAsia"/>
          <w:color w:val="333333"/>
          <w:sz w:val="28"/>
        </w:rPr>
        <w:t>”、“</w:t>
      </w:r>
      <w:r w:rsidR="002F1065" w:rsidRPr="002F1065">
        <w:rPr>
          <w:rFonts w:ascii="仿宋" w:eastAsia="仿宋" w:hAnsi="仿宋" w:cs="仿宋"/>
          <w:color w:val="333333"/>
          <w:sz w:val="28"/>
        </w:rPr>
        <w:t>API Roaming”</w:t>
      </w:r>
      <w:r w:rsidR="006536F1" w:rsidRPr="006536F1">
        <w:rPr>
          <w:rFonts w:ascii="仿宋" w:eastAsia="仿宋" w:hAnsi="仿宋" w:cs="仿宋"/>
          <w:color w:val="333333"/>
          <w:sz w:val="28"/>
        </w:rPr>
        <w:t xml:space="preserve"> </w:t>
      </w:r>
      <w:r w:rsidR="006536F1" w:rsidRPr="002F1065">
        <w:rPr>
          <w:rFonts w:ascii="仿宋" w:eastAsia="仿宋" w:hAnsi="仿宋" w:cs="仿宋"/>
          <w:color w:val="333333"/>
          <w:sz w:val="28"/>
        </w:rPr>
        <w:t>模式</w:t>
      </w:r>
      <w:r w:rsidR="0019429A">
        <w:rPr>
          <w:rFonts w:ascii="仿宋" w:eastAsia="仿宋" w:hAnsi="仿宋" w:cs="仿宋" w:hint="eastAsia"/>
          <w:color w:val="333333"/>
          <w:sz w:val="28"/>
        </w:rPr>
        <w:t>落地</w:t>
      </w:r>
      <w:r w:rsidR="002F1065" w:rsidRPr="002F1065">
        <w:rPr>
          <w:rFonts w:ascii="仿宋" w:eastAsia="仿宋" w:hAnsi="仿宋" w:cs="仿宋"/>
          <w:color w:val="333333"/>
          <w:sz w:val="28"/>
        </w:rPr>
        <w:t>。</w:t>
      </w:r>
    </w:p>
    <w:p w14:paraId="5E8744DC" w14:textId="13F8DDD4" w:rsidR="00E91592" w:rsidRPr="006B44B6" w:rsidRDefault="00E91592" w:rsidP="00EB453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 w:cs="仿宋"/>
          <w:b/>
          <w:color w:val="333333"/>
          <w:sz w:val="28"/>
        </w:rPr>
      </w:pPr>
      <w:r w:rsidRPr="006B44B6">
        <w:rPr>
          <w:rFonts w:ascii="仿宋" w:eastAsia="仿宋" w:hAnsi="仿宋" w:cs="仿宋" w:hint="eastAsia"/>
          <w:b/>
          <w:color w:val="333333"/>
          <w:sz w:val="28"/>
        </w:rPr>
        <w:t>一、</w:t>
      </w:r>
      <w:r w:rsidR="00925C0C" w:rsidRPr="006B44B6">
        <w:rPr>
          <w:rFonts w:ascii="仿宋" w:eastAsia="仿宋" w:hAnsi="仿宋" w:cs="仿宋"/>
          <w:b/>
          <w:color w:val="333333"/>
          <w:sz w:val="28"/>
        </w:rPr>
        <w:t>Open Gateway</w:t>
      </w:r>
      <w:r w:rsidR="00CD3204" w:rsidRPr="006B44B6">
        <w:rPr>
          <w:rFonts w:ascii="仿宋" w:eastAsia="仿宋" w:hAnsi="仿宋" w:cs="仿宋" w:hint="eastAsia"/>
          <w:b/>
          <w:color w:val="333333"/>
          <w:sz w:val="28"/>
        </w:rPr>
        <w:t xml:space="preserve"> </w:t>
      </w:r>
      <w:r w:rsidR="00CD3204" w:rsidRPr="006B44B6">
        <w:rPr>
          <w:rFonts w:ascii="仿宋" w:eastAsia="仿宋" w:hAnsi="仿宋" w:cs="仿宋"/>
          <w:b/>
          <w:color w:val="333333"/>
          <w:sz w:val="28"/>
        </w:rPr>
        <w:t>API</w:t>
      </w:r>
      <w:r w:rsidR="004F5066">
        <w:rPr>
          <w:rFonts w:ascii="仿宋" w:eastAsia="仿宋" w:hAnsi="仿宋" w:cs="仿宋" w:hint="eastAsia"/>
          <w:b/>
          <w:color w:val="333333"/>
          <w:sz w:val="28"/>
        </w:rPr>
        <w:t>应用进展</w:t>
      </w:r>
      <w:r w:rsidR="002435BA">
        <w:rPr>
          <w:rFonts w:ascii="仿宋" w:eastAsia="仿宋" w:hAnsi="仿宋" w:cs="仿宋" w:hint="eastAsia"/>
          <w:b/>
          <w:color w:val="333333"/>
          <w:sz w:val="28"/>
        </w:rPr>
        <w:t>分析</w:t>
      </w:r>
    </w:p>
    <w:p w14:paraId="235B1C0F" w14:textId="674087E6" w:rsidR="006B04FC" w:rsidRDefault="004F5066" w:rsidP="00EB453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 w:cs="仿宋"/>
          <w:b/>
          <w:color w:val="333333"/>
          <w:sz w:val="28"/>
        </w:rPr>
      </w:pPr>
      <w:r>
        <w:rPr>
          <w:rFonts w:ascii="仿宋" w:eastAsia="仿宋" w:hAnsi="仿宋" w:cs="仿宋" w:hint="eastAsia"/>
          <w:b/>
          <w:color w:val="333333"/>
          <w:sz w:val="28"/>
        </w:rPr>
        <w:t>（一）</w:t>
      </w:r>
      <w:r w:rsidR="00904DD6" w:rsidRPr="00904DD6">
        <w:rPr>
          <w:rFonts w:ascii="仿宋" w:eastAsia="仿宋" w:hAnsi="仿宋" w:cs="仿宋"/>
          <w:b/>
          <w:color w:val="333333"/>
          <w:sz w:val="28"/>
        </w:rPr>
        <w:t>Open Gateway</w:t>
      </w:r>
      <w:r w:rsidR="00904DD6" w:rsidRPr="00904DD6">
        <w:rPr>
          <w:rFonts w:ascii="仿宋" w:eastAsia="仿宋" w:hAnsi="仿宋" w:cs="仿宋" w:hint="eastAsia"/>
          <w:b/>
          <w:color w:val="333333"/>
          <w:sz w:val="28"/>
        </w:rPr>
        <w:t>受到全球运营商积极响应，</w:t>
      </w:r>
      <w:r w:rsidR="002C5B15">
        <w:rPr>
          <w:rFonts w:ascii="仿宋" w:eastAsia="仿宋" w:hAnsi="仿宋" w:cs="仿宋" w:hint="eastAsia"/>
          <w:b/>
          <w:color w:val="333333"/>
          <w:sz w:val="28"/>
        </w:rPr>
        <w:t>加速标准</w:t>
      </w:r>
      <w:r w:rsidR="00904DD6" w:rsidRPr="00904DD6">
        <w:rPr>
          <w:rFonts w:ascii="仿宋" w:eastAsia="仿宋" w:hAnsi="仿宋" w:cs="仿宋" w:hint="eastAsia"/>
          <w:b/>
          <w:color w:val="333333"/>
          <w:sz w:val="28"/>
        </w:rPr>
        <w:t>A</w:t>
      </w:r>
      <w:r w:rsidR="00904DD6" w:rsidRPr="00904DD6">
        <w:rPr>
          <w:rFonts w:ascii="仿宋" w:eastAsia="仿宋" w:hAnsi="仿宋" w:cs="仿宋"/>
          <w:b/>
          <w:color w:val="333333"/>
          <w:sz w:val="28"/>
        </w:rPr>
        <w:t>PI</w:t>
      </w:r>
      <w:r w:rsidR="002C5B15">
        <w:rPr>
          <w:rFonts w:ascii="仿宋" w:eastAsia="仿宋" w:hAnsi="仿宋" w:cs="仿宋" w:hint="eastAsia"/>
          <w:b/>
          <w:color w:val="333333"/>
          <w:sz w:val="28"/>
        </w:rPr>
        <w:t>开放</w:t>
      </w:r>
    </w:p>
    <w:p w14:paraId="576CDE93" w14:textId="5F6BE129" w:rsidR="00500E4F" w:rsidRDefault="00873F93" w:rsidP="00D10F39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ins w:id="3" w:author="roger" w:date="2024-09-06T15:43:00Z"/>
          <w:rFonts w:ascii="仿宋" w:eastAsia="仿宋" w:hAnsi="仿宋" w:cs="仿宋"/>
          <w:color w:val="333333"/>
          <w:sz w:val="28"/>
        </w:rPr>
      </w:pPr>
      <w:r>
        <w:rPr>
          <w:rFonts w:ascii="仿宋" w:eastAsia="仿宋" w:hAnsi="仿宋" w:cs="仿宋" w:hint="eastAsia"/>
          <w:color w:val="333333"/>
          <w:sz w:val="28"/>
        </w:rPr>
        <w:t>目前，全球超5</w:t>
      </w:r>
      <w:r>
        <w:rPr>
          <w:rFonts w:ascii="仿宋" w:eastAsia="仿宋" w:hAnsi="仿宋" w:cs="仿宋"/>
          <w:color w:val="333333"/>
          <w:sz w:val="28"/>
        </w:rPr>
        <w:t>0</w:t>
      </w:r>
      <w:r>
        <w:rPr>
          <w:rFonts w:ascii="仿宋" w:eastAsia="仿宋" w:hAnsi="仿宋" w:cs="仿宋" w:hint="eastAsia"/>
          <w:color w:val="333333"/>
          <w:sz w:val="28"/>
        </w:rPr>
        <w:t>家运营商加入</w:t>
      </w:r>
      <w:r w:rsidRPr="00783CBD">
        <w:rPr>
          <w:rFonts w:ascii="仿宋" w:eastAsia="仿宋" w:hAnsi="仿宋" w:cs="仿宋"/>
          <w:color w:val="333333"/>
          <w:sz w:val="28"/>
        </w:rPr>
        <w:t>Open Gateway</w:t>
      </w:r>
      <w:r>
        <w:rPr>
          <w:rFonts w:ascii="仿宋" w:eastAsia="仿宋" w:hAnsi="仿宋" w:cs="仿宋" w:hint="eastAsia"/>
          <w:color w:val="333333"/>
          <w:sz w:val="28"/>
        </w:rPr>
        <w:t>，其中中国、欧洲、东南亚</w:t>
      </w:r>
      <w:r w:rsidR="00D10F39">
        <w:rPr>
          <w:rFonts w:ascii="仿宋" w:eastAsia="仿宋" w:hAnsi="仿宋" w:cs="仿宋" w:hint="eastAsia"/>
          <w:color w:val="333333"/>
          <w:sz w:val="28"/>
        </w:rPr>
        <w:t>运营商</w:t>
      </w:r>
      <w:r>
        <w:rPr>
          <w:rFonts w:ascii="仿宋" w:eastAsia="仿宋" w:hAnsi="仿宋" w:cs="仿宋" w:hint="eastAsia"/>
          <w:color w:val="333333"/>
          <w:sz w:val="28"/>
        </w:rPr>
        <w:t>占比近7</w:t>
      </w:r>
      <w:r>
        <w:rPr>
          <w:rFonts w:ascii="仿宋" w:eastAsia="仿宋" w:hAnsi="仿宋" w:cs="仿宋"/>
          <w:color w:val="333333"/>
          <w:sz w:val="28"/>
        </w:rPr>
        <w:t>5%</w:t>
      </w:r>
      <w:r w:rsidR="00D10F39">
        <w:rPr>
          <w:rFonts w:ascii="仿宋" w:eastAsia="仿宋" w:hAnsi="仿宋" w:cs="仿宋" w:hint="eastAsia"/>
          <w:color w:val="333333"/>
          <w:sz w:val="28"/>
        </w:rPr>
        <w:t>。</w:t>
      </w:r>
      <w:r w:rsidR="00E347C3">
        <w:rPr>
          <w:rFonts w:ascii="仿宋" w:eastAsia="仿宋" w:hAnsi="仿宋" w:cs="仿宋" w:hint="eastAsia"/>
          <w:color w:val="333333"/>
          <w:sz w:val="28"/>
        </w:rPr>
        <w:t>截至</w:t>
      </w:r>
      <w:r w:rsidR="00CD3204">
        <w:rPr>
          <w:rFonts w:ascii="仿宋" w:eastAsia="仿宋" w:hAnsi="仿宋" w:cs="仿宋" w:hint="eastAsia"/>
          <w:color w:val="333333"/>
          <w:sz w:val="28"/>
        </w:rPr>
        <w:t>2</w:t>
      </w:r>
      <w:r w:rsidR="00CD3204">
        <w:rPr>
          <w:rFonts w:ascii="仿宋" w:eastAsia="仿宋" w:hAnsi="仿宋" w:cs="仿宋"/>
          <w:color w:val="333333"/>
          <w:sz w:val="28"/>
        </w:rPr>
        <w:t>024</w:t>
      </w:r>
      <w:r w:rsidR="00CD3204">
        <w:rPr>
          <w:rFonts w:ascii="仿宋" w:eastAsia="仿宋" w:hAnsi="仿宋" w:cs="仿宋" w:hint="eastAsia"/>
          <w:color w:val="333333"/>
          <w:sz w:val="28"/>
        </w:rPr>
        <w:t>年7月，</w:t>
      </w:r>
      <w:r w:rsidR="001046C7" w:rsidRPr="001046C7">
        <w:rPr>
          <w:rFonts w:ascii="仿宋" w:eastAsia="仿宋" w:hAnsi="仿宋" w:cs="仿宋"/>
          <w:color w:val="333333"/>
          <w:sz w:val="28"/>
        </w:rPr>
        <w:t>CAMARA</w:t>
      </w:r>
      <w:r w:rsidR="00221C96">
        <w:rPr>
          <w:rStyle w:val="af0"/>
          <w:rFonts w:ascii="仿宋" w:eastAsia="仿宋" w:hAnsi="仿宋" w:cs="仿宋"/>
          <w:color w:val="333333"/>
          <w:sz w:val="28"/>
        </w:rPr>
        <w:footnoteReference w:id="1"/>
      </w:r>
      <w:r w:rsidR="00815B68">
        <w:rPr>
          <w:rFonts w:ascii="仿宋" w:eastAsia="仿宋" w:hAnsi="仿宋" w:cs="仿宋" w:hint="eastAsia"/>
          <w:color w:val="333333"/>
          <w:sz w:val="28"/>
        </w:rPr>
        <w:t>社区上架</w:t>
      </w:r>
      <w:r w:rsidR="00636852">
        <w:rPr>
          <w:rFonts w:ascii="仿宋" w:eastAsia="仿宋" w:hAnsi="仿宋" w:cs="仿宋" w:hint="eastAsia"/>
          <w:color w:val="333333"/>
          <w:sz w:val="28"/>
        </w:rPr>
        <w:t>6大</w:t>
      </w:r>
      <w:r w:rsidR="001517AB">
        <w:rPr>
          <w:rFonts w:ascii="仿宋" w:eastAsia="仿宋" w:hAnsi="仿宋" w:cs="仿宋" w:hint="eastAsia"/>
          <w:color w:val="333333"/>
          <w:sz w:val="28"/>
        </w:rPr>
        <w:t>类</w:t>
      </w:r>
      <w:r w:rsidR="00815B68">
        <w:rPr>
          <w:rFonts w:ascii="仿宋" w:eastAsia="仿宋" w:hAnsi="仿宋" w:cs="仿宋"/>
          <w:color w:val="333333"/>
          <w:sz w:val="28"/>
        </w:rPr>
        <w:t>95</w:t>
      </w:r>
      <w:r w:rsidR="001517AB">
        <w:rPr>
          <w:rFonts w:ascii="仿宋" w:eastAsia="仿宋" w:hAnsi="仿宋" w:cs="仿宋"/>
          <w:color w:val="333333"/>
          <w:sz w:val="28"/>
        </w:rPr>
        <w:t>个</w:t>
      </w:r>
      <w:r w:rsidR="00783CBD" w:rsidRPr="00783CBD">
        <w:rPr>
          <w:rFonts w:ascii="仿宋" w:eastAsia="仿宋" w:hAnsi="仿宋" w:cs="仿宋"/>
          <w:color w:val="333333"/>
          <w:sz w:val="28"/>
        </w:rPr>
        <w:t>Open Gateway</w:t>
      </w:r>
      <w:r w:rsidR="001517AB">
        <w:rPr>
          <w:rFonts w:ascii="仿宋" w:eastAsia="仿宋" w:hAnsi="仿宋" w:cs="仿宋" w:hint="eastAsia"/>
          <w:color w:val="333333"/>
          <w:sz w:val="28"/>
        </w:rPr>
        <w:t>通用</w:t>
      </w:r>
      <w:r w:rsidR="00CD3204" w:rsidRPr="00CD3204">
        <w:rPr>
          <w:rFonts w:ascii="仿宋" w:eastAsia="仿宋" w:hAnsi="仿宋" w:cs="仿宋"/>
          <w:color w:val="333333"/>
          <w:sz w:val="28"/>
        </w:rPr>
        <w:t>API</w:t>
      </w:r>
      <w:r w:rsidR="00CD3204">
        <w:rPr>
          <w:rFonts w:ascii="仿宋" w:eastAsia="仿宋" w:hAnsi="仿宋" w:cs="仿宋" w:hint="eastAsia"/>
          <w:color w:val="333333"/>
          <w:sz w:val="28"/>
        </w:rPr>
        <w:t>，</w:t>
      </w:r>
      <w:r w:rsidR="00B25338">
        <w:rPr>
          <w:rFonts w:ascii="仿宋" w:eastAsia="仿宋" w:hAnsi="仿宋" w:cs="仿宋" w:hint="eastAsia"/>
          <w:color w:val="333333"/>
          <w:sz w:val="28"/>
        </w:rPr>
        <w:t>较去年增加3</w:t>
      </w:r>
      <w:r w:rsidR="00B25338">
        <w:rPr>
          <w:rFonts w:ascii="仿宋" w:eastAsia="仿宋" w:hAnsi="仿宋" w:cs="仿宋"/>
          <w:color w:val="333333"/>
          <w:sz w:val="28"/>
        </w:rPr>
        <w:t>3</w:t>
      </w:r>
      <w:r w:rsidR="00B25338">
        <w:rPr>
          <w:rFonts w:ascii="仿宋" w:eastAsia="仿宋" w:hAnsi="仿宋" w:cs="仿宋" w:hint="eastAsia"/>
          <w:color w:val="333333"/>
          <w:sz w:val="28"/>
        </w:rPr>
        <w:t>个</w:t>
      </w:r>
      <w:r w:rsidR="00D12CEC">
        <w:rPr>
          <w:rFonts w:ascii="仿宋" w:eastAsia="仿宋" w:hAnsi="仿宋" w:cs="仿宋" w:hint="eastAsia"/>
          <w:color w:val="333333"/>
          <w:sz w:val="28"/>
        </w:rPr>
        <w:t>，</w:t>
      </w:r>
      <w:r w:rsidR="00D12CEC" w:rsidRPr="00D12CEC">
        <w:rPr>
          <w:rFonts w:ascii="仿宋" w:eastAsia="仿宋" w:hAnsi="仿宋" w:cs="仿宋" w:hint="eastAsia"/>
          <w:color w:val="333333"/>
          <w:sz w:val="28"/>
        </w:rPr>
        <w:t>大多遵循</w:t>
      </w:r>
      <w:r w:rsidR="00D12CEC" w:rsidRPr="00D12CEC">
        <w:rPr>
          <w:rFonts w:ascii="仿宋" w:eastAsia="仿宋" w:hAnsi="仿宋" w:cs="仿宋"/>
          <w:color w:val="333333"/>
          <w:sz w:val="28"/>
        </w:rPr>
        <w:t>3GPP</w:t>
      </w:r>
      <w:r w:rsidR="00D12CEC">
        <w:rPr>
          <w:rFonts w:ascii="仿宋" w:eastAsia="仿宋" w:hAnsi="仿宋" w:cs="仿宋" w:hint="eastAsia"/>
          <w:color w:val="333333"/>
          <w:sz w:val="28"/>
        </w:rPr>
        <w:t>、</w:t>
      </w:r>
      <w:r w:rsidR="00D12CEC" w:rsidRPr="00D12CEC">
        <w:rPr>
          <w:rFonts w:ascii="仿宋" w:eastAsia="仿宋" w:hAnsi="仿宋" w:cs="仿宋"/>
          <w:color w:val="333333"/>
          <w:sz w:val="28"/>
        </w:rPr>
        <w:t>5GFF</w:t>
      </w:r>
      <w:r w:rsidR="00D12CEC">
        <w:rPr>
          <w:rFonts w:ascii="仿宋" w:eastAsia="仿宋" w:hAnsi="仿宋" w:cs="仿宋" w:hint="eastAsia"/>
          <w:color w:val="333333"/>
          <w:sz w:val="28"/>
        </w:rPr>
        <w:t>、O</w:t>
      </w:r>
      <w:r w:rsidR="00D12CEC">
        <w:rPr>
          <w:rFonts w:ascii="仿宋" w:eastAsia="仿宋" w:hAnsi="仿宋" w:cs="仿宋"/>
          <w:color w:val="333333"/>
          <w:sz w:val="28"/>
        </w:rPr>
        <w:t>MA</w:t>
      </w:r>
      <w:r w:rsidR="00D12CEC">
        <w:rPr>
          <w:rFonts w:ascii="仿宋" w:eastAsia="仿宋" w:hAnsi="仿宋" w:cs="仿宋" w:hint="eastAsia"/>
          <w:color w:val="333333"/>
          <w:sz w:val="28"/>
        </w:rPr>
        <w:t>等</w:t>
      </w:r>
      <w:r w:rsidR="00D12CEC" w:rsidRPr="00D12CEC">
        <w:rPr>
          <w:rFonts w:ascii="仿宋" w:eastAsia="仿宋" w:hAnsi="仿宋" w:cs="仿宋"/>
          <w:color w:val="333333"/>
          <w:sz w:val="28"/>
        </w:rPr>
        <w:t>标准</w:t>
      </w:r>
      <w:r w:rsidR="001517AB">
        <w:rPr>
          <w:rFonts w:ascii="仿宋" w:eastAsia="仿宋" w:hAnsi="仿宋" w:cs="仿宋" w:hint="eastAsia"/>
          <w:color w:val="333333"/>
          <w:sz w:val="28"/>
        </w:rPr>
        <w:t>。</w:t>
      </w:r>
      <w:r w:rsidR="00636C0D">
        <w:rPr>
          <w:rFonts w:ascii="仿宋" w:eastAsia="仿宋" w:hAnsi="仿宋" w:cs="仿宋" w:hint="eastAsia"/>
          <w:color w:val="333333"/>
          <w:sz w:val="28"/>
        </w:rPr>
        <w:t>例如，</w:t>
      </w:r>
      <w:r w:rsidR="00BA1A10">
        <w:rPr>
          <w:rFonts w:ascii="仿宋" w:eastAsia="仿宋" w:hAnsi="仿宋" w:cs="仿宋" w:hint="eastAsia"/>
          <w:color w:val="333333"/>
          <w:sz w:val="28"/>
        </w:rPr>
        <w:t>2</w:t>
      </w:r>
      <w:r w:rsidR="00BA1A10">
        <w:rPr>
          <w:rFonts w:ascii="仿宋" w:eastAsia="仿宋" w:hAnsi="仿宋" w:cs="仿宋"/>
          <w:color w:val="333333"/>
          <w:sz w:val="28"/>
        </w:rPr>
        <w:t>024</w:t>
      </w:r>
      <w:r w:rsidR="00BA1A10">
        <w:rPr>
          <w:rFonts w:ascii="仿宋" w:eastAsia="仿宋" w:hAnsi="仿宋" w:cs="仿宋" w:hint="eastAsia"/>
          <w:color w:val="333333"/>
          <w:sz w:val="28"/>
        </w:rPr>
        <w:t>年2月，爱立信联合</w:t>
      </w:r>
      <w:r w:rsidR="00BA1A10" w:rsidRPr="00BA1A10">
        <w:rPr>
          <w:rFonts w:ascii="仿宋" w:eastAsia="仿宋" w:hAnsi="仿宋" w:cs="仿宋" w:hint="eastAsia"/>
          <w:color w:val="333333"/>
          <w:sz w:val="28"/>
        </w:rPr>
        <w:t>沃达丰、</w:t>
      </w:r>
      <w:r w:rsidR="00BA1A10" w:rsidRPr="00BA1A10">
        <w:rPr>
          <w:rFonts w:ascii="仿宋" w:eastAsia="仿宋" w:hAnsi="仿宋" w:cs="仿宋"/>
          <w:color w:val="333333"/>
          <w:sz w:val="28"/>
        </w:rPr>
        <w:t>Orange、Telefonica</w:t>
      </w:r>
      <w:r w:rsidR="00BA1A10">
        <w:rPr>
          <w:rFonts w:ascii="仿宋" w:eastAsia="仿宋" w:hAnsi="仿宋" w:cs="仿宋"/>
          <w:color w:val="333333"/>
          <w:sz w:val="28"/>
        </w:rPr>
        <w:t>发布线上反欺诈与识别</w:t>
      </w:r>
      <w:r w:rsidR="00BA1A10">
        <w:rPr>
          <w:rFonts w:ascii="仿宋" w:eastAsia="仿宋" w:hAnsi="仿宋" w:cs="仿宋" w:hint="eastAsia"/>
          <w:color w:val="333333"/>
          <w:sz w:val="28"/>
        </w:rPr>
        <w:t>A</w:t>
      </w:r>
      <w:r w:rsidR="00BA1A10">
        <w:rPr>
          <w:rFonts w:ascii="仿宋" w:eastAsia="仿宋" w:hAnsi="仿宋" w:cs="仿宋"/>
          <w:color w:val="333333"/>
          <w:sz w:val="28"/>
        </w:rPr>
        <w:t>PI</w:t>
      </w:r>
      <w:r w:rsidR="006B44B6">
        <w:rPr>
          <w:rFonts w:ascii="仿宋" w:eastAsia="仿宋" w:hAnsi="仿宋" w:cs="仿宋" w:hint="eastAsia"/>
          <w:color w:val="333333"/>
          <w:sz w:val="28"/>
        </w:rPr>
        <w:t>。</w:t>
      </w:r>
      <w:r w:rsidR="00783CBD" w:rsidRPr="00783CBD">
        <w:rPr>
          <w:rFonts w:ascii="仿宋" w:eastAsia="仿宋" w:hAnsi="仿宋" w:cs="仿宋"/>
          <w:color w:val="333333"/>
          <w:sz w:val="28"/>
        </w:rPr>
        <w:t>5</w:t>
      </w:r>
      <w:r w:rsidR="00783CBD">
        <w:rPr>
          <w:rFonts w:ascii="仿宋" w:eastAsia="仿宋" w:hAnsi="仿宋" w:cs="仿宋"/>
          <w:color w:val="333333"/>
          <w:sz w:val="28"/>
        </w:rPr>
        <w:t>月，中国移动</w:t>
      </w:r>
      <w:r w:rsidR="00783CBD" w:rsidRPr="00783CBD">
        <w:rPr>
          <w:rFonts w:ascii="仿宋" w:eastAsia="仿宋" w:hAnsi="仿宋" w:cs="仿宋"/>
          <w:color w:val="333333"/>
          <w:sz w:val="28"/>
        </w:rPr>
        <w:t>QoD API通过</w:t>
      </w:r>
      <w:r w:rsidR="00636C0D">
        <w:rPr>
          <w:rFonts w:ascii="仿宋" w:eastAsia="仿宋" w:hAnsi="仿宋" w:cs="仿宋"/>
          <w:color w:val="333333"/>
          <w:sz w:val="28"/>
        </w:rPr>
        <w:t>GSMA</w:t>
      </w:r>
      <w:r w:rsidR="00783CBD">
        <w:rPr>
          <w:rFonts w:ascii="仿宋" w:eastAsia="仿宋" w:hAnsi="仿宋" w:cs="仿宋"/>
          <w:color w:val="333333"/>
          <w:sz w:val="28"/>
        </w:rPr>
        <w:t>测</w:t>
      </w:r>
      <w:r w:rsidR="006B44B6">
        <w:rPr>
          <w:rFonts w:ascii="仿宋" w:eastAsia="仿宋" w:hAnsi="仿宋" w:cs="仿宋"/>
          <w:color w:val="333333"/>
          <w:sz w:val="28"/>
        </w:rPr>
        <w:t>试</w:t>
      </w:r>
      <w:r w:rsidR="00C61C9F">
        <w:rPr>
          <w:rFonts w:ascii="仿宋" w:eastAsia="仿宋" w:hAnsi="仿宋" w:cs="仿宋" w:hint="eastAsia"/>
          <w:color w:val="333333"/>
          <w:sz w:val="28"/>
        </w:rPr>
        <w:t>并对外发布。</w:t>
      </w:r>
    </w:p>
    <w:p w14:paraId="48A9D881" w14:textId="4407CD4B" w:rsidR="00E0462B" w:rsidRPr="00E0462B" w:rsidRDefault="00E0462B" w:rsidP="00E0462B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center"/>
        <w:rPr>
          <w:rFonts w:ascii="仿宋" w:eastAsia="仿宋" w:hAnsi="仿宋" w:cs="仿宋" w:hint="eastAsia"/>
          <w:b/>
          <w:color w:val="333333"/>
          <w:sz w:val="22"/>
          <w:rPrChange w:id="4" w:author="roger" w:date="2024-09-06T15:44:00Z">
            <w:rPr>
              <w:rFonts w:ascii="仿宋" w:eastAsia="仿宋" w:hAnsi="仿宋" w:cs="仿宋" w:hint="eastAsia"/>
              <w:color w:val="333333"/>
              <w:sz w:val="28"/>
            </w:rPr>
          </w:rPrChange>
        </w:rPr>
        <w:pPrChange w:id="5" w:author="roger" w:date="2024-09-06T15:43:00Z">
          <w:pPr>
            <w:pStyle w:val="paragraph"/>
            <w:adjustRightInd w:val="0"/>
            <w:snapToGrid w:val="0"/>
            <w:spacing w:before="60" w:beforeAutospacing="0" w:after="60" w:afterAutospacing="0" w:line="360" w:lineRule="auto"/>
            <w:ind w:firstLine="420"/>
            <w:jc w:val="both"/>
          </w:pPr>
        </w:pPrChange>
      </w:pPr>
      <w:ins w:id="6" w:author="roger" w:date="2024-09-06T15:43:00Z">
        <w:r w:rsidRPr="00E0462B">
          <w:rPr>
            <w:rFonts w:ascii="仿宋" w:eastAsia="仿宋" w:hAnsi="仿宋" w:cs="仿宋" w:hint="eastAsia"/>
            <w:b/>
            <w:color w:val="333333"/>
            <w:sz w:val="22"/>
            <w:rPrChange w:id="7" w:author="roger" w:date="2024-09-06T15:44:00Z">
              <w:rPr>
                <w:rFonts w:ascii="仿宋" w:eastAsia="仿宋" w:hAnsi="仿宋" w:cs="仿宋" w:hint="eastAsia"/>
                <w:color w:val="333333"/>
                <w:sz w:val="28"/>
              </w:rPr>
            </w:rPrChange>
          </w:rPr>
          <w:t>表1</w:t>
        </w:r>
        <w:r w:rsidRPr="00E0462B">
          <w:rPr>
            <w:rFonts w:ascii="仿宋" w:eastAsia="仿宋" w:hAnsi="仿宋" w:cs="仿宋"/>
            <w:b/>
            <w:color w:val="333333"/>
            <w:sz w:val="22"/>
            <w:rPrChange w:id="8" w:author="roger" w:date="2024-09-06T15:44:00Z">
              <w:rPr>
                <w:rFonts w:ascii="仿宋" w:eastAsia="仿宋" w:hAnsi="仿宋" w:cs="仿宋"/>
                <w:color w:val="333333"/>
                <w:sz w:val="28"/>
              </w:rPr>
            </w:rPrChange>
          </w:rPr>
          <w:t xml:space="preserve">  Open Gateway</w:t>
        </w:r>
        <w:r w:rsidRPr="00E0462B">
          <w:rPr>
            <w:rFonts w:ascii="仿宋" w:eastAsia="仿宋" w:hAnsi="仿宋" w:cs="仿宋" w:hint="eastAsia"/>
            <w:b/>
            <w:color w:val="333333"/>
            <w:sz w:val="22"/>
            <w:rPrChange w:id="9" w:author="roger" w:date="2024-09-06T15:44:00Z">
              <w:rPr>
                <w:rFonts w:ascii="仿宋" w:eastAsia="仿宋" w:hAnsi="仿宋" w:cs="仿宋" w:hint="eastAsia"/>
                <w:color w:val="333333"/>
                <w:sz w:val="28"/>
              </w:rPr>
            </w:rPrChange>
          </w:rPr>
          <w:t>全球运营商参与情况</w:t>
        </w:r>
      </w:ins>
    </w:p>
    <w:p w14:paraId="36D3617B" w14:textId="2F876CDC" w:rsidR="00353955" w:rsidRPr="00A401D9" w:rsidDel="00E0462B" w:rsidRDefault="00353955" w:rsidP="00A401D9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center"/>
        <w:rPr>
          <w:del w:id="10" w:author="roger" w:date="2024-09-06T15:42:00Z"/>
          <w:rFonts w:ascii="仿宋" w:eastAsia="仿宋" w:hAnsi="仿宋" w:cs="仿宋"/>
          <w:b/>
          <w:color w:val="333333"/>
          <w:sz w:val="22"/>
        </w:rPr>
      </w:pPr>
      <w:del w:id="11" w:author="roger" w:date="2024-09-06T15:42:00Z">
        <w:r w:rsidRPr="00A401D9" w:rsidDel="00E0462B">
          <w:rPr>
            <w:rFonts w:ascii="仿宋" w:eastAsia="仿宋" w:hAnsi="仿宋" w:cs="仿宋" w:hint="eastAsia"/>
            <w:b/>
            <w:color w:val="333333"/>
            <w:sz w:val="22"/>
          </w:rPr>
          <w:delText>表</w:delText>
        </w:r>
        <w:r w:rsidRPr="00A401D9" w:rsidDel="00E0462B">
          <w:rPr>
            <w:rFonts w:ascii="仿宋" w:eastAsia="仿宋" w:hAnsi="仿宋" w:cs="仿宋"/>
            <w:b/>
            <w:color w:val="333333"/>
            <w:sz w:val="22"/>
          </w:rPr>
          <w:delText>1  Open Gateway</w:delText>
        </w:r>
        <w:r w:rsidRPr="00A401D9" w:rsidDel="00E0462B">
          <w:rPr>
            <w:rFonts w:ascii="仿宋" w:eastAsia="仿宋" w:hAnsi="仿宋" w:cs="仿宋" w:hint="eastAsia"/>
            <w:b/>
            <w:color w:val="333333"/>
            <w:sz w:val="22"/>
          </w:rPr>
          <w:delText>全球运营商参与情况</w:delText>
        </w:r>
      </w:del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  <w:tblPrChange w:id="12" w:author="roger" w:date="2024-09-06T14:46:00Z">
          <w:tblPr>
            <w:tblStyle w:val="af1"/>
            <w:tblW w:w="0" w:type="auto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820"/>
        <w:gridCol w:w="736"/>
        <w:gridCol w:w="1133"/>
        <w:gridCol w:w="1134"/>
        <w:gridCol w:w="743"/>
        <w:gridCol w:w="816"/>
        <w:gridCol w:w="1134"/>
        <w:gridCol w:w="992"/>
        <w:gridCol w:w="788"/>
        <w:tblGridChange w:id="13">
          <w:tblGrid>
            <w:gridCol w:w="820"/>
            <w:gridCol w:w="736"/>
            <w:gridCol w:w="1133"/>
            <w:gridCol w:w="1134"/>
            <w:gridCol w:w="743"/>
            <w:gridCol w:w="816"/>
            <w:gridCol w:w="1134"/>
            <w:gridCol w:w="992"/>
            <w:gridCol w:w="788"/>
          </w:tblGrid>
        </w:tblGridChange>
      </w:tblGrid>
      <w:tr w:rsidR="00353955" w:rsidRPr="00353955" w:rsidDel="00E0462B" w14:paraId="36EF6433" w14:textId="7398510F" w:rsidTr="006F29DE">
        <w:trPr>
          <w:del w:id="14" w:author="roger" w:date="2024-09-06T15:42:00Z"/>
        </w:trPr>
        <w:tc>
          <w:tcPr>
            <w:tcW w:w="820" w:type="dxa"/>
            <w:shd w:val="clear" w:color="auto" w:fill="002060"/>
            <w:tcPrChange w:id="15" w:author="roger" w:date="2024-09-06T14:46:00Z">
              <w:tcPr>
                <w:tcW w:w="820" w:type="dxa"/>
                <w:shd w:val="clear" w:color="auto" w:fill="44546A" w:themeFill="text2"/>
              </w:tcPr>
            </w:tcPrChange>
          </w:tcPr>
          <w:p w14:paraId="2DD974A0" w14:textId="24051022" w:rsidR="00FF5410" w:rsidRPr="00A401D9" w:rsidDel="00E0462B" w:rsidRDefault="00FF5410" w:rsidP="00D10F39">
            <w:pPr>
              <w:pStyle w:val="paragraph"/>
              <w:adjustRightInd w:val="0"/>
              <w:snapToGrid w:val="0"/>
              <w:spacing w:before="60" w:beforeAutospacing="0" w:after="60" w:afterAutospacing="0" w:line="360" w:lineRule="auto"/>
              <w:jc w:val="both"/>
              <w:rPr>
                <w:del w:id="16" w:author="roger" w:date="2024-09-06T15:42:00Z"/>
                <w:rFonts w:ascii="仿宋" w:eastAsia="仿宋" w:hAnsi="仿宋" w:cs="仿宋"/>
                <w:b/>
                <w:color w:val="FFFFFF" w:themeColor="background1"/>
                <w:sz w:val="13"/>
              </w:rPr>
            </w:pPr>
            <w:del w:id="17" w:author="roger" w:date="2024-09-06T15:42:00Z">
              <w:r w:rsidRPr="00A401D9" w:rsidDel="00E0462B">
                <w:rPr>
                  <w:rFonts w:ascii="仿宋" w:eastAsia="仿宋" w:hAnsi="仿宋" w:cs="仿宋" w:hint="eastAsia"/>
                  <w:b/>
                  <w:color w:val="FFFFFF" w:themeColor="background1"/>
                  <w:sz w:val="13"/>
                </w:rPr>
                <w:delText>中国</w:delText>
              </w:r>
            </w:del>
          </w:p>
        </w:tc>
        <w:tc>
          <w:tcPr>
            <w:tcW w:w="736" w:type="dxa"/>
            <w:shd w:val="clear" w:color="auto" w:fill="002060"/>
            <w:tcPrChange w:id="18" w:author="roger" w:date="2024-09-06T14:46:00Z">
              <w:tcPr>
                <w:tcW w:w="736" w:type="dxa"/>
                <w:shd w:val="clear" w:color="auto" w:fill="44546A" w:themeFill="text2"/>
              </w:tcPr>
            </w:tcPrChange>
          </w:tcPr>
          <w:p w14:paraId="0A5BF2F3" w14:textId="09D9A254" w:rsidR="00FF5410" w:rsidRPr="00A401D9" w:rsidDel="00E0462B" w:rsidRDefault="00FF5410" w:rsidP="00D10F39">
            <w:pPr>
              <w:pStyle w:val="paragraph"/>
              <w:adjustRightInd w:val="0"/>
              <w:snapToGrid w:val="0"/>
              <w:spacing w:before="60" w:beforeAutospacing="0" w:after="60" w:afterAutospacing="0" w:line="360" w:lineRule="auto"/>
              <w:jc w:val="both"/>
              <w:rPr>
                <w:del w:id="19" w:author="roger" w:date="2024-09-06T15:42:00Z"/>
                <w:rFonts w:ascii="仿宋" w:eastAsia="仿宋" w:hAnsi="仿宋" w:cs="仿宋"/>
                <w:b/>
                <w:color w:val="FFFFFF" w:themeColor="background1"/>
                <w:sz w:val="13"/>
              </w:rPr>
            </w:pPr>
            <w:del w:id="20" w:author="roger" w:date="2024-09-06T15:42:00Z">
              <w:r w:rsidRPr="00A401D9" w:rsidDel="00E0462B">
                <w:rPr>
                  <w:rFonts w:ascii="仿宋" w:eastAsia="仿宋" w:hAnsi="仿宋" w:cs="仿宋" w:hint="eastAsia"/>
                  <w:b/>
                  <w:color w:val="FFFFFF" w:themeColor="background1"/>
                  <w:sz w:val="13"/>
                </w:rPr>
                <w:delText>东北亚</w:delText>
              </w:r>
            </w:del>
          </w:p>
        </w:tc>
        <w:tc>
          <w:tcPr>
            <w:tcW w:w="1133" w:type="dxa"/>
            <w:shd w:val="clear" w:color="auto" w:fill="002060"/>
            <w:tcPrChange w:id="21" w:author="roger" w:date="2024-09-06T14:46:00Z">
              <w:tcPr>
                <w:tcW w:w="1133" w:type="dxa"/>
                <w:shd w:val="clear" w:color="auto" w:fill="44546A" w:themeFill="text2"/>
              </w:tcPr>
            </w:tcPrChange>
          </w:tcPr>
          <w:p w14:paraId="0483F912" w14:textId="288473A8" w:rsidR="00FF5410" w:rsidRPr="00A401D9" w:rsidDel="00E0462B" w:rsidRDefault="00FF5410" w:rsidP="00D10F39">
            <w:pPr>
              <w:pStyle w:val="paragraph"/>
              <w:adjustRightInd w:val="0"/>
              <w:snapToGrid w:val="0"/>
              <w:spacing w:before="60" w:beforeAutospacing="0" w:after="60" w:afterAutospacing="0" w:line="360" w:lineRule="auto"/>
              <w:jc w:val="both"/>
              <w:rPr>
                <w:del w:id="22" w:author="roger" w:date="2024-09-06T15:42:00Z"/>
                <w:rFonts w:ascii="仿宋" w:eastAsia="仿宋" w:hAnsi="仿宋" w:cs="仿宋"/>
                <w:b/>
                <w:color w:val="FFFFFF" w:themeColor="background1"/>
                <w:sz w:val="13"/>
              </w:rPr>
            </w:pPr>
            <w:del w:id="23" w:author="roger" w:date="2024-09-06T15:42:00Z">
              <w:r w:rsidRPr="00A401D9" w:rsidDel="00E0462B">
                <w:rPr>
                  <w:rFonts w:ascii="仿宋" w:eastAsia="仿宋" w:hAnsi="仿宋" w:cs="仿宋" w:hint="eastAsia"/>
                  <w:b/>
                  <w:color w:val="FFFFFF" w:themeColor="background1"/>
                  <w:sz w:val="13"/>
                </w:rPr>
                <w:delText>南亚</w:delText>
              </w:r>
              <w:r w:rsidR="00353955" w:rsidRPr="00A401D9" w:rsidDel="00E0462B">
                <w:rPr>
                  <w:rFonts w:ascii="仿宋" w:eastAsia="仿宋" w:hAnsi="仿宋" w:cs="仿宋" w:hint="eastAsia"/>
                  <w:b/>
                  <w:color w:val="FFFFFF" w:themeColor="background1"/>
                  <w:sz w:val="13"/>
                </w:rPr>
                <w:delText>及</w:delText>
              </w:r>
              <w:r w:rsidRPr="00A401D9" w:rsidDel="00E0462B">
                <w:rPr>
                  <w:rFonts w:ascii="仿宋" w:eastAsia="仿宋" w:hAnsi="仿宋" w:cs="仿宋" w:hint="eastAsia"/>
                  <w:b/>
                  <w:color w:val="FFFFFF" w:themeColor="background1"/>
                  <w:sz w:val="13"/>
                </w:rPr>
                <w:delText>东南亚</w:delText>
              </w:r>
            </w:del>
          </w:p>
        </w:tc>
        <w:tc>
          <w:tcPr>
            <w:tcW w:w="1134" w:type="dxa"/>
            <w:shd w:val="clear" w:color="auto" w:fill="002060"/>
            <w:tcPrChange w:id="24" w:author="roger" w:date="2024-09-06T14:46:00Z">
              <w:tcPr>
                <w:tcW w:w="1134" w:type="dxa"/>
                <w:shd w:val="clear" w:color="auto" w:fill="44546A" w:themeFill="text2"/>
              </w:tcPr>
            </w:tcPrChange>
          </w:tcPr>
          <w:p w14:paraId="55F6E222" w14:textId="7F71FC17" w:rsidR="00FF5410" w:rsidRPr="00A401D9" w:rsidDel="00E0462B" w:rsidRDefault="00FF5410" w:rsidP="00D10F39">
            <w:pPr>
              <w:pStyle w:val="paragraph"/>
              <w:adjustRightInd w:val="0"/>
              <w:snapToGrid w:val="0"/>
              <w:spacing w:before="60" w:beforeAutospacing="0" w:after="60" w:afterAutospacing="0" w:line="360" w:lineRule="auto"/>
              <w:jc w:val="both"/>
              <w:rPr>
                <w:del w:id="25" w:author="roger" w:date="2024-09-06T15:42:00Z"/>
                <w:rFonts w:ascii="仿宋" w:eastAsia="仿宋" w:hAnsi="仿宋" w:cs="仿宋"/>
                <w:b/>
                <w:color w:val="FFFFFF" w:themeColor="background1"/>
                <w:sz w:val="13"/>
              </w:rPr>
            </w:pPr>
            <w:del w:id="26" w:author="roger" w:date="2024-09-06T15:42:00Z">
              <w:r w:rsidRPr="00A401D9" w:rsidDel="00E0462B">
                <w:rPr>
                  <w:rFonts w:ascii="仿宋" w:eastAsia="仿宋" w:hAnsi="仿宋" w:cs="仿宋" w:hint="eastAsia"/>
                  <w:b/>
                  <w:color w:val="FFFFFF" w:themeColor="background1"/>
                  <w:sz w:val="13"/>
                </w:rPr>
                <w:delText>欧洲</w:delText>
              </w:r>
            </w:del>
          </w:p>
        </w:tc>
        <w:tc>
          <w:tcPr>
            <w:tcW w:w="743" w:type="dxa"/>
            <w:shd w:val="clear" w:color="auto" w:fill="002060"/>
            <w:tcPrChange w:id="27" w:author="roger" w:date="2024-09-06T14:46:00Z">
              <w:tcPr>
                <w:tcW w:w="743" w:type="dxa"/>
                <w:shd w:val="clear" w:color="auto" w:fill="44546A" w:themeFill="text2"/>
              </w:tcPr>
            </w:tcPrChange>
          </w:tcPr>
          <w:p w14:paraId="7B4E0DD6" w14:textId="1BF74CAF" w:rsidR="00FF5410" w:rsidRPr="00A401D9" w:rsidDel="00E0462B" w:rsidRDefault="00FF5410" w:rsidP="00D10F39">
            <w:pPr>
              <w:pStyle w:val="paragraph"/>
              <w:adjustRightInd w:val="0"/>
              <w:snapToGrid w:val="0"/>
              <w:spacing w:before="60" w:beforeAutospacing="0" w:after="60" w:afterAutospacing="0" w:line="360" w:lineRule="auto"/>
              <w:jc w:val="both"/>
              <w:rPr>
                <w:del w:id="28" w:author="roger" w:date="2024-09-06T15:42:00Z"/>
                <w:rFonts w:ascii="仿宋" w:eastAsia="仿宋" w:hAnsi="仿宋" w:cs="仿宋"/>
                <w:b/>
                <w:color w:val="FFFFFF" w:themeColor="background1"/>
                <w:sz w:val="13"/>
              </w:rPr>
            </w:pPr>
            <w:del w:id="29" w:author="roger" w:date="2024-09-06T15:42:00Z">
              <w:r w:rsidRPr="00A401D9" w:rsidDel="00E0462B">
                <w:rPr>
                  <w:rFonts w:ascii="仿宋" w:eastAsia="仿宋" w:hAnsi="仿宋" w:cs="仿宋" w:hint="eastAsia"/>
                  <w:b/>
                  <w:color w:val="FFFFFF" w:themeColor="background1"/>
                  <w:sz w:val="13"/>
                </w:rPr>
                <w:delText>北美</w:delText>
              </w:r>
            </w:del>
          </w:p>
        </w:tc>
        <w:tc>
          <w:tcPr>
            <w:tcW w:w="816" w:type="dxa"/>
            <w:shd w:val="clear" w:color="auto" w:fill="002060"/>
            <w:tcPrChange w:id="30" w:author="roger" w:date="2024-09-06T14:46:00Z">
              <w:tcPr>
                <w:tcW w:w="816" w:type="dxa"/>
                <w:shd w:val="clear" w:color="auto" w:fill="44546A" w:themeFill="text2"/>
              </w:tcPr>
            </w:tcPrChange>
          </w:tcPr>
          <w:p w14:paraId="7C75C2A0" w14:textId="7B7C6B55" w:rsidR="00FF5410" w:rsidRPr="00A401D9" w:rsidDel="00E0462B" w:rsidRDefault="00FF5410" w:rsidP="00D10F39">
            <w:pPr>
              <w:pStyle w:val="paragraph"/>
              <w:adjustRightInd w:val="0"/>
              <w:snapToGrid w:val="0"/>
              <w:spacing w:before="60" w:beforeAutospacing="0" w:after="60" w:afterAutospacing="0" w:line="360" w:lineRule="auto"/>
              <w:jc w:val="both"/>
              <w:rPr>
                <w:del w:id="31" w:author="roger" w:date="2024-09-06T15:42:00Z"/>
                <w:rFonts w:ascii="仿宋" w:eastAsia="仿宋" w:hAnsi="仿宋" w:cs="仿宋"/>
                <w:b/>
                <w:color w:val="FFFFFF" w:themeColor="background1"/>
                <w:sz w:val="13"/>
              </w:rPr>
            </w:pPr>
            <w:del w:id="32" w:author="roger" w:date="2024-09-06T15:42:00Z">
              <w:r w:rsidRPr="00A401D9" w:rsidDel="00E0462B">
                <w:rPr>
                  <w:rFonts w:ascii="仿宋" w:eastAsia="仿宋" w:hAnsi="仿宋" w:cs="仿宋" w:hint="eastAsia"/>
                  <w:b/>
                  <w:color w:val="FFFFFF" w:themeColor="background1"/>
                  <w:sz w:val="13"/>
                </w:rPr>
                <w:delText>拉丁美洲</w:delText>
              </w:r>
            </w:del>
          </w:p>
        </w:tc>
        <w:tc>
          <w:tcPr>
            <w:tcW w:w="1134" w:type="dxa"/>
            <w:shd w:val="clear" w:color="auto" w:fill="002060"/>
            <w:tcPrChange w:id="33" w:author="roger" w:date="2024-09-06T14:46:00Z">
              <w:tcPr>
                <w:tcW w:w="1134" w:type="dxa"/>
                <w:shd w:val="clear" w:color="auto" w:fill="44546A" w:themeFill="text2"/>
              </w:tcPr>
            </w:tcPrChange>
          </w:tcPr>
          <w:p w14:paraId="4CB865F1" w14:textId="67DC3DC2" w:rsidR="00FF5410" w:rsidRPr="00A401D9" w:rsidDel="00E0462B" w:rsidRDefault="00FF5410" w:rsidP="00D10F39">
            <w:pPr>
              <w:pStyle w:val="paragraph"/>
              <w:adjustRightInd w:val="0"/>
              <w:snapToGrid w:val="0"/>
              <w:spacing w:before="60" w:beforeAutospacing="0" w:after="60" w:afterAutospacing="0" w:line="360" w:lineRule="auto"/>
              <w:jc w:val="both"/>
              <w:rPr>
                <w:del w:id="34" w:author="roger" w:date="2024-09-06T15:42:00Z"/>
                <w:rFonts w:ascii="仿宋" w:eastAsia="仿宋" w:hAnsi="仿宋" w:cs="仿宋"/>
                <w:b/>
                <w:color w:val="FFFFFF" w:themeColor="background1"/>
                <w:sz w:val="13"/>
              </w:rPr>
            </w:pPr>
            <w:del w:id="35" w:author="roger" w:date="2024-09-06T15:42:00Z">
              <w:r w:rsidRPr="00A401D9" w:rsidDel="00E0462B">
                <w:rPr>
                  <w:rFonts w:ascii="仿宋" w:eastAsia="仿宋" w:hAnsi="仿宋" w:cs="仿宋" w:hint="eastAsia"/>
                  <w:b/>
                  <w:color w:val="FFFFFF" w:themeColor="background1"/>
                  <w:sz w:val="13"/>
                </w:rPr>
                <w:delText>撒哈拉以南非洲</w:delText>
              </w:r>
            </w:del>
          </w:p>
        </w:tc>
        <w:tc>
          <w:tcPr>
            <w:tcW w:w="992" w:type="dxa"/>
            <w:shd w:val="clear" w:color="auto" w:fill="002060"/>
            <w:tcPrChange w:id="36" w:author="roger" w:date="2024-09-06T14:46:00Z">
              <w:tcPr>
                <w:tcW w:w="992" w:type="dxa"/>
                <w:shd w:val="clear" w:color="auto" w:fill="44546A" w:themeFill="text2"/>
              </w:tcPr>
            </w:tcPrChange>
          </w:tcPr>
          <w:p w14:paraId="592BA517" w14:textId="5ACF1068" w:rsidR="00FF5410" w:rsidRPr="00A401D9" w:rsidDel="00E0462B" w:rsidRDefault="00FF5410" w:rsidP="00D10F39">
            <w:pPr>
              <w:pStyle w:val="paragraph"/>
              <w:adjustRightInd w:val="0"/>
              <w:snapToGrid w:val="0"/>
              <w:spacing w:before="60" w:beforeAutospacing="0" w:after="60" w:afterAutospacing="0" w:line="360" w:lineRule="auto"/>
              <w:jc w:val="both"/>
              <w:rPr>
                <w:del w:id="37" w:author="roger" w:date="2024-09-06T15:42:00Z"/>
                <w:rFonts w:ascii="仿宋" w:eastAsia="仿宋" w:hAnsi="仿宋" w:cs="仿宋"/>
                <w:b/>
                <w:color w:val="FFFFFF" w:themeColor="background1"/>
                <w:sz w:val="13"/>
              </w:rPr>
            </w:pPr>
            <w:del w:id="38" w:author="roger" w:date="2024-09-06T15:42:00Z">
              <w:r w:rsidRPr="00A401D9" w:rsidDel="00E0462B">
                <w:rPr>
                  <w:rFonts w:ascii="仿宋" w:eastAsia="仿宋" w:hAnsi="仿宋" w:cs="仿宋" w:hint="eastAsia"/>
                  <w:b/>
                  <w:color w:val="FFFFFF" w:themeColor="background1"/>
                  <w:sz w:val="13"/>
                </w:rPr>
                <w:delText>中东和北非</w:delText>
              </w:r>
            </w:del>
          </w:p>
        </w:tc>
        <w:tc>
          <w:tcPr>
            <w:tcW w:w="788" w:type="dxa"/>
            <w:shd w:val="clear" w:color="auto" w:fill="002060"/>
            <w:tcPrChange w:id="39" w:author="roger" w:date="2024-09-06T14:46:00Z">
              <w:tcPr>
                <w:tcW w:w="788" w:type="dxa"/>
                <w:shd w:val="clear" w:color="auto" w:fill="44546A" w:themeFill="text2"/>
              </w:tcPr>
            </w:tcPrChange>
          </w:tcPr>
          <w:p w14:paraId="7A695BB0" w14:textId="49D7B71B" w:rsidR="00FF5410" w:rsidRPr="00A401D9" w:rsidDel="00E0462B" w:rsidRDefault="00FF5410" w:rsidP="00D10F39">
            <w:pPr>
              <w:pStyle w:val="paragraph"/>
              <w:adjustRightInd w:val="0"/>
              <w:snapToGrid w:val="0"/>
              <w:spacing w:before="60" w:beforeAutospacing="0" w:after="60" w:afterAutospacing="0" w:line="360" w:lineRule="auto"/>
              <w:jc w:val="both"/>
              <w:rPr>
                <w:del w:id="40" w:author="roger" w:date="2024-09-06T15:42:00Z"/>
                <w:rFonts w:ascii="仿宋" w:eastAsia="仿宋" w:hAnsi="仿宋" w:cs="仿宋"/>
                <w:b/>
                <w:color w:val="FFFFFF" w:themeColor="background1"/>
                <w:sz w:val="13"/>
              </w:rPr>
            </w:pPr>
            <w:del w:id="41" w:author="roger" w:date="2024-09-06T15:42:00Z">
              <w:r w:rsidRPr="00A401D9" w:rsidDel="00E0462B">
                <w:rPr>
                  <w:rFonts w:ascii="仿宋" w:eastAsia="仿宋" w:hAnsi="仿宋" w:cs="仿宋" w:hint="eastAsia"/>
                  <w:b/>
                  <w:color w:val="FFFFFF" w:themeColor="background1"/>
                  <w:sz w:val="13"/>
                </w:rPr>
                <w:delText>大洋洲</w:delText>
              </w:r>
            </w:del>
          </w:p>
        </w:tc>
      </w:tr>
      <w:tr w:rsidR="00353955" w:rsidRPr="00353955" w:rsidDel="00E0462B" w14:paraId="2BAB269D" w14:textId="32B7D71B" w:rsidTr="00353955">
        <w:trPr>
          <w:del w:id="42" w:author="roger" w:date="2024-09-06T15:42:00Z"/>
        </w:trPr>
        <w:tc>
          <w:tcPr>
            <w:tcW w:w="820" w:type="dxa"/>
          </w:tcPr>
          <w:p w14:paraId="18E3DCB6" w14:textId="5876F41A" w:rsidR="00FF5410" w:rsidRPr="009F2E39" w:rsidDel="00E0462B" w:rsidRDefault="00FF5410" w:rsidP="00D10F39">
            <w:pPr>
              <w:pStyle w:val="paragraph"/>
              <w:adjustRightInd w:val="0"/>
              <w:snapToGrid w:val="0"/>
              <w:spacing w:before="60" w:beforeAutospacing="0" w:after="60" w:afterAutospacing="0" w:line="360" w:lineRule="auto"/>
              <w:jc w:val="both"/>
              <w:rPr>
                <w:del w:id="43" w:author="roger" w:date="2024-09-06T15:42:00Z"/>
                <w:rFonts w:ascii="微软雅黑" w:eastAsia="微软雅黑" w:hAnsi="微软雅黑" w:cs="仿宋"/>
                <w:color w:val="333333"/>
                <w:sz w:val="13"/>
                <w:rPrChange w:id="44" w:author="roger" w:date="2024-09-06T15:40:00Z">
                  <w:rPr>
                    <w:del w:id="45" w:author="roger" w:date="2024-09-06T15:42:00Z"/>
                    <w:rFonts w:ascii="仿宋" w:eastAsia="仿宋" w:hAnsi="仿宋" w:cs="仿宋"/>
                    <w:color w:val="333333"/>
                    <w:sz w:val="13"/>
                  </w:rPr>
                </w:rPrChange>
              </w:rPr>
            </w:pPr>
            <w:del w:id="46" w:author="roger" w:date="2024-09-06T15:42:00Z"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47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中国移动、中国电信、中国联通</w:delText>
              </w:r>
            </w:del>
          </w:p>
        </w:tc>
        <w:tc>
          <w:tcPr>
            <w:tcW w:w="736" w:type="dxa"/>
          </w:tcPr>
          <w:p w14:paraId="7896DFF8" w14:textId="4D71FB3D" w:rsidR="00FF5410" w:rsidRPr="009F2E39" w:rsidDel="00E0462B" w:rsidRDefault="00FF5410" w:rsidP="00D10F39">
            <w:pPr>
              <w:pStyle w:val="paragraph"/>
              <w:adjustRightInd w:val="0"/>
              <w:snapToGrid w:val="0"/>
              <w:spacing w:before="60" w:beforeAutospacing="0" w:after="60" w:afterAutospacing="0" w:line="360" w:lineRule="auto"/>
              <w:jc w:val="both"/>
              <w:rPr>
                <w:del w:id="48" w:author="roger" w:date="2024-09-06T15:42:00Z"/>
                <w:rFonts w:ascii="微软雅黑" w:eastAsia="微软雅黑" w:hAnsi="微软雅黑" w:cs="仿宋"/>
                <w:color w:val="333333"/>
                <w:sz w:val="13"/>
                <w:rPrChange w:id="49" w:author="roger" w:date="2024-09-06T15:40:00Z">
                  <w:rPr>
                    <w:del w:id="50" w:author="roger" w:date="2024-09-06T15:42:00Z"/>
                    <w:rFonts w:ascii="仿宋" w:eastAsia="仿宋" w:hAnsi="仿宋" w:cs="仿宋"/>
                    <w:color w:val="333333"/>
                    <w:sz w:val="13"/>
                  </w:rPr>
                </w:rPrChange>
              </w:rPr>
            </w:pPr>
            <w:del w:id="51" w:author="roger" w:date="2024-09-06T15:42:00Z"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52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KDDI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53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54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KT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55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56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NTT Docomo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57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58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SoftBank</w:delText>
              </w:r>
            </w:del>
          </w:p>
        </w:tc>
        <w:tc>
          <w:tcPr>
            <w:tcW w:w="1133" w:type="dxa"/>
          </w:tcPr>
          <w:p w14:paraId="4F1B3397" w14:textId="179A0514" w:rsidR="00FF5410" w:rsidRPr="009F2E39" w:rsidDel="00E0462B" w:rsidRDefault="00FF5410" w:rsidP="00A401D9">
            <w:pPr>
              <w:pStyle w:val="paragraph"/>
              <w:adjustRightInd w:val="0"/>
              <w:snapToGrid w:val="0"/>
              <w:spacing w:before="60" w:after="60" w:line="360" w:lineRule="auto"/>
              <w:rPr>
                <w:del w:id="59" w:author="roger" w:date="2024-09-06T15:42:00Z"/>
                <w:rFonts w:ascii="微软雅黑" w:eastAsia="微软雅黑" w:hAnsi="微软雅黑" w:cs="仿宋"/>
                <w:color w:val="333333"/>
                <w:sz w:val="13"/>
                <w:rPrChange w:id="60" w:author="roger" w:date="2024-09-06T15:40:00Z">
                  <w:rPr>
                    <w:del w:id="61" w:author="roger" w:date="2024-09-06T15:42:00Z"/>
                    <w:rFonts w:ascii="仿宋" w:eastAsia="仿宋" w:hAnsi="仿宋" w:cs="仿宋"/>
                    <w:color w:val="333333"/>
                    <w:sz w:val="13"/>
                  </w:rPr>
                </w:rPrChange>
              </w:rPr>
            </w:pPr>
            <w:del w:id="62" w:author="roger" w:date="2024-09-06T15:42:00Z"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63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A1S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64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65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Axiata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66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67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Bharti Airtel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68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69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Celcom Digi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70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71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M1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72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73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Maxis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74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75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Singtel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76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77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Starhub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78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79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Telekom Malaysia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80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81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Telkomsel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82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83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True/DTAC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84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85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U Mobile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86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87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Viettel Networks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88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89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YTL Communications</w:delText>
              </w:r>
            </w:del>
          </w:p>
        </w:tc>
        <w:tc>
          <w:tcPr>
            <w:tcW w:w="1134" w:type="dxa"/>
          </w:tcPr>
          <w:p w14:paraId="6197037E" w14:textId="38490861" w:rsidR="00FF5410" w:rsidRPr="009F2E39" w:rsidDel="00E0462B" w:rsidRDefault="00FF5410" w:rsidP="00A401D9">
            <w:pPr>
              <w:pStyle w:val="paragraph"/>
              <w:adjustRightInd w:val="0"/>
              <w:snapToGrid w:val="0"/>
              <w:spacing w:before="60" w:after="60" w:line="360" w:lineRule="auto"/>
              <w:rPr>
                <w:del w:id="90" w:author="roger" w:date="2024-09-06T15:42:00Z"/>
                <w:rFonts w:ascii="微软雅黑" w:eastAsia="微软雅黑" w:hAnsi="微软雅黑" w:cs="仿宋"/>
                <w:color w:val="333333"/>
                <w:sz w:val="13"/>
                <w:rPrChange w:id="91" w:author="roger" w:date="2024-09-06T15:40:00Z">
                  <w:rPr>
                    <w:del w:id="92" w:author="roger" w:date="2024-09-06T15:42:00Z"/>
                    <w:rFonts w:ascii="仿宋" w:eastAsia="仿宋" w:hAnsi="仿宋" w:cs="仿宋"/>
                    <w:color w:val="333333"/>
                    <w:sz w:val="13"/>
                  </w:rPr>
                </w:rPrChange>
              </w:rPr>
            </w:pPr>
            <w:del w:id="93" w:author="roger" w:date="2024-09-06T15:42:00Z"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94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Altice Portugal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95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96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BT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97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98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CK Hutchison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99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00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Deutsche Telekom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01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02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KPN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03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04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Liberty Global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05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06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Mas Movil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07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08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Orange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09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10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Swisscom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11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12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Telefónica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13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14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Telenor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15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16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TIM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17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18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Veon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19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20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Vodafone</w:delText>
              </w:r>
            </w:del>
          </w:p>
        </w:tc>
        <w:tc>
          <w:tcPr>
            <w:tcW w:w="743" w:type="dxa"/>
          </w:tcPr>
          <w:p w14:paraId="796DD83B" w14:textId="61B12C1D" w:rsidR="00FF5410" w:rsidRPr="009F2E39" w:rsidDel="00E0462B" w:rsidRDefault="00FF5410" w:rsidP="00A401D9">
            <w:pPr>
              <w:pStyle w:val="paragraph"/>
              <w:adjustRightInd w:val="0"/>
              <w:snapToGrid w:val="0"/>
              <w:spacing w:before="60" w:after="60" w:line="360" w:lineRule="auto"/>
              <w:rPr>
                <w:del w:id="121" w:author="roger" w:date="2024-09-06T15:42:00Z"/>
                <w:rFonts w:ascii="微软雅黑" w:eastAsia="微软雅黑" w:hAnsi="微软雅黑" w:cs="仿宋"/>
                <w:color w:val="333333"/>
                <w:sz w:val="13"/>
                <w:rPrChange w:id="122" w:author="roger" w:date="2024-09-06T15:40:00Z">
                  <w:rPr>
                    <w:del w:id="123" w:author="roger" w:date="2024-09-06T15:42:00Z"/>
                    <w:rFonts w:ascii="仿宋" w:eastAsia="仿宋" w:hAnsi="仿宋" w:cs="仿宋"/>
                    <w:color w:val="333333"/>
                    <w:sz w:val="13"/>
                  </w:rPr>
                </w:rPrChange>
              </w:rPr>
            </w:pPr>
            <w:del w:id="124" w:author="roger" w:date="2024-09-06T15:42:00Z"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25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AT&amp;T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26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27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Rogers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28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29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Verizon</w:delText>
              </w:r>
            </w:del>
          </w:p>
        </w:tc>
        <w:tc>
          <w:tcPr>
            <w:tcW w:w="816" w:type="dxa"/>
          </w:tcPr>
          <w:p w14:paraId="060D3903" w14:textId="352E3403" w:rsidR="00FF5410" w:rsidRPr="009F2E39" w:rsidDel="00E0462B" w:rsidRDefault="00FF5410" w:rsidP="00A401D9">
            <w:pPr>
              <w:pStyle w:val="paragraph"/>
              <w:adjustRightInd w:val="0"/>
              <w:snapToGrid w:val="0"/>
              <w:spacing w:before="60" w:after="60" w:line="360" w:lineRule="auto"/>
              <w:rPr>
                <w:del w:id="130" w:author="roger" w:date="2024-09-06T15:42:00Z"/>
                <w:rFonts w:ascii="微软雅黑" w:eastAsia="微软雅黑" w:hAnsi="微软雅黑" w:cs="仿宋"/>
                <w:color w:val="333333"/>
                <w:sz w:val="13"/>
                <w:rPrChange w:id="131" w:author="roger" w:date="2024-09-06T15:40:00Z">
                  <w:rPr>
                    <w:del w:id="132" w:author="roger" w:date="2024-09-06T15:42:00Z"/>
                    <w:rFonts w:ascii="仿宋" w:eastAsia="仿宋" w:hAnsi="仿宋" w:cs="仿宋"/>
                    <w:color w:val="333333"/>
                    <w:sz w:val="13"/>
                  </w:rPr>
                </w:rPrChange>
              </w:rPr>
            </w:pPr>
            <w:del w:id="133" w:author="roger" w:date="2024-09-06T15:42:00Z"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34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America Movil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35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36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Entel Chile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37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38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Telecom Argentina</w:delText>
              </w:r>
            </w:del>
          </w:p>
        </w:tc>
        <w:tc>
          <w:tcPr>
            <w:tcW w:w="1134" w:type="dxa"/>
          </w:tcPr>
          <w:p w14:paraId="4450D905" w14:textId="328836E3" w:rsidR="00FF5410" w:rsidRPr="009F2E39" w:rsidDel="00E0462B" w:rsidRDefault="00353955" w:rsidP="00A401D9">
            <w:pPr>
              <w:pStyle w:val="paragraph"/>
              <w:adjustRightInd w:val="0"/>
              <w:snapToGrid w:val="0"/>
              <w:spacing w:before="60" w:after="60" w:line="360" w:lineRule="auto"/>
              <w:rPr>
                <w:del w:id="139" w:author="roger" w:date="2024-09-06T15:42:00Z"/>
                <w:rFonts w:ascii="微软雅黑" w:eastAsia="微软雅黑" w:hAnsi="微软雅黑" w:cs="仿宋"/>
                <w:color w:val="333333"/>
                <w:sz w:val="13"/>
                <w:rPrChange w:id="140" w:author="roger" w:date="2024-09-06T15:40:00Z">
                  <w:rPr>
                    <w:del w:id="141" w:author="roger" w:date="2024-09-06T15:42:00Z"/>
                    <w:rFonts w:ascii="仿宋" w:eastAsia="仿宋" w:hAnsi="仿宋" w:cs="仿宋"/>
                    <w:color w:val="333333"/>
                    <w:sz w:val="13"/>
                  </w:rPr>
                </w:rPrChange>
              </w:rPr>
            </w:pPr>
            <w:del w:id="142" w:author="roger" w:date="2024-09-06T15:42:00Z"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43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Ethio Telecom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44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45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MTN</w:delText>
              </w:r>
            </w:del>
          </w:p>
        </w:tc>
        <w:tc>
          <w:tcPr>
            <w:tcW w:w="992" w:type="dxa"/>
          </w:tcPr>
          <w:p w14:paraId="6CA25FBE" w14:textId="0FBC6B30" w:rsidR="00FF5410" w:rsidRPr="009F2E39" w:rsidDel="00E0462B" w:rsidRDefault="00353955" w:rsidP="00A401D9">
            <w:pPr>
              <w:pStyle w:val="paragraph"/>
              <w:adjustRightInd w:val="0"/>
              <w:snapToGrid w:val="0"/>
              <w:spacing w:before="60" w:after="60" w:line="360" w:lineRule="auto"/>
              <w:rPr>
                <w:del w:id="146" w:author="roger" w:date="2024-09-06T15:42:00Z"/>
                <w:rFonts w:ascii="微软雅黑" w:eastAsia="微软雅黑" w:hAnsi="微软雅黑" w:cs="仿宋"/>
                <w:color w:val="333333"/>
                <w:sz w:val="13"/>
                <w:rPrChange w:id="147" w:author="roger" w:date="2024-09-06T15:40:00Z">
                  <w:rPr>
                    <w:del w:id="148" w:author="roger" w:date="2024-09-06T15:42:00Z"/>
                    <w:rFonts w:ascii="仿宋" w:eastAsia="仿宋" w:hAnsi="仿宋" w:cs="仿宋"/>
                    <w:color w:val="333333"/>
                    <w:sz w:val="13"/>
                  </w:rPr>
                </w:rPrChange>
              </w:rPr>
            </w:pPr>
            <w:del w:id="149" w:author="roger" w:date="2024-09-06T15:42:00Z"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50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Du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51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52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e&amp;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53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54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Omantel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55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56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STC</w:delText>
              </w:r>
              <w:r w:rsidRPr="009F2E39" w:rsidDel="00E0462B">
                <w:rPr>
                  <w:rFonts w:ascii="微软雅黑" w:eastAsia="微软雅黑" w:hAnsi="微软雅黑" w:cs="仿宋" w:hint="eastAsia"/>
                  <w:color w:val="333333"/>
                  <w:sz w:val="13"/>
                  <w:rPrChange w:id="157" w:author="roger" w:date="2024-09-06T15:40:00Z">
                    <w:rPr>
                      <w:rFonts w:ascii="仿宋" w:eastAsia="仿宋" w:hAnsi="仿宋" w:cs="仿宋" w:hint="eastAsia"/>
                      <w:color w:val="333333"/>
                      <w:sz w:val="13"/>
                    </w:rPr>
                  </w:rPrChange>
                </w:rPr>
                <w:delText>、</w:delText>
              </w:r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58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Zain</w:delText>
              </w:r>
            </w:del>
          </w:p>
        </w:tc>
        <w:tc>
          <w:tcPr>
            <w:tcW w:w="788" w:type="dxa"/>
          </w:tcPr>
          <w:p w14:paraId="2C3FEE71" w14:textId="3144AD44" w:rsidR="00FF5410" w:rsidRPr="009F2E39" w:rsidDel="00E0462B" w:rsidRDefault="00353955" w:rsidP="00D10F39">
            <w:pPr>
              <w:pStyle w:val="paragraph"/>
              <w:adjustRightInd w:val="0"/>
              <w:snapToGrid w:val="0"/>
              <w:spacing w:before="60" w:beforeAutospacing="0" w:after="60" w:afterAutospacing="0" w:line="360" w:lineRule="auto"/>
              <w:jc w:val="both"/>
              <w:rPr>
                <w:del w:id="159" w:author="roger" w:date="2024-09-06T15:42:00Z"/>
                <w:rFonts w:ascii="微软雅黑" w:eastAsia="微软雅黑" w:hAnsi="微软雅黑" w:cs="仿宋"/>
                <w:color w:val="333333"/>
                <w:sz w:val="13"/>
                <w:rPrChange w:id="160" w:author="roger" w:date="2024-09-06T15:40:00Z">
                  <w:rPr>
                    <w:del w:id="161" w:author="roger" w:date="2024-09-06T15:42:00Z"/>
                    <w:rFonts w:ascii="仿宋" w:eastAsia="仿宋" w:hAnsi="仿宋" w:cs="仿宋"/>
                    <w:color w:val="333333"/>
                    <w:sz w:val="13"/>
                  </w:rPr>
                </w:rPrChange>
              </w:rPr>
            </w:pPr>
            <w:del w:id="162" w:author="roger" w:date="2024-09-06T15:42:00Z">
              <w:r w:rsidRPr="009F2E39" w:rsidDel="00E0462B">
                <w:rPr>
                  <w:rFonts w:ascii="微软雅黑" w:eastAsia="微软雅黑" w:hAnsi="微软雅黑" w:cs="仿宋"/>
                  <w:color w:val="333333"/>
                  <w:sz w:val="13"/>
                  <w:rPrChange w:id="163" w:author="roger" w:date="2024-09-06T15:40:00Z">
                    <w:rPr>
                      <w:rFonts w:ascii="仿宋" w:eastAsia="仿宋" w:hAnsi="仿宋" w:cs="仿宋"/>
                      <w:color w:val="333333"/>
                      <w:sz w:val="13"/>
                    </w:rPr>
                  </w:rPrChange>
                </w:rPr>
                <w:delText>Telstra</w:delText>
              </w:r>
            </w:del>
          </w:p>
        </w:tc>
      </w:tr>
    </w:tbl>
    <w:tbl>
      <w:tblPr>
        <w:tblW w:w="7797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6663"/>
        <w:tblGridChange w:id="164">
          <w:tblGrid>
            <w:gridCol w:w="1134"/>
            <w:gridCol w:w="6663"/>
          </w:tblGrid>
        </w:tblGridChange>
      </w:tblGrid>
      <w:tr w:rsidR="00E0462B" w:rsidRPr="00E0462B" w14:paraId="7684D7BA" w14:textId="77777777" w:rsidTr="00E0462B">
        <w:trPr>
          <w:trHeight w:val="450"/>
          <w:ins w:id="165" w:author="roger" w:date="2024-09-06T15:41:00Z"/>
        </w:trPr>
        <w:tc>
          <w:tcPr>
            <w:tcW w:w="1134" w:type="dxa"/>
            <w:shd w:val="clear" w:color="000000" w:fill="002060"/>
            <w:vAlign w:val="center"/>
            <w:hideMark/>
          </w:tcPr>
          <w:p w14:paraId="0568FCEF" w14:textId="77777777" w:rsidR="00E0462B" w:rsidRPr="00E0462B" w:rsidRDefault="00E0462B" w:rsidP="00E0462B">
            <w:pPr>
              <w:widowControl/>
              <w:rPr>
                <w:ins w:id="166" w:author="roger" w:date="2024-09-06T15:41:00Z"/>
                <w:rFonts w:ascii="仿宋" w:eastAsia="仿宋" w:hAnsi="仿宋" w:cs="宋体"/>
                <w:b/>
                <w:bCs/>
                <w:color w:val="FFFFFF"/>
                <w:kern w:val="0"/>
                <w:sz w:val="13"/>
                <w:szCs w:val="13"/>
              </w:rPr>
            </w:pPr>
            <w:ins w:id="167" w:author="roger" w:date="2024-09-06T15:41:00Z">
              <w:r w:rsidRPr="00E0462B">
                <w:rPr>
                  <w:rFonts w:ascii="仿宋" w:eastAsia="仿宋" w:hAnsi="仿宋" w:cs="宋体" w:hint="eastAsia"/>
                  <w:b/>
                  <w:bCs/>
                  <w:color w:val="FFFFFF"/>
                  <w:kern w:val="0"/>
                  <w:sz w:val="13"/>
                  <w:szCs w:val="13"/>
                </w:rPr>
                <w:lastRenderedPageBreak/>
                <w:t>中国</w:t>
              </w:r>
            </w:ins>
          </w:p>
        </w:tc>
        <w:tc>
          <w:tcPr>
            <w:tcW w:w="6663" w:type="dxa"/>
            <w:shd w:val="clear" w:color="auto" w:fill="auto"/>
            <w:vAlign w:val="center"/>
            <w:hideMark/>
          </w:tcPr>
          <w:p w14:paraId="27BC1BD7" w14:textId="4D3D8D3F" w:rsidR="00E0462B" w:rsidRPr="00E0462B" w:rsidRDefault="00E0462B" w:rsidP="00E0462B">
            <w:pPr>
              <w:widowControl/>
              <w:rPr>
                <w:ins w:id="168" w:author="roger" w:date="2024-09-06T15:41:00Z"/>
                <w:rFonts w:ascii="微软雅黑" w:eastAsia="微软雅黑" w:hAnsi="微软雅黑" w:cs="宋体" w:hint="eastAsia"/>
                <w:color w:val="333333"/>
                <w:kern w:val="0"/>
                <w:sz w:val="13"/>
                <w:szCs w:val="13"/>
              </w:rPr>
            </w:pPr>
            <w:ins w:id="169" w:author="roger" w:date="2024-09-06T15:41:00Z">
              <w:r w:rsidRPr="00E0462B">
                <w:rPr>
                  <w:rFonts w:ascii="微软雅黑" w:eastAsia="微软雅黑" w:hAnsi="微软雅黑" w:cs="宋体" w:hint="eastAsia"/>
                  <w:color w:val="333333"/>
                  <w:kern w:val="0"/>
                  <w:sz w:val="13"/>
                  <w:szCs w:val="13"/>
                </w:rPr>
                <w:t>中国电信、</w:t>
              </w:r>
            </w:ins>
            <w:ins w:id="170" w:author="roger" w:date="2024-09-06T15:48:00Z">
              <w:r w:rsidR="008F0F05">
                <w:rPr>
                  <w:rFonts w:ascii="微软雅黑" w:eastAsia="微软雅黑" w:hAnsi="微软雅黑" w:cs="宋体" w:hint="eastAsia"/>
                  <w:color w:val="333333"/>
                  <w:kern w:val="0"/>
                  <w:sz w:val="13"/>
                  <w:szCs w:val="13"/>
                </w:rPr>
                <w:t>中国移动、</w:t>
              </w:r>
            </w:ins>
            <w:bookmarkStart w:id="171" w:name="_GoBack"/>
            <w:bookmarkEnd w:id="171"/>
            <w:ins w:id="172" w:author="roger" w:date="2024-09-06T15:41:00Z">
              <w:r w:rsidRPr="00E0462B">
                <w:rPr>
                  <w:rFonts w:ascii="微软雅黑" w:eastAsia="微软雅黑" w:hAnsi="微软雅黑" w:cs="宋体" w:hint="eastAsia"/>
                  <w:color w:val="333333"/>
                  <w:kern w:val="0"/>
                  <w:sz w:val="13"/>
                  <w:szCs w:val="13"/>
                </w:rPr>
                <w:t>中国联通</w:t>
              </w:r>
            </w:ins>
          </w:p>
        </w:tc>
      </w:tr>
      <w:tr w:rsidR="00E0462B" w:rsidRPr="00E0462B" w14:paraId="20510742" w14:textId="77777777" w:rsidTr="00E0462B">
        <w:trPr>
          <w:trHeight w:val="481"/>
          <w:ins w:id="173" w:author="roger" w:date="2024-09-06T15:41:00Z"/>
        </w:trPr>
        <w:tc>
          <w:tcPr>
            <w:tcW w:w="1134" w:type="dxa"/>
            <w:shd w:val="clear" w:color="000000" w:fill="002060"/>
            <w:vAlign w:val="center"/>
            <w:hideMark/>
          </w:tcPr>
          <w:p w14:paraId="6154E57E" w14:textId="77777777" w:rsidR="00E0462B" w:rsidRPr="00E0462B" w:rsidRDefault="00E0462B" w:rsidP="00E0462B">
            <w:pPr>
              <w:widowControl/>
              <w:rPr>
                <w:ins w:id="174" w:author="roger" w:date="2024-09-06T15:41:00Z"/>
                <w:rFonts w:ascii="仿宋" w:eastAsia="仿宋" w:hAnsi="仿宋" w:cs="宋体" w:hint="eastAsia"/>
                <w:b/>
                <w:bCs/>
                <w:color w:val="FFFFFF"/>
                <w:kern w:val="0"/>
                <w:sz w:val="13"/>
                <w:szCs w:val="13"/>
              </w:rPr>
            </w:pPr>
            <w:ins w:id="175" w:author="roger" w:date="2024-09-06T15:41:00Z">
              <w:r w:rsidRPr="00E0462B">
                <w:rPr>
                  <w:rFonts w:ascii="仿宋" w:eastAsia="仿宋" w:hAnsi="仿宋" w:cs="宋体" w:hint="eastAsia"/>
                  <w:b/>
                  <w:bCs/>
                  <w:color w:val="FFFFFF"/>
                  <w:kern w:val="0"/>
                  <w:sz w:val="13"/>
                  <w:szCs w:val="13"/>
                </w:rPr>
                <w:t>东北亚</w:t>
              </w:r>
            </w:ins>
          </w:p>
        </w:tc>
        <w:tc>
          <w:tcPr>
            <w:tcW w:w="6663" w:type="dxa"/>
            <w:shd w:val="clear" w:color="auto" w:fill="auto"/>
            <w:vAlign w:val="center"/>
            <w:hideMark/>
          </w:tcPr>
          <w:p w14:paraId="10F4F468" w14:textId="77777777" w:rsidR="00E0462B" w:rsidRPr="00E0462B" w:rsidRDefault="00E0462B" w:rsidP="00E0462B">
            <w:pPr>
              <w:widowControl/>
              <w:rPr>
                <w:ins w:id="176" w:author="roger" w:date="2024-09-06T15:41:00Z"/>
                <w:rFonts w:ascii="微软雅黑" w:eastAsia="微软雅黑" w:hAnsi="微软雅黑" w:cs="宋体" w:hint="eastAsia"/>
                <w:color w:val="333333"/>
                <w:kern w:val="0"/>
                <w:sz w:val="13"/>
                <w:szCs w:val="13"/>
              </w:rPr>
            </w:pPr>
            <w:ins w:id="177" w:author="roger" w:date="2024-09-06T15:41:00Z">
              <w:r w:rsidRPr="00E0462B">
                <w:rPr>
                  <w:rFonts w:ascii="微软雅黑" w:eastAsia="微软雅黑" w:hAnsi="微软雅黑" w:cs="宋体" w:hint="eastAsia"/>
                  <w:color w:val="333333"/>
                  <w:kern w:val="0"/>
                  <w:sz w:val="13"/>
                  <w:szCs w:val="13"/>
                </w:rPr>
                <w:t>KDDI、KT、NTT Docomo、SoftBank</w:t>
              </w:r>
            </w:ins>
          </w:p>
        </w:tc>
      </w:tr>
      <w:tr w:rsidR="00E0462B" w:rsidRPr="00E0462B" w14:paraId="4EF42440" w14:textId="77777777" w:rsidTr="00E0462B">
        <w:trPr>
          <w:trHeight w:val="838"/>
          <w:ins w:id="178" w:author="roger" w:date="2024-09-06T15:41:00Z"/>
        </w:trPr>
        <w:tc>
          <w:tcPr>
            <w:tcW w:w="1134" w:type="dxa"/>
            <w:shd w:val="clear" w:color="000000" w:fill="002060"/>
            <w:vAlign w:val="center"/>
            <w:hideMark/>
          </w:tcPr>
          <w:p w14:paraId="5F9041C5" w14:textId="77777777" w:rsidR="00E0462B" w:rsidRPr="00E0462B" w:rsidRDefault="00E0462B" w:rsidP="00E0462B">
            <w:pPr>
              <w:widowControl/>
              <w:rPr>
                <w:ins w:id="179" w:author="roger" w:date="2024-09-06T15:41:00Z"/>
                <w:rFonts w:ascii="仿宋" w:eastAsia="仿宋" w:hAnsi="仿宋" w:cs="宋体" w:hint="eastAsia"/>
                <w:b/>
                <w:bCs/>
                <w:color w:val="FFFFFF"/>
                <w:kern w:val="0"/>
                <w:sz w:val="13"/>
                <w:szCs w:val="13"/>
              </w:rPr>
            </w:pPr>
            <w:ins w:id="180" w:author="roger" w:date="2024-09-06T15:41:00Z">
              <w:r w:rsidRPr="00E0462B">
                <w:rPr>
                  <w:rFonts w:ascii="仿宋" w:eastAsia="仿宋" w:hAnsi="仿宋" w:cs="宋体" w:hint="eastAsia"/>
                  <w:b/>
                  <w:bCs/>
                  <w:color w:val="FFFFFF"/>
                  <w:kern w:val="0"/>
                  <w:sz w:val="13"/>
                  <w:szCs w:val="13"/>
                </w:rPr>
                <w:t>南亚及东南亚</w:t>
              </w:r>
            </w:ins>
          </w:p>
        </w:tc>
        <w:tc>
          <w:tcPr>
            <w:tcW w:w="6663" w:type="dxa"/>
            <w:shd w:val="clear" w:color="auto" w:fill="auto"/>
            <w:vAlign w:val="center"/>
            <w:hideMark/>
          </w:tcPr>
          <w:p w14:paraId="3C3817C1" w14:textId="77777777" w:rsidR="00E0462B" w:rsidRPr="00E0462B" w:rsidRDefault="00E0462B" w:rsidP="00E0462B">
            <w:pPr>
              <w:widowControl/>
              <w:jc w:val="left"/>
              <w:rPr>
                <w:ins w:id="181" w:author="roger" w:date="2024-09-06T15:41:00Z"/>
                <w:rFonts w:ascii="微软雅黑" w:eastAsia="微软雅黑" w:hAnsi="微软雅黑" w:cs="宋体" w:hint="eastAsia"/>
                <w:color w:val="333333"/>
                <w:kern w:val="0"/>
                <w:sz w:val="13"/>
                <w:szCs w:val="13"/>
              </w:rPr>
            </w:pPr>
            <w:ins w:id="182" w:author="roger" w:date="2024-09-06T15:41:00Z">
              <w:r w:rsidRPr="00E0462B">
                <w:rPr>
                  <w:rFonts w:ascii="微软雅黑" w:eastAsia="微软雅黑" w:hAnsi="微软雅黑" w:cs="宋体" w:hint="eastAsia"/>
                  <w:color w:val="333333"/>
                  <w:kern w:val="0"/>
                  <w:sz w:val="13"/>
                  <w:szCs w:val="13"/>
                </w:rPr>
                <w:t>A1S、Axiata、Bharti Airtel、Celcom Digi、M1、Maxis、Singtel、Starhub、Telekom Malaysia、Telkomsel、True/DTAC、U Mobile、Viettel Networks、YTL Communications</w:t>
              </w:r>
            </w:ins>
          </w:p>
        </w:tc>
      </w:tr>
      <w:tr w:rsidR="00E0462B" w:rsidRPr="00E0462B" w14:paraId="44EA494A" w14:textId="77777777" w:rsidTr="00E0462B">
        <w:trPr>
          <w:trHeight w:val="808"/>
          <w:ins w:id="183" w:author="roger" w:date="2024-09-06T15:41:00Z"/>
        </w:trPr>
        <w:tc>
          <w:tcPr>
            <w:tcW w:w="1134" w:type="dxa"/>
            <w:shd w:val="clear" w:color="000000" w:fill="002060"/>
            <w:vAlign w:val="center"/>
            <w:hideMark/>
          </w:tcPr>
          <w:p w14:paraId="071F7CA0" w14:textId="77777777" w:rsidR="00E0462B" w:rsidRPr="00E0462B" w:rsidRDefault="00E0462B" w:rsidP="00E0462B">
            <w:pPr>
              <w:widowControl/>
              <w:rPr>
                <w:ins w:id="184" w:author="roger" w:date="2024-09-06T15:41:00Z"/>
                <w:rFonts w:ascii="仿宋" w:eastAsia="仿宋" w:hAnsi="仿宋" w:cs="宋体" w:hint="eastAsia"/>
                <w:b/>
                <w:bCs/>
                <w:color w:val="FFFFFF"/>
                <w:kern w:val="0"/>
                <w:sz w:val="13"/>
                <w:szCs w:val="13"/>
              </w:rPr>
            </w:pPr>
            <w:ins w:id="185" w:author="roger" w:date="2024-09-06T15:41:00Z">
              <w:r w:rsidRPr="00E0462B">
                <w:rPr>
                  <w:rFonts w:ascii="仿宋" w:eastAsia="仿宋" w:hAnsi="仿宋" w:cs="宋体" w:hint="eastAsia"/>
                  <w:b/>
                  <w:bCs/>
                  <w:color w:val="FFFFFF"/>
                  <w:kern w:val="0"/>
                  <w:sz w:val="13"/>
                  <w:szCs w:val="13"/>
                </w:rPr>
                <w:t>欧洲</w:t>
              </w:r>
            </w:ins>
          </w:p>
        </w:tc>
        <w:tc>
          <w:tcPr>
            <w:tcW w:w="6663" w:type="dxa"/>
            <w:shd w:val="clear" w:color="auto" w:fill="auto"/>
            <w:vAlign w:val="center"/>
            <w:hideMark/>
          </w:tcPr>
          <w:p w14:paraId="5DFCC3A4" w14:textId="77777777" w:rsidR="00E0462B" w:rsidRPr="00E0462B" w:rsidRDefault="00E0462B" w:rsidP="00E0462B">
            <w:pPr>
              <w:widowControl/>
              <w:jc w:val="left"/>
              <w:rPr>
                <w:ins w:id="186" w:author="roger" w:date="2024-09-06T15:41:00Z"/>
                <w:rFonts w:ascii="微软雅黑" w:eastAsia="微软雅黑" w:hAnsi="微软雅黑" w:cs="宋体" w:hint="eastAsia"/>
                <w:color w:val="333333"/>
                <w:kern w:val="0"/>
                <w:sz w:val="13"/>
                <w:szCs w:val="13"/>
              </w:rPr>
            </w:pPr>
            <w:ins w:id="187" w:author="roger" w:date="2024-09-06T15:41:00Z">
              <w:r w:rsidRPr="00E0462B">
                <w:rPr>
                  <w:rFonts w:ascii="微软雅黑" w:eastAsia="微软雅黑" w:hAnsi="微软雅黑" w:cs="宋体" w:hint="eastAsia"/>
                  <w:color w:val="333333"/>
                  <w:kern w:val="0"/>
                  <w:sz w:val="13"/>
                  <w:szCs w:val="13"/>
                </w:rPr>
                <w:t>Altice Portugal、BT、CK Hutchison、Deutsche Telekom、KPN、Liberty Global、Mas Movil、Orange、Swisscom、Telefónica、Telenor、TIM、Veon、Vodafone</w:t>
              </w:r>
            </w:ins>
          </w:p>
        </w:tc>
      </w:tr>
      <w:tr w:rsidR="00E0462B" w:rsidRPr="00E0462B" w14:paraId="72C58704" w14:textId="77777777" w:rsidTr="00E0462B">
        <w:trPr>
          <w:trHeight w:val="450"/>
          <w:ins w:id="188" w:author="roger" w:date="2024-09-06T15:41:00Z"/>
        </w:trPr>
        <w:tc>
          <w:tcPr>
            <w:tcW w:w="1134" w:type="dxa"/>
            <w:shd w:val="clear" w:color="000000" w:fill="002060"/>
            <w:vAlign w:val="center"/>
            <w:hideMark/>
          </w:tcPr>
          <w:p w14:paraId="6B0A6622" w14:textId="77777777" w:rsidR="00E0462B" w:rsidRPr="00E0462B" w:rsidRDefault="00E0462B" w:rsidP="00E0462B">
            <w:pPr>
              <w:widowControl/>
              <w:rPr>
                <w:ins w:id="189" w:author="roger" w:date="2024-09-06T15:41:00Z"/>
                <w:rFonts w:ascii="仿宋" w:eastAsia="仿宋" w:hAnsi="仿宋" w:cs="宋体" w:hint="eastAsia"/>
                <w:b/>
                <w:bCs/>
                <w:color w:val="FFFFFF"/>
                <w:kern w:val="0"/>
                <w:sz w:val="13"/>
                <w:szCs w:val="13"/>
              </w:rPr>
            </w:pPr>
            <w:ins w:id="190" w:author="roger" w:date="2024-09-06T15:41:00Z">
              <w:r w:rsidRPr="00E0462B">
                <w:rPr>
                  <w:rFonts w:ascii="仿宋" w:eastAsia="仿宋" w:hAnsi="仿宋" w:cs="宋体" w:hint="eastAsia"/>
                  <w:b/>
                  <w:bCs/>
                  <w:color w:val="FFFFFF"/>
                  <w:kern w:val="0"/>
                  <w:sz w:val="13"/>
                  <w:szCs w:val="13"/>
                </w:rPr>
                <w:t>北美</w:t>
              </w:r>
            </w:ins>
          </w:p>
        </w:tc>
        <w:tc>
          <w:tcPr>
            <w:tcW w:w="6663" w:type="dxa"/>
            <w:shd w:val="clear" w:color="auto" w:fill="auto"/>
            <w:vAlign w:val="center"/>
            <w:hideMark/>
          </w:tcPr>
          <w:p w14:paraId="08FD26C8" w14:textId="77777777" w:rsidR="00E0462B" w:rsidRPr="00E0462B" w:rsidRDefault="00E0462B" w:rsidP="00E0462B">
            <w:pPr>
              <w:widowControl/>
              <w:jc w:val="left"/>
              <w:rPr>
                <w:ins w:id="191" w:author="roger" w:date="2024-09-06T15:41:00Z"/>
                <w:rFonts w:ascii="微软雅黑" w:eastAsia="微软雅黑" w:hAnsi="微软雅黑" w:cs="宋体" w:hint="eastAsia"/>
                <w:color w:val="333333"/>
                <w:kern w:val="0"/>
                <w:sz w:val="13"/>
                <w:szCs w:val="13"/>
              </w:rPr>
            </w:pPr>
            <w:ins w:id="192" w:author="roger" w:date="2024-09-06T15:41:00Z">
              <w:r w:rsidRPr="00E0462B">
                <w:rPr>
                  <w:rFonts w:ascii="微软雅黑" w:eastAsia="微软雅黑" w:hAnsi="微软雅黑" w:cs="宋体" w:hint="eastAsia"/>
                  <w:color w:val="333333"/>
                  <w:kern w:val="0"/>
                  <w:sz w:val="13"/>
                  <w:szCs w:val="13"/>
                </w:rPr>
                <w:t>AT&amp;T、Rogers、Verizon</w:t>
              </w:r>
            </w:ins>
          </w:p>
        </w:tc>
      </w:tr>
      <w:tr w:rsidR="00E0462B" w:rsidRPr="00E0462B" w14:paraId="54C4D0E1" w14:textId="77777777" w:rsidTr="00E0462B">
        <w:trPr>
          <w:trHeight w:val="890"/>
          <w:ins w:id="193" w:author="roger" w:date="2024-09-06T15:41:00Z"/>
        </w:trPr>
        <w:tc>
          <w:tcPr>
            <w:tcW w:w="1134" w:type="dxa"/>
            <w:shd w:val="clear" w:color="000000" w:fill="002060"/>
            <w:vAlign w:val="center"/>
            <w:hideMark/>
          </w:tcPr>
          <w:p w14:paraId="1ED9A5C8" w14:textId="77777777" w:rsidR="00E0462B" w:rsidRPr="00E0462B" w:rsidRDefault="00E0462B" w:rsidP="00E0462B">
            <w:pPr>
              <w:widowControl/>
              <w:rPr>
                <w:ins w:id="194" w:author="roger" w:date="2024-09-06T15:41:00Z"/>
                <w:rFonts w:ascii="仿宋" w:eastAsia="仿宋" w:hAnsi="仿宋" w:cs="宋体" w:hint="eastAsia"/>
                <w:b/>
                <w:bCs/>
                <w:color w:val="FFFFFF"/>
                <w:kern w:val="0"/>
                <w:sz w:val="13"/>
                <w:szCs w:val="13"/>
              </w:rPr>
            </w:pPr>
            <w:ins w:id="195" w:author="roger" w:date="2024-09-06T15:41:00Z">
              <w:r w:rsidRPr="00E0462B">
                <w:rPr>
                  <w:rFonts w:ascii="仿宋" w:eastAsia="仿宋" w:hAnsi="仿宋" w:cs="宋体" w:hint="eastAsia"/>
                  <w:b/>
                  <w:bCs/>
                  <w:color w:val="FFFFFF"/>
                  <w:kern w:val="0"/>
                  <w:sz w:val="13"/>
                  <w:szCs w:val="13"/>
                </w:rPr>
                <w:t>拉丁美洲</w:t>
              </w:r>
            </w:ins>
          </w:p>
        </w:tc>
        <w:tc>
          <w:tcPr>
            <w:tcW w:w="6663" w:type="dxa"/>
            <w:shd w:val="clear" w:color="auto" w:fill="auto"/>
            <w:vAlign w:val="center"/>
            <w:hideMark/>
          </w:tcPr>
          <w:p w14:paraId="1EB9B0EA" w14:textId="77777777" w:rsidR="00E0462B" w:rsidRPr="00E0462B" w:rsidRDefault="00E0462B" w:rsidP="00E0462B">
            <w:pPr>
              <w:widowControl/>
              <w:jc w:val="left"/>
              <w:rPr>
                <w:ins w:id="196" w:author="roger" w:date="2024-09-06T15:41:00Z"/>
                <w:rFonts w:ascii="微软雅黑" w:eastAsia="微软雅黑" w:hAnsi="微软雅黑" w:cs="宋体" w:hint="eastAsia"/>
                <w:color w:val="333333"/>
                <w:kern w:val="0"/>
                <w:sz w:val="13"/>
                <w:szCs w:val="13"/>
              </w:rPr>
            </w:pPr>
            <w:ins w:id="197" w:author="roger" w:date="2024-09-06T15:41:00Z">
              <w:r w:rsidRPr="00E0462B">
                <w:rPr>
                  <w:rFonts w:ascii="微软雅黑" w:eastAsia="微软雅黑" w:hAnsi="微软雅黑" w:cs="宋体" w:hint="eastAsia"/>
                  <w:color w:val="333333"/>
                  <w:kern w:val="0"/>
                  <w:sz w:val="13"/>
                  <w:szCs w:val="13"/>
                </w:rPr>
                <w:t>America Movil、Entel Chile、Telecom Argentina</w:t>
              </w:r>
            </w:ins>
          </w:p>
        </w:tc>
      </w:tr>
      <w:tr w:rsidR="00E0462B" w:rsidRPr="00E0462B" w14:paraId="1F345EDF" w14:textId="77777777" w:rsidTr="00E0462B">
        <w:trPr>
          <w:trHeight w:val="450"/>
          <w:ins w:id="198" w:author="roger" w:date="2024-09-06T15:41:00Z"/>
        </w:trPr>
        <w:tc>
          <w:tcPr>
            <w:tcW w:w="1134" w:type="dxa"/>
            <w:shd w:val="clear" w:color="000000" w:fill="002060"/>
            <w:vAlign w:val="center"/>
            <w:hideMark/>
          </w:tcPr>
          <w:p w14:paraId="1D8E39B5" w14:textId="77777777" w:rsidR="00E0462B" w:rsidRPr="00E0462B" w:rsidRDefault="00E0462B" w:rsidP="00E0462B">
            <w:pPr>
              <w:widowControl/>
              <w:rPr>
                <w:ins w:id="199" w:author="roger" w:date="2024-09-06T15:41:00Z"/>
                <w:rFonts w:ascii="仿宋" w:eastAsia="仿宋" w:hAnsi="仿宋" w:cs="宋体" w:hint="eastAsia"/>
                <w:b/>
                <w:bCs/>
                <w:color w:val="FFFFFF"/>
                <w:kern w:val="0"/>
                <w:sz w:val="13"/>
                <w:szCs w:val="13"/>
              </w:rPr>
            </w:pPr>
            <w:ins w:id="200" w:author="roger" w:date="2024-09-06T15:41:00Z">
              <w:r w:rsidRPr="00E0462B">
                <w:rPr>
                  <w:rFonts w:ascii="仿宋" w:eastAsia="仿宋" w:hAnsi="仿宋" w:cs="宋体" w:hint="eastAsia"/>
                  <w:b/>
                  <w:bCs/>
                  <w:color w:val="FFFFFF"/>
                  <w:kern w:val="0"/>
                  <w:sz w:val="13"/>
                  <w:szCs w:val="13"/>
                </w:rPr>
                <w:t>撒哈拉以南非洲</w:t>
              </w:r>
            </w:ins>
          </w:p>
        </w:tc>
        <w:tc>
          <w:tcPr>
            <w:tcW w:w="6663" w:type="dxa"/>
            <w:shd w:val="clear" w:color="auto" w:fill="auto"/>
            <w:vAlign w:val="center"/>
            <w:hideMark/>
          </w:tcPr>
          <w:p w14:paraId="744892CB" w14:textId="77777777" w:rsidR="00E0462B" w:rsidRPr="00E0462B" w:rsidRDefault="00E0462B" w:rsidP="00E0462B">
            <w:pPr>
              <w:widowControl/>
              <w:jc w:val="left"/>
              <w:rPr>
                <w:ins w:id="201" w:author="roger" w:date="2024-09-06T15:41:00Z"/>
                <w:rFonts w:ascii="微软雅黑" w:eastAsia="微软雅黑" w:hAnsi="微软雅黑" w:cs="宋体" w:hint="eastAsia"/>
                <w:color w:val="333333"/>
                <w:kern w:val="0"/>
                <w:sz w:val="13"/>
                <w:szCs w:val="13"/>
              </w:rPr>
            </w:pPr>
            <w:ins w:id="202" w:author="roger" w:date="2024-09-06T15:41:00Z">
              <w:r w:rsidRPr="00E0462B">
                <w:rPr>
                  <w:rFonts w:ascii="微软雅黑" w:eastAsia="微软雅黑" w:hAnsi="微软雅黑" w:cs="宋体" w:hint="eastAsia"/>
                  <w:color w:val="333333"/>
                  <w:kern w:val="0"/>
                  <w:sz w:val="13"/>
                  <w:szCs w:val="13"/>
                </w:rPr>
                <w:t>Ethio Telecom、MTN</w:t>
              </w:r>
            </w:ins>
          </w:p>
        </w:tc>
      </w:tr>
      <w:tr w:rsidR="00E0462B" w:rsidRPr="00E0462B" w14:paraId="00184CCA" w14:textId="77777777" w:rsidTr="00E0462B">
        <w:trPr>
          <w:trHeight w:val="670"/>
          <w:ins w:id="203" w:author="roger" w:date="2024-09-06T15:41:00Z"/>
        </w:trPr>
        <w:tc>
          <w:tcPr>
            <w:tcW w:w="1134" w:type="dxa"/>
            <w:shd w:val="clear" w:color="000000" w:fill="002060"/>
            <w:vAlign w:val="center"/>
            <w:hideMark/>
          </w:tcPr>
          <w:p w14:paraId="372864DB" w14:textId="77777777" w:rsidR="00E0462B" w:rsidRPr="00E0462B" w:rsidRDefault="00E0462B" w:rsidP="00E0462B">
            <w:pPr>
              <w:widowControl/>
              <w:rPr>
                <w:ins w:id="204" w:author="roger" w:date="2024-09-06T15:41:00Z"/>
                <w:rFonts w:ascii="仿宋" w:eastAsia="仿宋" w:hAnsi="仿宋" w:cs="宋体" w:hint="eastAsia"/>
                <w:b/>
                <w:bCs/>
                <w:color w:val="FFFFFF"/>
                <w:kern w:val="0"/>
                <w:sz w:val="13"/>
                <w:szCs w:val="13"/>
              </w:rPr>
            </w:pPr>
            <w:ins w:id="205" w:author="roger" w:date="2024-09-06T15:41:00Z">
              <w:r w:rsidRPr="00E0462B">
                <w:rPr>
                  <w:rFonts w:ascii="仿宋" w:eastAsia="仿宋" w:hAnsi="仿宋" w:cs="宋体" w:hint="eastAsia"/>
                  <w:b/>
                  <w:bCs/>
                  <w:color w:val="FFFFFF"/>
                  <w:kern w:val="0"/>
                  <w:sz w:val="13"/>
                  <w:szCs w:val="13"/>
                </w:rPr>
                <w:t>中东和北非</w:t>
              </w:r>
            </w:ins>
          </w:p>
        </w:tc>
        <w:tc>
          <w:tcPr>
            <w:tcW w:w="6663" w:type="dxa"/>
            <w:shd w:val="clear" w:color="auto" w:fill="auto"/>
            <w:vAlign w:val="center"/>
            <w:hideMark/>
          </w:tcPr>
          <w:p w14:paraId="23B20937" w14:textId="77777777" w:rsidR="00E0462B" w:rsidRPr="00E0462B" w:rsidRDefault="00E0462B" w:rsidP="00E0462B">
            <w:pPr>
              <w:widowControl/>
              <w:jc w:val="left"/>
              <w:rPr>
                <w:ins w:id="206" w:author="roger" w:date="2024-09-06T15:41:00Z"/>
                <w:rFonts w:ascii="微软雅黑" w:eastAsia="微软雅黑" w:hAnsi="微软雅黑" w:cs="宋体" w:hint="eastAsia"/>
                <w:color w:val="333333"/>
                <w:kern w:val="0"/>
                <w:sz w:val="13"/>
                <w:szCs w:val="13"/>
              </w:rPr>
            </w:pPr>
            <w:ins w:id="207" w:author="roger" w:date="2024-09-06T15:41:00Z">
              <w:r w:rsidRPr="00E0462B">
                <w:rPr>
                  <w:rFonts w:ascii="微软雅黑" w:eastAsia="微软雅黑" w:hAnsi="微软雅黑" w:cs="宋体" w:hint="eastAsia"/>
                  <w:color w:val="333333"/>
                  <w:kern w:val="0"/>
                  <w:sz w:val="13"/>
                  <w:szCs w:val="13"/>
                </w:rPr>
                <w:t>Du、e&amp;、Omantel、STC、Zain</w:t>
              </w:r>
            </w:ins>
          </w:p>
        </w:tc>
      </w:tr>
      <w:tr w:rsidR="00E0462B" w:rsidRPr="00E0462B" w14:paraId="76761DF2" w14:textId="77777777" w:rsidTr="00E0462B">
        <w:trPr>
          <w:trHeight w:val="290"/>
          <w:ins w:id="208" w:author="roger" w:date="2024-09-06T15:41:00Z"/>
        </w:trPr>
        <w:tc>
          <w:tcPr>
            <w:tcW w:w="1134" w:type="dxa"/>
            <w:shd w:val="clear" w:color="000000" w:fill="002060"/>
            <w:vAlign w:val="center"/>
            <w:hideMark/>
          </w:tcPr>
          <w:p w14:paraId="3F4691A3" w14:textId="77777777" w:rsidR="00E0462B" w:rsidRPr="00E0462B" w:rsidRDefault="00E0462B" w:rsidP="00E0462B">
            <w:pPr>
              <w:widowControl/>
              <w:rPr>
                <w:ins w:id="209" w:author="roger" w:date="2024-09-06T15:41:00Z"/>
                <w:rFonts w:ascii="仿宋" w:eastAsia="仿宋" w:hAnsi="仿宋" w:cs="宋体" w:hint="eastAsia"/>
                <w:b/>
                <w:bCs/>
                <w:color w:val="FFFFFF"/>
                <w:kern w:val="0"/>
                <w:sz w:val="13"/>
                <w:szCs w:val="13"/>
              </w:rPr>
            </w:pPr>
            <w:ins w:id="210" w:author="roger" w:date="2024-09-06T15:41:00Z">
              <w:r w:rsidRPr="00E0462B">
                <w:rPr>
                  <w:rFonts w:ascii="仿宋" w:eastAsia="仿宋" w:hAnsi="仿宋" w:cs="宋体" w:hint="eastAsia"/>
                  <w:b/>
                  <w:bCs/>
                  <w:color w:val="FFFFFF"/>
                  <w:kern w:val="0"/>
                  <w:sz w:val="13"/>
                  <w:szCs w:val="13"/>
                </w:rPr>
                <w:t>大洋洲</w:t>
              </w:r>
            </w:ins>
          </w:p>
        </w:tc>
        <w:tc>
          <w:tcPr>
            <w:tcW w:w="6663" w:type="dxa"/>
            <w:shd w:val="clear" w:color="auto" w:fill="auto"/>
            <w:vAlign w:val="center"/>
            <w:hideMark/>
          </w:tcPr>
          <w:p w14:paraId="114DF329" w14:textId="77777777" w:rsidR="00E0462B" w:rsidRPr="00E0462B" w:rsidRDefault="00E0462B" w:rsidP="00E0462B">
            <w:pPr>
              <w:widowControl/>
              <w:rPr>
                <w:ins w:id="211" w:author="roger" w:date="2024-09-06T15:41:00Z"/>
                <w:rFonts w:ascii="微软雅黑" w:eastAsia="微软雅黑" w:hAnsi="微软雅黑" w:cs="宋体" w:hint="eastAsia"/>
                <w:color w:val="333333"/>
                <w:kern w:val="0"/>
                <w:sz w:val="13"/>
                <w:szCs w:val="13"/>
              </w:rPr>
            </w:pPr>
            <w:ins w:id="212" w:author="roger" w:date="2024-09-06T15:41:00Z">
              <w:r w:rsidRPr="00E0462B">
                <w:rPr>
                  <w:rFonts w:ascii="微软雅黑" w:eastAsia="微软雅黑" w:hAnsi="微软雅黑" w:cs="宋体" w:hint="eastAsia"/>
                  <w:color w:val="333333"/>
                  <w:kern w:val="0"/>
                  <w:sz w:val="13"/>
                  <w:szCs w:val="13"/>
                </w:rPr>
                <w:t>Telstra</w:t>
              </w:r>
            </w:ins>
          </w:p>
        </w:tc>
      </w:tr>
    </w:tbl>
    <w:p w14:paraId="117BAD4E" w14:textId="77777777" w:rsidR="00D10F39" w:rsidRPr="009D79E1" w:rsidRDefault="00D10F39" w:rsidP="00D10F39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 w:cs="仿宋"/>
          <w:color w:val="333333"/>
          <w:sz w:val="28"/>
        </w:rPr>
      </w:pPr>
    </w:p>
    <w:p w14:paraId="37E74871" w14:textId="049C2F52" w:rsidR="00353955" w:rsidRDefault="004F5066" w:rsidP="0076129F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 w:cs="仿宋"/>
          <w:b/>
          <w:color w:val="333333"/>
          <w:sz w:val="28"/>
        </w:rPr>
      </w:pPr>
      <w:r>
        <w:rPr>
          <w:rFonts w:ascii="仿宋" w:eastAsia="仿宋" w:hAnsi="仿宋" w:cs="仿宋" w:hint="eastAsia"/>
          <w:b/>
          <w:color w:val="333333"/>
          <w:sz w:val="28"/>
        </w:rPr>
        <w:t>（二）</w:t>
      </w:r>
      <w:r w:rsidR="00610DB3">
        <w:rPr>
          <w:rFonts w:ascii="仿宋" w:eastAsia="仿宋" w:hAnsi="仿宋" w:cs="仿宋" w:hint="eastAsia"/>
          <w:b/>
          <w:color w:val="333333"/>
          <w:sz w:val="28"/>
        </w:rPr>
        <w:t>各类</w:t>
      </w:r>
      <w:r w:rsidR="00C03CB2">
        <w:rPr>
          <w:rFonts w:ascii="仿宋" w:eastAsia="仿宋" w:hAnsi="仿宋" w:cs="仿宋" w:hint="eastAsia"/>
          <w:b/>
          <w:color w:val="333333"/>
          <w:sz w:val="28"/>
        </w:rPr>
        <w:t>A</w:t>
      </w:r>
      <w:r w:rsidR="00C03CB2">
        <w:rPr>
          <w:rFonts w:ascii="仿宋" w:eastAsia="仿宋" w:hAnsi="仿宋" w:cs="仿宋"/>
          <w:b/>
          <w:color w:val="333333"/>
          <w:sz w:val="28"/>
        </w:rPr>
        <w:t>PI</w:t>
      </w:r>
      <w:r w:rsidR="00C03CB2">
        <w:rPr>
          <w:rFonts w:ascii="仿宋" w:eastAsia="仿宋" w:hAnsi="仿宋" w:cs="仿宋" w:hint="eastAsia"/>
          <w:b/>
          <w:color w:val="333333"/>
          <w:sz w:val="28"/>
        </w:rPr>
        <w:t>在全球推广</w:t>
      </w:r>
      <w:r w:rsidR="00E4013B">
        <w:rPr>
          <w:rFonts w:ascii="仿宋" w:eastAsia="仿宋" w:hAnsi="仿宋" w:cs="仿宋" w:hint="eastAsia"/>
          <w:b/>
          <w:color w:val="333333"/>
          <w:sz w:val="28"/>
        </w:rPr>
        <w:t>难易有别，</w:t>
      </w:r>
      <w:r w:rsidR="00353955">
        <w:rPr>
          <w:rFonts w:ascii="仿宋" w:eastAsia="仿宋" w:hAnsi="仿宋" w:cs="仿宋" w:hint="eastAsia"/>
          <w:b/>
          <w:color w:val="333333"/>
          <w:sz w:val="28"/>
        </w:rPr>
        <w:t>反诈</w:t>
      </w:r>
      <w:r w:rsidR="00863947">
        <w:rPr>
          <w:rFonts w:ascii="仿宋" w:eastAsia="仿宋" w:hAnsi="仿宋" w:cs="仿宋" w:hint="eastAsia"/>
          <w:b/>
          <w:color w:val="333333"/>
          <w:sz w:val="28"/>
        </w:rPr>
        <w:t>类</w:t>
      </w:r>
      <w:r w:rsidR="00353955">
        <w:rPr>
          <w:rFonts w:ascii="仿宋" w:eastAsia="仿宋" w:hAnsi="仿宋" w:cs="仿宋" w:hint="eastAsia"/>
          <w:b/>
          <w:color w:val="333333"/>
          <w:sz w:val="28"/>
        </w:rPr>
        <w:t>、设备定位</w:t>
      </w:r>
      <w:r w:rsidR="002207A2">
        <w:rPr>
          <w:rFonts w:ascii="仿宋" w:eastAsia="仿宋" w:hAnsi="仿宋" w:cs="仿宋" w:hint="eastAsia"/>
          <w:b/>
          <w:color w:val="333333"/>
          <w:sz w:val="28"/>
        </w:rPr>
        <w:t>A</w:t>
      </w:r>
      <w:r w:rsidR="002207A2">
        <w:rPr>
          <w:rFonts w:ascii="仿宋" w:eastAsia="仿宋" w:hAnsi="仿宋" w:cs="仿宋"/>
          <w:b/>
          <w:color w:val="333333"/>
          <w:sz w:val="28"/>
        </w:rPr>
        <w:t>PI</w:t>
      </w:r>
      <w:r w:rsidR="00E4013B">
        <w:rPr>
          <w:rFonts w:ascii="仿宋" w:eastAsia="仿宋" w:hAnsi="仿宋" w:cs="仿宋" w:hint="eastAsia"/>
          <w:b/>
          <w:color w:val="333333"/>
          <w:sz w:val="28"/>
        </w:rPr>
        <w:t>成突破口</w:t>
      </w:r>
      <w:r w:rsidR="00915FEE">
        <w:rPr>
          <w:rFonts w:ascii="仿宋" w:eastAsia="仿宋" w:hAnsi="仿宋" w:cs="仿宋" w:hint="eastAsia"/>
          <w:b/>
          <w:color w:val="333333"/>
          <w:sz w:val="28"/>
        </w:rPr>
        <w:t>。</w:t>
      </w:r>
    </w:p>
    <w:p w14:paraId="0CD25BD4" w14:textId="6049A148" w:rsidR="00500E4F" w:rsidRDefault="00C61C9F" w:rsidP="0076129F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 w:cs="仿宋"/>
          <w:color w:val="333333"/>
          <w:sz w:val="28"/>
        </w:rPr>
      </w:pPr>
      <w:del w:id="213" w:author="roger" w:date="2024-09-05T08:26:00Z">
        <w:r w:rsidRPr="00C61C9F" w:rsidDel="00B07A9D">
          <w:rPr>
            <w:rFonts w:ascii="仿宋" w:eastAsia="仿宋" w:hAnsi="仿宋" w:cs="仿宋" w:hint="eastAsia"/>
            <w:color w:val="333333"/>
            <w:sz w:val="28"/>
          </w:rPr>
          <w:delText>根据</w:delText>
        </w:r>
      </w:del>
      <w:del w:id="214" w:author="roger" w:date="2024-09-06T14:51:00Z">
        <w:r w:rsidRPr="00C61C9F" w:rsidDel="006F29DE">
          <w:rPr>
            <w:rFonts w:ascii="仿宋" w:eastAsia="仿宋" w:hAnsi="仿宋" w:cs="仿宋" w:hint="eastAsia"/>
            <w:color w:val="333333"/>
            <w:sz w:val="28"/>
          </w:rPr>
          <w:delText>G</w:delText>
        </w:r>
        <w:r w:rsidRPr="00C61C9F" w:rsidDel="006F29DE">
          <w:rPr>
            <w:rFonts w:ascii="仿宋" w:eastAsia="仿宋" w:hAnsi="仿宋" w:cs="仿宋"/>
            <w:color w:val="333333"/>
            <w:sz w:val="28"/>
          </w:rPr>
          <w:delText>SMA</w:delText>
        </w:r>
      </w:del>
      <w:del w:id="215" w:author="roger" w:date="2024-09-05T08:25:00Z">
        <w:r w:rsidRPr="00C61C9F" w:rsidDel="00B07A9D">
          <w:rPr>
            <w:rFonts w:ascii="仿宋" w:eastAsia="仿宋" w:hAnsi="仿宋" w:cs="仿宋" w:hint="eastAsia"/>
            <w:color w:val="333333"/>
            <w:sz w:val="28"/>
          </w:rPr>
          <w:delText>官网</w:delText>
        </w:r>
      </w:del>
      <w:del w:id="216" w:author="roger" w:date="2024-09-05T08:26:00Z">
        <w:r w:rsidRPr="00C61C9F" w:rsidDel="00B07A9D">
          <w:rPr>
            <w:rFonts w:ascii="仿宋" w:eastAsia="仿宋" w:hAnsi="仿宋" w:cs="仿宋" w:hint="eastAsia"/>
            <w:color w:val="333333"/>
            <w:sz w:val="28"/>
          </w:rPr>
          <w:delText>，</w:delText>
        </w:r>
      </w:del>
      <w:del w:id="217" w:author="roger" w:date="2024-09-06T14:51:00Z">
        <w:r w:rsidRPr="00C61C9F" w:rsidDel="006F29DE">
          <w:rPr>
            <w:rFonts w:ascii="仿宋" w:eastAsia="仿宋" w:hAnsi="仿宋" w:cs="仿宋"/>
            <w:color w:val="333333"/>
            <w:sz w:val="28"/>
          </w:rPr>
          <w:delText>Open Gateway API</w:delText>
        </w:r>
      </w:del>
      <w:del w:id="218" w:author="roger" w:date="2024-09-05T08:26:00Z">
        <w:r w:rsidR="00BF1BA2" w:rsidDel="00B07A9D">
          <w:rPr>
            <w:rFonts w:ascii="仿宋" w:eastAsia="仿宋" w:hAnsi="仿宋" w:cs="仿宋" w:hint="eastAsia"/>
            <w:color w:val="333333"/>
            <w:sz w:val="28"/>
          </w:rPr>
          <w:delText>主要</w:delText>
        </w:r>
        <w:r w:rsidR="001F6E52" w:rsidDel="00B07A9D">
          <w:rPr>
            <w:rFonts w:ascii="仿宋" w:eastAsia="仿宋" w:hAnsi="仿宋" w:cs="仿宋" w:hint="eastAsia"/>
            <w:color w:val="333333"/>
            <w:sz w:val="28"/>
          </w:rPr>
          <w:delText>有</w:delText>
        </w:r>
      </w:del>
      <w:del w:id="219" w:author="roger" w:date="2024-09-06T14:51:00Z">
        <w:r w:rsidR="00EF6623" w:rsidDel="006F29DE">
          <w:rPr>
            <w:rFonts w:ascii="仿宋" w:eastAsia="仿宋" w:hAnsi="仿宋" w:cs="仿宋" w:hint="eastAsia"/>
            <w:color w:val="333333"/>
            <w:sz w:val="28"/>
          </w:rPr>
          <w:delText>六大类，</w:delText>
        </w:r>
      </w:del>
      <w:r w:rsidR="00BF1BA2">
        <w:rPr>
          <w:rFonts w:ascii="仿宋" w:eastAsia="仿宋" w:hAnsi="仿宋" w:cs="仿宋" w:hint="eastAsia"/>
          <w:color w:val="333333"/>
          <w:sz w:val="28"/>
        </w:rPr>
        <w:t>因需求与技术成熟度差异，</w:t>
      </w:r>
      <w:ins w:id="220" w:author="roger" w:date="2024-09-06T14:51:00Z">
        <w:r w:rsidR="006F29DE">
          <w:rPr>
            <w:rFonts w:ascii="仿宋" w:eastAsia="仿宋" w:hAnsi="仿宋" w:cs="仿宋" w:hint="eastAsia"/>
            <w:color w:val="333333"/>
            <w:sz w:val="28"/>
          </w:rPr>
          <w:t>不同类别</w:t>
        </w:r>
        <w:r w:rsidR="006F29DE" w:rsidRPr="00C61C9F">
          <w:rPr>
            <w:rFonts w:ascii="仿宋" w:eastAsia="仿宋" w:hAnsi="仿宋" w:cs="仿宋"/>
            <w:color w:val="333333"/>
            <w:sz w:val="28"/>
          </w:rPr>
          <w:t>Open Gateway API</w:t>
        </w:r>
      </w:ins>
      <w:r w:rsidR="00BF1BA2">
        <w:rPr>
          <w:rFonts w:ascii="仿宋" w:eastAsia="仿宋" w:hAnsi="仿宋" w:cs="仿宋" w:hint="eastAsia"/>
          <w:color w:val="333333"/>
          <w:sz w:val="28"/>
        </w:rPr>
        <w:t>全球应用进展不一。</w:t>
      </w:r>
      <w:r w:rsidR="00A95230">
        <w:rPr>
          <w:rFonts w:ascii="仿宋" w:eastAsia="仿宋" w:hAnsi="仿宋" w:cs="仿宋" w:hint="eastAsia"/>
          <w:b/>
          <w:color w:val="333333"/>
          <w:sz w:val="28"/>
        </w:rPr>
        <w:t>1）反欺诈、位置类</w:t>
      </w:r>
      <w:r w:rsidR="008D5C96">
        <w:rPr>
          <w:rFonts w:ascii="仿宋" w:eastAsia="仿宋" w:hAnsi="仿宋" w:cs="仿宋" w:hint="eastAsia"/>
          <w:b/>
          <w:color w:val="333333"/>
          <w:sz w:val="28"/>
        </w:rPr>
        <w:t>及移动网络质量优化类</w:t>
      </w:r>
      <w:r w:rsidR="008E2B01">
        <w:rPr>
          <w:rFonts w:ascii="仿宋" w:eastAsia="仿宋" w:hAnsi="仿宋" w:cs="仿宋" w:hint="eastAsia"/>
          <w:b/>
          <w:color w:val="333333"/>
          <w:sz w:val="28"/>
        </w:rPr>
        <w:t>等三种</w:t>
      </w:r>
      <w:r w:rsidR="00545488">
        <w:rPr>
          <w:rFonts w:ascii="仿宋" w:eastAsia="仿宋" w:hAnsi="仿宋" w:cs="仿宋" w:hint="eastAsia"/>
          <w:b/>
          <w:color w:val="333333"/>
          <w:sz w:val="28"/>
        </w:rPr>
        <w:t>成为</w:t>
      </w:r>
      <w:r w:rsidR="00A95230" w:rsidRPr="00A95230">
        <w:rPr>
          <w:rFonts w:ascii="仿宋" w:eastAsia="仿宋" w:hAnsi="仿宋" w:cs="仿宋"/>
          <w:b/>
          <w:color w:val="333333"/>
          <w:sz w:val="28"/>
        </w:rPr>
        <w:t>推广突破口</w:t>
      </w:r>
      <w:r w:rsidR="001570D8">
        <w:rPr>
          <w:rFonts w:ascii="仿宋" w:eastAsia="仿宋" w:hAnsi="仿宋" w:cs="仿宋" w:hint="eastAsia"/>
          <w:b/>
          <w:color w:val="333333"/>
          <w:sz w:val="28"/>
        </w:rPr>
        <w:t>。</w:t>
      </w:r>
      <w:r w:rsidR="002470C7" w:rsidRPr="002470C7">
        <w:rPr>
          <w:rFonts w:ascii="仿宋" w:eastAsia="仿宋" w:hAnsi="仿宋" w:cs="仿宋" w:hint="eastAsia"/>
          <w:sz w:val="28"/>
        </w:rPr>
        <w:t>反欺诈、位置类</w:t>
      </w:r>
      <w:r w:rsidR="00253491" w:rsidRPr="00137284">
        <w:rPr>
          <w:rFonts w:ascii="仿宋" w:eastAsia="仿宋" w:hAnsi="仿宋" w:cs="仿宋" w:hint="eastAsia"/>
          <w:sz w:val="28"/>
        </w:rPr>
        <w:t>A</w:t>
      </w:r>
      <w:r w:rsidR="00253491" w:rsidRPr="00137284">
        <w:rPr>
          <w:rFonts w:ascii="仿宋" w:eastAsia="仿宋" w:hAnsi="仿宋" w:cs="仿宋"/>
          <w:sz w:val="28"/>
        </w:rPr>
        <w:t>PI</w:t>
      </w:r>
      <w:r w:rsidR="00915FEE">
        <w:rPr>
          <w:rStyle w:val="af0"/>
          <w:rFonts w:ascii="仿宋" w:eastAsia="仿宋" w:hAnsi="仿宋" w:cs="仿宋"/>
          <w:sz w:val="28"/>
        </w:rPr>
        <w:footnoteReference w:id="2"/>
      </w:r>
      <w:r w:rsidR="00915FEE">
        <w:rPr>
          <w:rFonts w:ascii="仿宋" w:eastAsia="仿宋" w:hAnsi="仿宋" w:cs="仿宋"/>
          <w:color w:val="333333"/>
          <w:sz w:val="28"/>
        </w:rPr>
        <w:t>提供身份验证、</w:t>
      </w:r>
      <w:r w:rsidR="00915FEE">
        <w:rPr>
          <w:rFonts w:ascii="仿宋" w:eastAsia="仿宋" w:hAnsi="仿宋" w:cs="仿宋" w:hint="eastAsia"/>
          <w:color w:val="333333"/>
          <w:sz w:val="28"/>
        </w:rPr>
        <w:t>一次性密码、设备位置检测等服务，</w:t>
      </w:r>
      <w:r w:rsidR="00253491" w:rsidRPr="00137284">
        <w:rPr>
          <w:rFonts w:ascii="仿宋" w:eastAsia="仿宋" w:hAnsi="仿宋" w:cs="仿宋" w:hint="eastAsia"/>
          <w:sz w:val="28"/>
        </w:rPr>
        <w:t>全球商用数量最多</w:t>
      </w:r>
      <w:r w:rsidR="00AA2BD3" w:rsidRPr="00296944">
        <w:rPr>
          <w:rFonts w:ascii="仿宋" w:eastAsia="仿宋" w:hAnsi="仿宋" w:cs="仿宋" w:hint="eastAsia"/>
          <w:sz w:val="28"/>
        </w:rPr>
        <w:t>(</w:t>
      </w:r>
      <w:r w:rsidR="00AA2BD3" w:rsidRPr="00296944">
        <w:rPr>
          <w:rFonts w:ascii="仿宋" w:eastAsia="仿宋" w:hAnsi="仿宋" w:cs="仿宋" w:hint="eastAsia"/>
          <w:sz w:val="28"/>
          <w:shd w:val="pct15" w:color="auto" w:fill="FFFFFF"/>
        </w:rPr>
        <w:t>占比</w:t>
      </w:r>
      <w:r w:rsidR="00137284" w:rsidRPr="00296944">
        <w:rPr>
          <w:rFonts w:ascii="仿宋" w:eastAsia="仿宋" w:hAnsi="仿宋" w:cs="仿宋" w:hint="eastAsia"/>
          <w:sz w:val="28"/>
          <w:shd w:val="pct15" w:color="auto" w:fill="FFFFFF"/>
        </w:rPr>
        <w:t>近5</w:t>
      </w:r>
      <w:r w:rsidR="00137284" w:rsidRPr="00296944">
        <w:rPr>
          <w:rFonts w:ascii="仿宋" w:eastAsia="仿宋" w:hAnsi="仿宋" w:cs="仿宋"/>
          <w:sz w:val="28"/>
          <w:shd w:val="pct15" w:color="auto" w:fill="FFFFFF"/>
        </w:rPr>
        <w:t>0%</w:t>
      </w:r>
      <w:r w:rsidR="00AA2BD3" w:rsidRPr="00296944">
        <w:rPr>
          <w:rFonts w:ascii="仿宋" w:eastAsia="仿宋" w:hAnsi="仿宋" w:cs="仿宋"/>
          <w:sz w:val="28"/>
          <w:shd w:val="pct15" w:color="auto" w:fill="FFFFFF"/>
        </w:rPr>
        <w:t>)</w:t>
      </w:r>
      <w:r w:rsidR="00915FEE">
        <w:rPr>
          <w:rFonts w:ascii="仿宋" w:eastAsia="仿宋" w:hAnsi="仿宋" w:cs="仿宋" w:hint="eastAsia"/>
          <w:color w:val="333333"/>
          <w:sz w:val="28"/>
        </w:rPr>
        <w:t>，</w:t>
      </w:r>
      <w:r w:rsidR="006747E0">
        <w:rPr>
          <w:rFonts w:ascii="仿宋" w:eastAsia="仿宋" w:hAnsi="仿宋" w:cs="仿宋" w:hint="eastAsia"/>
          <w:color w:val="333333"/>
          <w:sz w:val="28"/>
        </w:rPr>
        <w:t>4</w:t>
      </w:r>
      <w:r w:rsidR="006747E0">
        <w:rPr>
          <w:rFonts w:ascii="仿宋" w:eastAsia="仿宋" w:hAnsi="仿宋" w:cs="仿宋"/>
          <w:color w:val="333333"/>
          <w:sz w:val="28"/>
        </w:rPr>
        <w:t>0+</w:t>
      </w:r>
      <w:r w:rsidR="00137284">
        <w:rPr>
          <w:rFonts w:ascii="仿宋" w:eastAsia="仿宋" w:hAnsi="仿宋" w:cs="仿宋" w:hint="eastAsia"/>
          <w:color w:val="333333"/>
          <w:sz w:val="28"/>
        </w:rPr>
        <w:t>运营商</w:t>
      </w:r>
      <w:r w:rsidR="002B081B">
        <w:rPr>
          <w:rFonts w:ascii="仿宋" w:eastAsia="仿宋" w:hAnsi="仿宋" w:cs="仿宋" w:hint="eastAsia"/>
          <w:color w:val="333333"/>
          <w:sz w:val="28"/>
        </w:rPr>
        <w:t>至少</w:t>
      </w:r>
      <w:r w:rsidR="006747E0" w:rsidRPr="00C6116A">
        <w:rPr>
          <w:rFonts w:ascii="仿宋" w:eastAsia="仿宋" w:hAnsi="仿宋" w:cs="仿宋"/>
          <w:color w:val="333333"/>
          <w:sz w:val="28"/>
        </w:rPr>
        <w:t>商用了</w:t>
      </w:r>
      <w:r w:rsidR="00C6116A" w:rsidRPr="00C6116A">
        <w:rPr>
          <w:rFonts w:ascii="仿宋" w:eastAsia="仿宋" w:hAnsi="仿宋" w:cs="仿宋"/>
          <w:color w:val="333333"/>
          <w:sz w:val="28"/>
        </w:rPr>
        <w:t>一款</w:t>
      </w:r>
      <w:r w:rsidR="008D5C96">
        <w:rPr>
          <w:rFonts w:ascii="仿宋" w:eastAsia="仿宋" w:hAnsi="仿宋" w:cs="仿宋" w:hint="eastAsia"/>
          <w:color w:val="333333"/>
          <w:sz w:val="28"/>
        </w:rPr>
        <w:t>；移动网络质量优化</w:t>
      </w:r>
      <w:r w:rsidR="008D5C96" w:rsidRPr="006747E0">
        <w:rPr>
          <w:rFonts w:ascii="仿宋" w:eastAsia="仿宋" w:hAnsi="仿宋" w:cs="仿宋" w:hint="eastAsia"/>
          <w:color w:val="333333"/>
          <w:sz w:val="28"/>
        </w:rPr>
        <w:t>A</w:t>
      </w:r>
      <w:r w:rsidR="008D5C96" w:rsidRPr="006747E0">
        <w:rPr>
          <w:rFonts w:ascii="仿宋" w:eastAsia="仿宋" w:hAnsi="仿宋" w:cs="仿宋"/>
          <w:color w:val="333333"/>
          <w:sz w:val="28"/>
        </w:rPr>
        <w:t>PI</w:t>
      </w:r>
      <w:r w:rsidR="008D5C96" w:rsidRPr="006747E0">
        <w:rPr>
          <w:rFonts w:ascii="仿宋" w:eastAsia="仿宋" w:hAnsi="仿宋" w:cs="仿宋" w:hint="eastAsia"/>
          <w:color w:val="333333"/>
          <w:sz w:val="28"/>
        </w:rPr>
        <w:t>以</w:t>
      </w:r>
      <w:r w:rsidR="008D5C96">
        <w:rPr>
          <w:rFonts w:ascii="仿宋" w:eastAsia="仿宋" w:hAnsi="仿宋" w:cs="仿宋"/>
          <w:color w:val="333333"/>
          <w:sz w:val="28"/>
        </w:rPr>
        <w:t>Quality on Demand(QoD)</w:t>
      </w:r>
      <w:r w:rsidR="008D5C96" w:rsidRPr="006747E0">
        <w:rPr>
          <w:rFonts w:ascii="仿宋" w:eastAsia="仿宋" w:hAnsi="仿宋" w:cs="仿宋" w:hint="eastAsia"/>
          <w:color w:val="333333"/>
          <w:sz w:val="28"/>
        </w:rPr>
        <w:t>为主，</w:t>
      </w:r>
      <w:r w:rsidR="008D5C96">
        <w:rPr>
          <w:rFonts w:ascii="仿宋" w:eastAsia="仿宋" w:hAnsi="仿宋" w:cs="仿宋" w:hint="eastAsia"/>
          <w:color w:val="333333"/>
          <w:sz w:val="28"/>
        </w:rPr>
        <w:t>如在影音娱乐、机械臂控制等场景提供低时延服务</w:t>
      </w:r>
      <w:r w:rsidR="008D5C96" w:rsidRPr="007E4FAC">
        <w:rPr>
          <w:rFonts w:ascii="仿宋" w:eastAsia="仿宋" w:hAnsi="仿宋" w:cs="仿宋" w:hint="eastAsia"/>
          <w:color w:val="333333"/>
          <w:sz w:val="28"/>
        </w:rPr>
        <w:t>，</w:t>
      </w:r>
      <w:r w:rsidR="008D5C96">
        <w:rPr>
          <w:rFonts w:ascii="仿宋" w:eastAsia="仿宋" w:hAnsi="仿宋" w:cs="仿宋" w:hint="eastAsia"/>
          <w:color w:val="333333"/>
          <w:sz w:val="28"/>
        </w:rPr>
        <w:t>德国、中国</w:t>
      </w:r>
      <w:r w:rsidR="008D5C96" w:rsidRPr="007E4FAC">
        <w:rPr>
          <w:rFonts w:ascii="仿宋" w:eastAsia="仿宋" w:hAnsi="仿宋" w:cs="仿宋" w:hint="eastAsia"/>
          <w:color w:val="333333"/>
          <w:sz w:val="28"/>
        </w:rPr>
        <w:t>渗透</w:t>
      </w:r>
      <w:r w:rsidR="008D5C96">
        <w:rPr>
          <w:rFonts w:ascii="仿宋" w:eastAsia="仿宋" w:hAnsi="仿宋" w:cs="仿宋" w:hint="eastAsia"/>
          <w:color w:val="333333"/>
          <w:sz w:val="28"/>
        </w:rPr>
        <w:t>率最高（7</w:t>
      </w:r>
      <w:r w:rsidR="008D5C96">
        <w:rPr>
          <w:rFonts w:ascii="仿宋" w:eastAsia="仿宋" w:hAnsi="仿宋" w:cs="仿宋"/>
          <w:color w:val="333333"/>
          <w:sz w:val="28"/>
        </w:rPr>
        <w:t>5%</w:t>
      </w:r>
      <w:r w:rsidR="008D5C96">
        <w:rPr>
          <w:rFonts w:ascii="仿宋" w:eastAsia="仿宋" w:hAnsi="仿宋" w:cs="仿宋" w:hint="eastAsia"/>
          <w:color w:val="333333"/>
          <w:sz w:val="28"/>
        </w:rPr>
        <w:t>、4</w:t>
      </w:r>
      <w:r w:rsidR="008D5C96">
        <w:rPr>
          <w:rFonts w:ascii="仿宋" w:eastAsia="仿宋" w:hAnsi="仿宋" w:cs="仿宋"/>
          <w:color w:val="333333"/>
          <w:sz w:val="28"/>
        </w:rPr>
        <w:t>2%</w:t>
      </w:r>
      <w:r w:rsidR="008D5C96">
        <w:rPr>
          <w:rFonts w:ascii="仿宋" w:eastAsia="仿宋" w:hAnsi="仿宋" w:cs="仿宋" w:hint="eastAsia"/>
          <w:color w:val="333333"/>
          <w:sz w:val="28"/>
        </w:rPr>
        <w:t>）</w:t>
      </w:r>
      <w:r w:rsidR="008D5C96" w:rsidRPr="007E4FAC">
        <w:rPr>
          <w:rFonts w:ascii="仿宋" w:eastAsia="仿宋" w:hAnsi="仿宋" w:cs="仿宋" w:hint="eastAsia"/>
          <w:color w:val="333333"/>
          <w:sz w:val="28"/>
        </w:rPr>
        <w:t>。</w:t>
      </w:r>
      <w:r w:rsidR="004A4D61">
        <w:rPr>
          <w:rFonts w:ascii="仿宋" w:eastAsia="仿宋" w:hAnsi="仿宋" w:cs="仿宋" w:hint="eastAsia"/>
          <w:b/>
          <w:color w:val="333333"/>
          <w:sz w:val="28"/>
        </w:rPr>
        <w:t>2）云及边缘、支付类A</w:t>
      </w:r>
      <w:r w:rsidR="004A4D61">
        <w:rPr>
          <w:rFonts w:ascii="仿宋" w:eastAsia="仿宋" w:hAnsi="仿宋" w:cs="仿宋"/>
          <w:b/>
          <w:color w:val="333333"/>
          <w:sz w:val="28"/>
        </w:rPr>
        <w:t>PI</w:t>
      </w:r>
      <w:r w:rsidR="00636425">
        <w:rPr>
          <w:rFonts w:ascii="仿宋" w:eastAsia="仿宋" w:hAnsi="仿宋" w:cs="仿宋" w:hint="eastAsia"/>
          <w:b/>
          <w:color w:val="333333"/>
          <w:sz w:val="28"/>
        </w:rPr>
        <w:t>主要在美国及亚、欧相关国家推广普及</w:t>
      </w:r>
      <w:r w:rsidR="001570D8">
        <w:rPr>
          <w:rFonts w:ascii="仿宋" w:eastAsia="仿宋" w:hAnsi="仿宋" w:cs="仿宋" w:hint="eastAsia"/>
          <w:b/>
          <w:color w:val="333333"/>
          <w:sz w:val="28"/>
        </w:rPr>
        <w:t>。</w:t>
      </w:r>
      <w:r w:rsidR="004C0760">
        <w:rPr>
          <w:rFonts w:ascii="仿宋" w:eastAsia="仿宋" w:hAnsi="仿宋" w:cs="仿宋" w:hint="eastAsia"/>
          <w:color w:val="333333"/>
          <w:sz w:val="28"/>
        </w:rPr>
        <w:t>云</w:t>
      </w:r>
      <w:r w:rsidR="007E4FAC" w:rsidRPr="007E4FAC">
        <w:rPr>
          <w:rFonts w:ascii="仿宋" w:eastAsia="仿宋" w:hAnsi="仿宋" w:cs="仿宋" w:hint="eastAsia"/>
          <w:color w:val="333333"/>
          <w:sz w:val="28"/>
        </w:rPr>
        <w:t>边缘类及支付类A</w:t>
      </w:r>
      <w:r w:rsidR="007E4FAC" w:rsidRPr="007E4FAC">
        <w:rPr>
          <w:rFonts w:ascii="仿宋" w:eastAsia="仿宋" w:hAnsi="仿宋" w:cs="仿宋"/>
          <w:color w:val="333333"/>
          <w:sz w:val="28"/>
        </w:rPr>
        <w:t>PI</w:t>
      </w:r>
      <w:r w:rsidR="007E4FAC" w:rsidRPr="007E4FAC">
        <w:rPr>
          <w:rFonts w:ascii="仿宋" w:eastAsia="仿宋" w:hAnsi="仿宋" w:cs="仿宋" w:hint="eastAsia"/>
          <w:color w:val="333333"/>
          <w:sz w:val="28"/>
        </w:rPr>
        <w:t>如</w:t>
      </w:r>
      <w:r w:rsidR="007E4FAC" w:rsidRPr="007E4FAC">
        <w:rPr>
          <w:rFonts w:ascii="仿宋" w:eastAsia="仿宋" w:hAnsi="仿宋" w:cs="仿宋"/>
          <w:color w:val="333333"/>
          <w:sz w:val="28"/>
        </w:rPr>
        <w:t>Simple Edge Discovery</w:t>
      </w:r>
      <w:r w:rsidR="007E4FAC" w:rsidRPr="007E4FAC">
        <w:rPr>
          <w:rFonts w:ascii="仿宋" w:eastAsia="仿宋" w:hAnsi="仿宋" w:cs="仿宋" w:hint="eastAsia"/>
          <w:color w:val="333333"/>
          <w:sz w:val="28"/>
        </w:rPr>
        <w:t>、</w:t>
      </w:r>
      <w:r w:rsidR="007E4FAC" w:rsidRPr="007E4FAC">
        <w:rPr>
          <w:rFonts w:ascii="仿宋" w:eastAsia="仿宋" w:hAnsi="仿宋" w:cs="仿宋"/>
          <w:color w:val="333333"/>
          <w:sz w:val="28"/>
        </w:rPr>
        <w:t>Carrier Billing</w:t>
      </w:r>
      <w:r w:rsidR="00684F5A" w:rsidRPr="007E4FAC">
        <w:rPr>
          <w:rFonts w:ascii="仿宋" w:eastAsia="仿宋" w:hAnsi="仿宋" w:cs="仿宋" w:hint="eastAsia"/>
          <w:color w:val="333333"/>
          <w:sz w:val="28"/>
        </w:rPr>
        <w:t>率先</w:t>
      </w:r>
      <w:r w:rsidR="00684F5A">
        <w:rPr>
          <w:rFonts w:ascii="仿宋" w:eastAsia="仿宋" w:hAnsi="仿宋" w:cs="仿宋" w:hint="eastAsia"/>
          <w:color w:val="333333"/>
          <w:sz w:val="28"/>
        </w:rPr>
        <w:t>在澳、美、韩、西班牙</w:t>
      </w:r>
      <w:r w:rsidR="007E4FAC" w:rsidRPr="007E4FAC">
        <w:rPr>
          <w:rFonts w:ascii="仿宋" w:eastAsia="仿宋" w:hAnsi="仿宋" w:cs="仿宋" w:hint="eastAsia"/>
          <w:color w:val="333333"/>
          <w:sz w:val="28"/>
        </w:rPr>
        <w:t>商用</w:t>
      </w:r>
      <w:r w:rsidR="00753784" w:rsidRPr="007E4FAC">
        <w:rPr>
          <w:rFonts w:ascii="仿宋" w:eastAsia="仿宋" w:hAnsi="仿宋" w:cs="仿宋" w:hint="eastAsia"/>
          <w:color w:val="333333"/>
          <w:sz w:val="28"/>
        </w:rPr>
        <w:t>。</w:t>
      </w:r>
      <w:r w:rsidR="007E4FAC">
        <w:rPr>
          <w:rFonts w:ascii="仿宋" w:eastAsia="仿宋" w:hAnsi="仿宋" w:cs="仿宋"/>
          <w:b/>
          <w:color w:val="333333"/>
          <w:sz w:val="28"/>
        </w:rPr>
        <w:t>3</w:t>
      </w:r>
      <w:r w:rsidR="004A4D61" w:rsidRPr="00BF3507">
        <w:rPr>
          <w:rFonts w:ascii="仿宋" w:eastAsia="仿宋" w:hAnsi="仿宋" w:cs="仿宋" w:hint="eastAsia"/>
          <w:b/>
          <w:color w:val="333333"/>
          <w:sz w:val="28"/>
        </w:rPr>
        <w:t>）固定网络质量优化类A</w:t>
      </w:r>
      <w:r w:rsidR="004A4D61" w:rsidRPr="00BF3507">
        <w:rPr>
          <w:rFonts w:ascii="仿宋" w:eastAsia="仿宋" w:hAnsi="仿宋" w:cs="仿宋"/>
          <w:b/>
          <w:color w:val="333333"/>
          <w:sz w:val="28"/>
        </w:rPr>
        <w:t>PI</w:t>
      </w:r>
      <w:r w:rsidR="004A4D61" w:rsidRPr="00BF3507">
        <w:rPr>
          <w:rFonts w:ascii="仿宋" w:eastAsia="仿宋" w:hAnsi="仿宋" w:cs="仿宋" w:hint="eastAsia"/>
          <w:b/>
          <w:color w:val="333333"/>
          <w:sz w:val="28"/>
        </w:rPr>
        <w:t>应用</w:t>
      </w:r>
      <w:r w:rsidR="005D255C">
        <w:rPr>
          <w:rFonts w:ascii="仿宋" w:eastAsia="仿宋" w:hAnsi="仿宋" w:cs="仿宋" w:hint="eastAsia"/>
          <w:b/>
          <w:color w:val="333333"/>
          <w:sz w:val="28"/>
        </w:rPr>
        <w:t>进展较慢</w:t>
      </w:r>
      <w:r w:rsidR="004A4D61" w:rsidRPr="00BF3507">
        <w:rPr>
          <w:rFonts w:ascii="仿宋" w:eastAsia="仿宋" w:hAnsi="仿宋" w:cs="仿宋" w:hint="eastAsia"/>
          <w:b/>
          <w:color w:val="333333"/>
          <w:sz w:val="28"/>
        </w:rPr>
        <w:t>，仅巴西</w:t>
      </w:r>
      <w:ins w:id="221" w:author="roger" w:date="2024-09-06T14:52:00Z">
        <w:r w:rsidR="006F29DE" w:rsidRPr="006F29DE">
          <w:rPr>
            <w:rFonts w:ascii="仿宋" w:eastAsia="仿宋" w:hAnsi="仿宋" w:cs="仿宋" w:hint="eastAsia"/>
            <w:b/>
            <w:color w:val="333333"/>
            <w:sz w:val="28"/>
            <w:rPrChange w:id="222" w:author="roger" w:date="2024-09-06T14:52:00Z">
              <w:rPr>
                <w:rFonts w:ascii="仿宋" w:eastAsia="仿宋" w:hAnsi="仿宋" w:cs="仿宋" w:hint="eastAsia"/>
                <w:color w:val="333333"/>
                <w:sz w:val="28"/>
              </w:rPr>
            </w:rPrChange>
          </w:rPr>
          <w:t>v</w:t>
        </w:r>
        <w:r w:rsidR="006F29DE" w:rsidRPr="006F29DE">
          <w:rPr>
            <w:rFonts w:ascii="仿宋" w:eastAsia="仿宋" w:hAnsi="仿宋" w:cs="仿宋"/>
            <w:b/>
            <w:color w:val="333333"/>
            <w:sz w:val="28"/>
            <w:rPrChange w:id="223" w:author="roger" w:date="2024-09-06T14:52:00Z">
              <w:rPr>
                <w:rFonts w:ascii="仿宋" w:eastAsia="仿宋" w:hAnsi="仿宋" w:cs="仿宋"/>
                <w:color w:val="333333"/>
                <w:sz w:val="28"/>
              </w:rPr>
            </w:rPrChange>
          </w:rPr>
          <w:t>ivo</w:t>
        </w:r>
        <w:r w:rsidR="006F29DE" w:rsidRPr="006F29DE">
          <w:rPr>
            <w:rFonts w:ascii="仿宋" w:eastAsia="仿宋" w:hAnsi="仿宋" w:cs="仿宋" w:hint="eastAsia"/>
            <w:b/>
            <w:color w:val="333333"/>
            <w:sz w:val="28"/>
            <w:rPrChange w:id="224" w:author="roger" w:date="2024-09-06T14:52:00Z">
              <w:rPr>
                <w:rFonts w:ascii="仿宋" w:eastAsia="仿宋" w:hAnsi="仿宋" w:cs="仿宋" w:hint="eastAsia"/>
                <w:color w:val="333333"/>
                <w:sz w:val="28"/>
              </w:rPr>
            </w:rPrChange>
          </w:rPr>
          <w:t>运营商</w:t>
        </w:r>
      </w:ins>
      <w:r w:rsidR="004A4D61" w:rsidRPr="006F29DE">
        <w:rPr>
          <w:rFonts w:ascii="仿宋" w:eastAsia="仿宋" w:hAnsi="仿宋" w:cs="仿宋" w:hint="eastAsia"/>
          <w:b/>
          <w:color w:val="333333"/>
          <w:sz w:val="28"/>
          <w:rPrChange w:id="225" w:author="roger" w:date="2024-09-06T14:52:00Z">
            <w:rPr>
              <w:rFonts w:ascii="仿宋" w:eastAsia="仿宋" w:hAnsi="仿宋" w:cs="仿宋" w:hint="eastAsia"/>
              <w:b/>
              <w:color w:val="333333"/>
              <w:sz w:val="28"/>
            </w:rPr>
          </w:rPrChange>
        </w:rPr>
        <w:t>小</w:t>
      </w:r>
      <w:r w:rsidR="004A4D61" w:rsidRPr="00BF3507">
        <w:rPr>
          <w:rFonts w:ascii="仿宋" w:eastAsia="仿宋" w:hAnsi="仿宋" w:cs="仿宋" w:hint="eastAsia"/>
          <w:b/>
          <w:color w:val="333333"/>
          <w:sz w:val="28"/>
        </w:rPr>
        <w:t>范围应用</w:t>
      </w:r>
      <w:r w:rsidR="00545488">
        <w:rPr>
          <w:rFonts w:ascii="仿宋" w:eastAsia="仿宋" w:hAnsi="仿宋" w:cs="仿宋" w:hint="eastAsia"/>
          <w:b/>
          <w:color w:val="333333"/>
          <w:sz w:val="28"/>
        </w:rPr>
        <w:t>。</w:t>
      </w:r>
      <w:del w:id="226" w:author="roger" w:date="2024-09-06T14:52:00Z">
        <w:r w:rsidR="00545488" w:rsidRPr="00545488" w:rsidDel="006F29DE">
          <w:rPr>
            <w:rFonts w:ascii="仿宋" w:eastAsia="仿宋" w:hAnsi="仿宋" w:cs="仿宋" w:hint="eastAsia"/>
            <w:color w:val="333333"/>
            <w:sz w:val="28"/>
          </w:rPr>
          <w:delText>此</w:delText>
        </w:r>
        <w:r w:rsidR="004A4D61" w:rsidRPr="00FE1115" w:rsidDel="006F29DE">
          <w:rPr>
            <w:rFonts w:ascii="仿宋" w:eastAsia="仿宋" w:hAnsi="仿宋" w:cs="仿宋" w:hint="eastAsia"/>
            <w:color w:val="333333"/>
            <w:sz w:val="28"/>
          </w:rPr>
          <w:delText>类</w:delText>
        </w:r>
        <w:r w:rsidR="004A4D61" w:rsidRPr="00FE1115" w:rsidDel="006F29DE">
          <w:rPr>
            <w:rFonts w:ascii="仿宋" w:eastAsia="仿宋" w:hAnsi="仿宋" w:cs="仿宋"/>
            <w:color w:val="333333"/>
            <w:sz w:val="28"/>
          </w:rPr>
          <w:delText>API</w:delText>
        </w:r>
        <w:r w:rsidR="004A4D61" w:rsidDel="006F29DE">
          <w:rPr>
            <w:rFonts w:ascii="仿宋" w:eastAsia="仿宋" w:hAnsi="仿宋" w:cs="仿宋" w:hint="eastAsia"/>
            <w:color w:val="333333"/>
            <w:sz w:val="28"/>
          </w:rPr>
          <w:delText>主要提供</w:delText>
        </w:r>
        <w:r w:rsidR="004A4D61" w:rsidDel="006F29DE">
          <w:rPr>
            <w:rFonts w:ascii="仿宋" w:eastAsia="仿宋" w:hAnsi="仿宋" w:cs="仿宋"/>
            <w:color w:val="333333"/>
            <w:sz w:val="28"/>
          </w:rPr>
          <w:delText xml:space="preserve">Home Devices </w:delText>
        </w:r>
      </w:del>
      <w:del w:id="227" w:author="roger" w:date="2024-09-05T08:27:00Z">
        <w:r w:rsidR="004A4D61" w:rsidDel="00B07A9D">
          <w:rPr>
            <w:rFonts w:ascii="仿宋" w:eastAsia="仿宋" w:hAnsi="仿宋" w:cs="仿宋"/>
            <w:color w:val="333333"/>
            <w:sz w:val="28"/>
          </w:rPr>
          <w:delText>Quality on Demand(</w:delText>
        </w:r>
      </w:del>
      <w:del w:id="228" w:author="roger" w:date="2024-09-06T14:52:00Z">
        <w:r w:rsidR="004A4D61" w:rsidDel="006F29DE">
          <w:rPr>
            <w:rFonts w:ascii="仿宋" w:eastAsia="仿宋" w:hAnsi="仿宋" w:cs="仿宋"/>
            <w:color w:val="333333"/>
            <w:sz w:val="28"/>
          </w:rPr>
          <w:delText>QoD</w:delText>
        </w:r>
      </w:del>
      <w:del w:id="229" w:author="roger" w:date="2024-09-05T08:27:00Z">
        <w:r w:rsidR="004A4D61" w:rsidDel="00B07A9D">
          <w:rPr>
            <w:rFonts w:ascii="仿宋" w:eastAsia="仿宋" w:hAnsi="仿宋" w:cs="仿宋"/>
            <w:color w:val="333333"/>
            <w:sz w:val="28"/>
          </w:rPr>
          <w:delText>)</w:delText>
        </w:r>
      </w:del>
      <w:del w:id="230" w:author="roger" w:date="2024-09-06T14:52:00Z">
        <w:r w:rsidR="004A4D61" w:rsidDel="006F29DE">
          <w:rPr>
            <w:rFonts w:ascii="仿宋" w:eastAsia="仿宋" w:hAnsi="仿宋" w:cs="仿宋" w:hint="eastAsia"/>
            <w:color w:val="333333"/>
            <w:sz w:val="28"/>
          </w:rPr>
          <w:delText>，</w:delText>
        </w:r>
      </w:del>
      <w:del w:id="231" w:author="roger" w:date="2024-09-05T08:27:00Z">
        <w:r w:rsidR="004A4D61" w:rsidDel="00B07A9D">
          <w:rPr>
            <w:rFonts w:ascii="仿宋" w:eastAsia="仿宋" w:hAnsi="仿宋" w:cs="仿宋" w:hint="eastAsia"/>
            <w:color w:val="333333"/>
            <w:sz w:val="28"/>
          </w:rPr>
          <w:delText>开发人员能够修改</w:delText>
        </w:r>
        <w:r w:rsidR="004A4D61" w:rsidRPr="00FE1115" w:rsidDel="00B07A9D">
          <w:rPr>
            <w:rFonts w:ascii="仿宋" w:eastAsia="仿宋" w:hAnsi="仿宋" w:cs="仿宋" w:hint="eastAsia"/>
            <w:color w:val="333333"/>
            <w:sz w:val="28"/>
          </w:rPr>
          <w:delText>用户</w:delText>
        </w:r>
        <w:r w:rsidR="004A4D61" w:rsidRPr="00FE1115" w:rsidDel="00B07A9D">
          <w:rPr>
            <w:rFonts w:ascii="仿宋" w:eastAsia="仿宋" w:hAnsi="仿宋" w:cs="仿宋"/>
            <w:color w:val="333333"/>
            <w:sz w:val="28"/>
          </w:rPr>
          <w:delText>WiFi网络配置，</w:delText>
        </w:r>
        <w:r w:rsidR="004A4D61" w:rsidDel="00B07A9D">
          <w:rPr>
            <w:rFonts w:ascii="仿宋" w:eastAsia="仿宋" w:hAnsi="仿宋" w:cs="仿宋" w:hint="eastAsia"/>
            <w:color w:val="333333"/>
            <w:sz w:val="28"/>
          </w:rPr>
          <w:delText>提供差异化网络功能，</w:delText>
        </w:r>
      </w:del>
      <w:del w:id="232" w:author="roger" w:date="2024-09-06T14:52:00Z">
        <w:r w:rsidR="004A4D61" w:rsidDel="006F29DE">
          <w:rPr>
            <w:rFonts w:ascii="仿宋" w:eastAsia="仿宋" w:hAnsi="仿宋" w:cs="仿宋" w:hint="eastAsia"/>
            <w:color w:val="333333"/>
            <w:sz w:val="28"/>
          </w:rPr>
          <w:delText>当前仅巴西v</w:delText>
        </w:r>
        <w:r w:rsidR="004A4D61" w:rsidDel="006F29DE">
          <w:rPr>
            <w:rFonts w:ascii="仿宋" w:eastAsia="仿宋" w:hAnsi="仿宋" w:cs="仿宋"/>
            <w:color w:val="333333"/>
            <w:sz w:val="28"/>
          </w:rPr>
          <w:delText>ivo</w:delText>
        </w:r>
        <w:r w:rsidR="004A4D61" w:rsidDel="006F29DE">
          <w:rPr>
            <w:rFonts w:ascii="仿宋" w:eastAsia="仿宋" w:hAnsi="仿宋" w:cs="仿宋" w:hint="eastAsia"/>
            <w:color w:val="333333"/>
            <w:sz w:val="28"/>
          </w:rPr>
          <w:delText>运营商开放相关</w:delText>
        </w:r>
      </w:del>
      <w:del w:id="233" w:author="roger" w:date="2024-09-05T08:27:00Z">
        <w:r w:rsidR="004A4D61" w:rsidDel="00B07A9D">
          <w:rPr>
            <w:rFonts w:ascii="仿宋" w:eastAsia="仿宋" w:hAnsi="仿宋" w:cs="仿宋" w:hint="eastAsia"/>
            <w:color w:val="333333"/>
            <w:sz w:val="28"/>
          </w:rPr>
          <w:delText>A</w:delText>
        </w:r>
        <w:r w:rsidR="004A4D61" w:rsidDel="00B07A9D">
          <w:rPr>
            <w:rFonts w:ascii="仿宋" w:eastAsia="仿宋" w:hAnsi="仿宋" w:cs="仿宋"/>
            <w:color w:val="333333"/>
            <w:sz w:val="28"/>
          </w:rPr>
          <w:delText>PI</w:delText>
        </w:r>
      </w:del>
      <w:del w:id="234" w:author="roger" w:date="2024-09-06T14:52:00Z">
        <w:r w:rsidR="004A4D61" w:rsidDel="006F29DE">
          <w:rPr>
            <w:rFonts w:ascii="仿宋" w:eastAsia="仿宋" w:hAnsi="仿宋" w:cs="仿宋" w:hint="eastAsia"/>
            <w:color w:val="333333"/>
            <w:sz w:val="28"/>
          </w:rPr>
          <w:delText>服务。</w:delText>
        </w:r>
      </w:del>
    </w:p>
    <w:p w14:paraId="1D00FF18" w14:textId="3AD2CD73" w:rsidR="00353955" w:rsidRDefault="000A4FB7" w:rsidP="009A673A">
      <w:pPr>
        <w:pStyle w:val="paragraph"/>
        <w:adjustRightInd w:val="0"/>
        <w:snapToGrid w:val="0"/>
        <w:spacing w:before="60" w:beforeAutospacing="0" w:after="60" w:afterAutospacing="0" w:line="360" w:lineRule="auto"/>
        <w:rPr>
          <w:rFonts w:ascii="仿宋" w:eastAsia="仿宋" w:hAnsi="仿宋" w:cs="仿宋"/>
          <w:b/>
          <w:color w:val="333333"/>
          <w:sz w:val="28"/>
        </w:rPr>
        <w:pPrChange w:id="235" w:author="roger" w:date="2024-09-06T14:32:00Z">
          <w:pPr>
            <w:pStyle w:val="paragraph"/>
            <w:adjustRightInd w:val="0"/>
            <w:snapToGrid w:val="0"/>
            <w:spacing w:before="60" w:beforeAutospacing="0" w:after="60" w:afterAutospacing="0" w:line="360" w:lineRule="auto"/>
            <w:jc w:val="center"/>
          </w:pPr>
        </w:pPrChange>
      </w:pPr>
      <w:del w:id="236" w:author="roger" w:date="2024-09-06T14:32:00Z">
        <w:r w:rsidDel="009A673A">
          <w:rPr>
            <w:rFonts w:ascii="仿宋" w:eastAsia="仿宋" w:hAnsi="仿宋" w:cs="仿宋"/>
            <w:b/>
            <w:noProof/>
            <w:color w:val="333333"/>
            <w:sz w:val="28"/>
          </w:rPr>
          <w:lastRenderedPageBreak/>
          <w:drawing>
            <wp:inline distT="0" distB="0" distL="0" distR="0" wp14:anchorId="01950C83" wp14:editId="2CF67195">
              <wp:extent cx="5280660" cy="1799461"/>
              <wp:effectExtent l="0" t="0" r="0" b="0"/>
              <wp:docPr id="2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全球应用进展.png"/>
                      <pic:cNvPicPr/>
                    </pic:nvPicPr>
                    <pic:blipFill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28595" cy="18157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237" w:author="roger" w:date="2024-09-06T14:32:00Z">
        <w:r w:rsidR="009A673A">
          <w:rPr>
            <w:rFonts w:ascii="仿宋" w:eastAsia="仿宋" w:hAnsi="仿宋" w:cs="仿宋"/>
            <w:b/>
            <w:noProof/>
            <w:color w:val="333333"/>
            <w:sz w:val="28"/>
          </w:rPr>
          <w:drawing>
            <wp:inline distT="0" distB="0" distL="0" distR="0" wp14:anchorId="44209A61" wp14:editId="7B487F6D">
              <wp:extent cx="5499735" cy="1821766"/>
              <wp:effectExtent l="0" t="0" r="5715" b="7620"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全球应用进展.png"/>
                      <pic:cNvPicPr/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42729" cy="18360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A9BEA30" w14:textId="3ED6F68A" w:rsidR="00AA5E8B" w:rsidRPr="00A401D9" w:rsidRDefault="00AA5E8B" w:rsidP="00A401D9">
      <w:pPr>
        <w:pStyle w:val="paragraph"/>
        <w:adjustRightInd w:val="0"/>
        <w:snapToGrid w:val="0"/>
        <w:spacing w:before="60" w:beforeAutospacing="0" w:after="60" w:afterAutospacing="0" w:line="360" w:lineRule="auto"/>
        <w:jc w:val="center"/>
        <w:rPr>
          <w:rFonts w:ascii="仿宋" w:eastAsia="仿宋" w:hAnsi="仿宋" w:cs="仿宋"/>
          <w:b/>
          <w:color w:val="333333"/>
          <w:sz w:val="22"/>
        </w:rPr>
      </w:pPr>
      <w:r w:rsidRPr="00A401D9">
        <w:rPr>
          <w:rFonts w:ascii="仿宋" w:eastAsia="仿宋" w:hAnsi="仿宋" w:cs="仿宋" w:hint="eastAsia"/>
          <w:b/>
          <w:color w:val="333333"/>
          <w:sz w:val="22"/>
        </w:rPr>
        <w:t>图</w:t>
      </w:r>
      <w:r w:rsidRPr="00A401D9">
        <w:rPr>
          <w:rFonts w:ascii="仿宋" w:eastAsia="仿宋" w:hAnsi="仿宋" w:cs="仿宋"/>
          <w:b/>
          <w:color w:val="333333"/>
          <w:sz w:val="22"/>
        </w:rPr>
        <w:t>1</w:t>
      </w:r>
      <w:r>
        <w:rPr>
          <w:rFonts w:ascii="仿宋" w:eastAsia="仿宋" w:hAnsi="仿宋" w:cs="仿宋"/>
          <w:b/>
          <w:color w:val="333333"/>
          <w:sz w:val="22"/>
        </w:rPr>
        <w:t xml:space="preserve">  GSMA API</w:t>
      </w:r>
      <w:r>
        <w:rPr>
          <w:rFonts w:ascii="仿宋" w:eastAsia="仿宋" w:hAnsi="仿宋" w:cs="仿宋" w:hint="eastAsia"/>
          <w:b/>
          <w:color w:val="333333"/>
          <w:sz w:val="22"/>
        </w:rPr>
        <w:t>全球应用进展</w:t>
      </w:r>
    </w:p>
    <w:p w14:paraId="58C0D678" w14:textId="706C80AD" w:rsidR="00E30BC9" w:rsidRDefault="004F5066" w:rsidP="00EB453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 w:cs="仿宋"/>
          <w:b/>
          <w:color w:val="333333"/>
          <w:sz w:val="28"/>
        </w:rPr>
      </w:pPr>
      <w:r>
        <w:rPr>
          <w:rFonts w:ascii="仿宋" w:eastAsia="仿宋" w:hAnsi="仿宋" w:cs="仿宋" w:hint="eastAsia"/>
          <w:b/>
          <w:color w:val="333333"/>
          <w:sz w:val="28"/>
        </w:rPr>
        <w:t>（三）</w:t>
      </w:r>
      <w:r w:rsidR="00E30BC9" w:rsidRPr="00E30BC9">
        <w:rPr>
          <w:rFonts w:ascii="仿宋" w:eastAsia="仿宋" w:hAnsi="仿宋" w:cs="仿宋" w:hint="eastAsia"/>
          <w:b/>
          <w:color w:val="333333"/>
          <w:sz w:val="28"/>
        </w:rPr>
        <w:t>三类</w:t>
      </w:r>
      <w:r w:rsidR="00911579">
        <w:rPr>
          <w:rFonts w:ascii="仿宋" w:eastAsia="仿宋" w:hAnsi="仿宋" w:cs="仿宋" w:hint="eastAsia"/>
          <w:b/>
          <w:color w:val="333333"/>
          <w:sz w:val="28"/>
        </w:rPr>
        <w:t>A</w:t>
      </w:r>
      <w:r w:rsidR="00911579">
        <w:rPr>
          <w:rFonts w:ascii="仿宋" w:eastAsia="仿宋" w:hAnsi="仿宋" w:cs="仿宋"/>
          <w:b/>
          <w:color w:val="333333"/>
          <w:sz w:val="28"/>
        </w:rPr>
        <w:t>PI</w:t>
      </w:r>
      <w:r w:rsidR="006F7D5A">
        <w:rPr>
          <w:rFonts w:ascii="仿宋" w:eastAsia="仿宋" w:hAnsi="仿宋" w:cs="仿宋" w:hint="eastAsia"/>
          <w:b/>
          <w:color w:val="333333"/>
          <w:sz w:val="28"/>
        </w:rPr>
        <w:t>调用模式</w:t>
      </w:r>
      <w:r w:rsidR="00392882">
        <w:rPr>
          <w:rFonts w:ascii="仿宋" w:eastAsia="仿宋" w:hAnsi="仿宋" w:cs="仿宋" w:hint="eastAsia"/>
          <w:b/>
          <w:color w:val="333333"/>
          <w:sz w:val="28"/>
        </w:rPr>
        <w:t>对</w:t>
      </w:r>
      <w:r w:rsidR="002470C7">
        <w:rPr>
          <w:rFonts w:ascii="仿宋" w:eastAsia="仿宋" w:hAnsi="仿宋" w:cs="仿宋" w:hint="eastAsia"/>
          <w:b/>
          <w:color w:val="333333"/>
          <w:sz w:val="28"/>
        </w:rPr>
        <w:t>运营商的</w:t>
      </w:r>
      <w:r w:rsidR="00B829ED">
        <w:rPr>
          <w:rFonts w:ascii="仿宋" w:eastAsia="仿宋" w:hAnsi="仿宋" w:cs="仿宋" w:hint="eastAsia"/>
          <w:b/>
          <w:color w:val="333333"/>
          <w:sz w:val="28"/>
        </w:rPr>
        <w:t>影响</w:t>
      </w:r>
      <w:r w:rsidR="002470C7">
        <w:rPr>
          <w:rFonts w:ascii="仿宋" w:eastAsia="仿宋" w:hAnsi="仿宋" w:cs="仿宋" w:hint="eastAsia"/>
          <w:b/>
          <w:color w:val="333333"/>
          <w:sz w:val="28"/>
        </w:rPr>
        <w:t>分析</w:t>
      </w:r>
    </w:p>
    <w:p w14:paraId="6E1855CB" w14:textId="58AE999A" w:rsidR="006B44B6" w:rsidRDefault="006B44B6" w:rsidP="00EB453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80"/>
        <w:jc w:val="both"/>
        <w:rPr>
          <w:ins w:id="238" w:author="roger" w:date="2024-09-06T15:45:00Z"/>
          <w:rFonts w:ascii="仿宋" w:eastAsia="仿宋" w:hAnsi="仿宋"/>
          <w:bCs/>
          <w:color w:val="333333"/>
          <w:sz w:val="28"/>
        </w:rPr>
      </w:pPr>
      <w:r>
        <w:rPr>
          <w:rFonts w:ascii="仿宋" w:eastAsia="仿宋" w:hAnsi="仿宋"/>
          <w:b/>
          <w:bCs/>
          <w:color w:val="333333"/>
          <w:sz w:val="28"/>
        </w:rPr>
        <w:t>1</w:t>
      </w:r>
      <w:r w:rsidR="00E30BC9">
        <w:rPr>
          <w:rFonts w:ascii="仿宋" w:eastAsia="仿宋" w:hAnsi="仿宋" w:hint="eastAsia"/>
          <w:b/>
          <w:bCs/>
          <w:color w:val="333333"/>
          <w:sz w:val="28"/>
        </w:rPr>
        <w:t>）</w:t>
      </w:r>
      <w:r>
        <w:rPr>
          <w:rFonts w:ascii="仿宋" w:eastAsia="仿宋" w:hAnsi="仿宋" w:hint="eastAsia"/>
          <w:b/>
          <w:bCs/>
          <w:color w:val="333333"/>
          <w:sz w:val="28"/>
        </w:rPr>
        <w:t>多运营商模式</w:t>
      </w:r>
      <w:r w:rsidR="0047180C">
        <w:rPr>
          <w:rFonts w:ascii="仿宋" w:eastAsia="仿宋" w:hAnsi="仿宋" w:hint="eastAsia"/>
          <w:b/>
          <w:bCs/>
          <w:color w:val="333333"/>
          <w:sz w:val="28"/>
        </w:rPr>
        <w:t>：</w:t>
      </w:r>
      <w:r w:rsidR="00517C5C">
        <w:rPr>
          <w:rFonts w:ascii="仿宋" w:eastAsia="仿宋" w:hAnsi="仿宋" w:hint="eastAsia"/>
          <w:b/>
          <w:bCs/>
          <w:color w:val="333333"/>
          <w:sz w:val="28"/>
        </w:rPr>
        <w:t>运营商实施简单，开发者集成依旧困难，第三方容易趁虚而入</w:t>
      </w:r>
      <w:r w:rsidR="001A3A08">
        <w:rPr>
          <w:rFonts w:ascii="仿宋" w:eastAsia="仿宋" w:hAnsi="仿宋" w:hint="eastAsia"/>
          <w:b/>
          <w:bCs/>
          <w:color w:val="333333"/>
          <w:sz w:val="28"/>
        </w:rPr>
        <w:t>。</w:t>
      </w:r>
      <w:r w:rsidR="00F84DAF" w:rsidRPr="00541974">
        <w:rPr>
          <w:rFonts w:ascii="仿宋" w:eastAsia="仿宋" w:hAnsi="仿宋" w:hint="eastAsia"/>
          <w:color w:val="333333"/>
          <w:sz w:val="28"/>
        </w:rPr>
        <w:t>运营商只需按照标准改造自己的开放平台</w:t>
      </w:r>
      <w:r w:rsidR="002E4BB5" w:rsidRPr="00541974">
        <w:rPr>
          <w:rFonts w:ascii="仿宋" w:eastAsia="仿宋" w:hAnsi="仿宋" w:hint="eastAsia"/>
          <w:color w:val="333333"/>
          <w:sz w:val="28"/>
        </w:rPr>
        <w:t>，</w:t>
      </w:r>
      <w:r w:rsidR="006536F1">
        <w:rPr>
          <w:rFonts w:ascii="仿宋" w:eastAsia="仿宋" w:hAnsi="仿宋" w:hint="eastAsia"/>
          <w:color w:val="333333"/>
          <w:sz w:val="28"/>
        </w:rPr>
        <w:t>开发者</w:t>
      </w:r>
      <w:r w:rsidR="00473056">
        <w:rPr>
          <w:rFonts w:ascii="仿宋" w:eastAsia="仿宋" w:hAnsi="仿宋" w:hint="eastAsia"/>
          <w:color w:val="333333"/>
          <w:sz w:val="28"/>
        </w:rPr>
        <w:t>代码</w:t>
      </w:r>
      <w:r w:rsidR="001A3A08">
        <w:rPr>
          <w:rFonts w:ascii="仿宋" w:eastAsia="仿宋" w:hAnsi="仿宋" w:hint="eastAsia"/>
          <w:color w:val="333333"/>
          <w:sz w:val="28"/>
        </w:rPr>
        <w:t>在不同运营商间的</w:t>
      </w:r>
      <w:r w:rsidR="00473056">
        <w:rPr>
          <w:rFonts w:ascii="仿宋" w:eastAsia="仿宋" w:hAnsi="仿宋" w:hint="eastAsia"/>
          <w:color w:val="333333"/>
          <w:sz w:val="28"/>
        </w:rPr>
        <w:t>移植</w:t>
      </w:r>
      <w:r w:rsidR="00D30059">
        <w:rPr>
          <w:rFonts w:ascii="仿宋" w:eastAsia="仿宋" w:hAnsi="仿宋" w:hint="eastAsia"/>
          <w:color w:val="333333"/>
          <w:sz w:val="28"/>
        </w:rPr>
        <w:t>虽稍</w:t>
      </w:r>
      <w:r w:rsidR="004F481A">
        <w:rPr>
          <w:rFonts w:ascii="仿宋" w:eastAsia="仿宋" w:hAnsi="仿宋" w:hint="eastAsia"/>
          <w:color w:val="333333"/>
          <w:sz w:val="28"/>
        </w:rPr>
        <w:t>简单</w:t>
      </w:r>
      <w:r w:rsidR="004F481A" w:rsidRPr="00433805">
        <w:rPr>
          <w:rFonts w:ascii="仿宋" w:eastAsia="仿宋" w:hAnsi="仿宋" w:hint="eastAsia"/>
          <w:color w:val="333333"/>
          <w:sz w:val="28"/>
        </w:rPr>
        <w:t>，</w:t>
      </w:r>
      <w:r w:rsidR="006536F1">
        <w:rPr>
          <w:rFonts w:ascii="仿宋" w:eastAsia="仿宋" w:hAnsi="仿宋" w:hint="eastAsia"/>
          <w:color w:val="333333"/>
          <w:sz w:val="28"/>
        </w:rPr>
        <w:t>但</w:t>
      </w:r>
      <w:r w:rsidR="00AB2DBF">
        <w:rPr>
          <w:rFonts w:ascii="仿宋" w:eastAsia="仿宋" w:hAnsi="仿宋" w:hint="eastAsia"/>
          <w:color w:val="333333"/>
          <w:sz w:val="28"/>
        </w:rPr>
        <w:t>仍</w:t>
      </w:r>
      <w:r w:rsidR="00433805" w:rsidRPr="00433805">
        <w:rPr>
          <w:rFonts w:ascii="仿宋" w:eastAsia="仿宋" w:hAnsi="仿宋" w:hint="eastAsia"/>
          <w:color w:val="333333"/>
          <w:sz w:val="28"/>
        </w:rPr>
        <w:t>需要</w:t>
      </w:r>
      <w:r w:rsidR="004F481A">
        <w:rPr>
          <w:rFonts w:ascii="仿宋" w:eastAsia="仿宋" w:hAnsi="仿宋" w:hint="eastAsia"/>
          <w:color w:val="333333"/>
          <w:sz w:val="28"/>
        </w:rPr>
        <w:t>和多个运营商对接</w:t>
      </w:r>
      <w:r w:rsidR="006536F1">
        <w:rPr>
          <w:rFonts w:ascii="仿宋" w:eastAsia="仿宋" w:hAnsi="仿宋" w:hint="eastAsia"/>
          <w:color w:val="333333"/>
          <w:sz w:val="28"/>
        </w:rPr>
        <w:t>、集成</w:t>
      </w:r>
      <w:r w:rsidR="009D5447" w:rsidRPr="005008E5">
        <w:rPr>
          <w:rFonts w:ascii="仿宋" w:eastAsia="仿宋" w:hAnsi="仿宋" w:hint="eastAsia"/>
          <w:color w:val="333333"/>
          <w:sz w:val="28"/>
        </w:rPr>
        <w:t>，</w:t>
      </w:r>
      <w:r w:rsidR="005008E5">
        <w:rPr>
          <w:rFonts w:ascii="仿宋" w:eastAsia="仿宋" w:hAnsi="仿宋" w:hint="eastAsia"/>
          <w:color w:val="333333"/>
          <w:sz w:val="28"/>
        </w:rPr>
        <w:t>互操作性</w:t>
      </w:r>
      <w:r w:rsidR="00D30059">
        <w:rPr>
          <w:rFonts w:ascii="仿宋" w:eastAsia="仿宋" w:hAnsi="仿宋" w:hint="eastAsia"/>
          <w:color w:val="333333"/>
          <w:sz w:val="28"/>
        </w:rPr>
        <w:t>仍</w:t>
      </w:r>
      <w:r w:rsidR="0029566E">
        <w:rPr>
          <w:rFonts w:ascii="仿宋" w:eastAsia="仿宋" w:hAnsi="仿宋" w:hint="eastAsia"/>
          <w:color w:val="333333"/>
          <w:sz w:val="28"/>
        </w:rPr>
        <w:t>较</w:t>
      </w:r>
      <w:r w:rsidR="00C22E23" w:rsidRPr="005008E5">
        <w:rPr>
          <w:rFonts w:ascii="仿宋" w:eastAsia="仿宋" w:hAnsi="仿宋" w:hint="eastAsia"/>
          <w:color w:val="333333"/>
          <w:sz w:val="28"/>
        </w:rPr>
        <w:t>差</w:t>
      </w:r>
      <w:r w:rsidR="005008E5" w:rsidRPr="005008E5">
        <w:rPr>
          <w:rFonts w:ascii="仿宋" w:eastAsia="仿宋" w:hAnsi="仿宋" w:hint="eastAsia"/>
          <w:color w:val="333333"/>
          <w:sz w:val="28"/>
        </w:rPr>
        <w:t>。</w:t>
      </w:r>
      <w:r w:rsidR="0029566E">
        <w:rPr>
          <w:rFonts w:ascii="仿宋" w:eastAsia="仿宋" w:hAnsi="仿宋" w:hint="eastAsia"/>
          <w:color w:val="333333"/>
          <w:sz w:val="28"/>
        </w:rPr>
        <w:t>典型如</w:t>
      </w:r>
      <w:del w:id="239" w:author="roger" w:date="2024-09-06T14:58:00Z">
        <w:r w:rsidR="00685F3D" w:rsidDel="006F29DE">
          <w:rPr>
            <w:rFonts w:ascii="仿宋" w:eastAsia="仿宋" w:hAnsi="仿宋" w:hint="eastAsia"/>
            <w:color w:val="333333"/>
            <w:sz w:val="28"/>
          </w:rPr>
          <w:delText>针对</w:delText>
        </w:r>
      </w:del>
      <w:r w:rsidR="00685F3D">
        <w:rPr>
          <w:rFonts w:ascii="仿宋" w:eastAsia="仿宋" w:hAnsi="仿宋" w:hint="eastAsia"/>
          <w:color w:val="333333"/>
          <w:sz w:val="28"/>
        </w:rPr>
        <w:t>国内已宣布标准化的</w:t>
      </w:r>
      <w:r w:rsidR="0029566E">
        <w:rPr>
          <w:rFonts w:ascii="仿宋" w:eastAsia="仿宋" w:hAnsi="仿宋" w:hint="eastAsia"/>
          <w:color w:val="333333"/>
          <w:sz w:val="28"/>
        </w:rPr>
        <w:t>O</w:t>
      </w:r>
      <w:r w:rsidR="0029566E">
        <w:rPr>
          <w:rFonts w:ascii="仿宋" w:eastAsia="仿宋" w:hAnsi="仿宋"/>
          <w:color w:val="333333"/>
          <w:sz w:val="28"/>
        </w:rPr>
        <w:t>TP API</w:t>
      </w:r>
      <w:r w:rsidR="0029566E">
        <w:rPr>
          <w:rFonts w:ascii="仿宋" w:eastAsia="仿宋" w:hAnsi="仿宋" w:hint="eastAsia"/>
          <w:color w:val="333333"/>
          <w:sz w:val="28"/>
        </w:rPr>
        <w:t>，</w:t>
      </w:r>
      <w:r w:rsidR="00685F3D">
        <w:rPr>
          <w:rFonts w:ascii="仿宋" w:eastAsia="仿宋" w:hAnsi="仿宋" w:hint="eastAsia"/>
          <w:color w:val="333333"/>
          <w:sz w:val="28"/>
        </w:rPr>
        <w:t>开发者仍需</w:t>
      </w:r>
      <w:ins w:id="240" w:author="roger" w:date="2024-09-06T14:58:00Z">
        <w:r w:rsidR="00D57A51">
          <w:rPr>
            <w:rFonts w:ascii="仿宋" w:eastAsia="仿宋" w:hAnsi="仿宋" w:hint="eastAsia"/>
            <w:color w:val="333333"/>
            <w:sz w:val="28"/>
          </w:rPr>
          <w:t>分别</w:t>
        </w:r>
      </w:ins>
      <w:r w:rsidR="00685F3D">
        <w:rPr>
          <w:rFonts w:ascii="仿宋" w:eastAsia="仿宋" w:hAnsi="仿宋" w:hint="eastAsia"/>
          <w:color w:val="333333"/>
          <w:sz w:val="28"/>
        </w:rPr>
        <w:t>通过</w:t>
      </w:r>
      <w:r w:rsidR="00825ABA" w:rsidRPr="007423C0">
        <w:rPr>
          <w:rFonts w:ascii="仿宋" w:eastAsia="仿宋" w:hAnsi="仿宋"/>
          <w:bCs/>
          <w:color w:val="333333"/>
          <w:sz w:val="28"/>
        </w:rPr>
        <w:t>三大运营商</w:t>
      </w:r>
      <w:r w:rsidR="006536F1">
        <w:rPr>
          <w:rFonts w:ascii="仿宋" w:eastAsia="仿宋" w:hAnsi="仿宋" w:hint="eastAsia"/>
          <w:bCs/>
          <w:color w:val="333333"/>
          <w:sz w:val="28"/>
        </w:rPr>
        <w:t>自有能力开放平台</w:t>
      </w:r>
      <w:r w:rsidR="00AE3093">
        <w:rPr>
          <w:rFonts w:ascii="仿宋" w:eastAsia="仿宋" w:hAnsi="仿宋" w:hint="eastAsia"/>
          <w:bCs/>
          <w:color w:val="333333"/>
          <w:sz w:val="28"/>
        </w:rPr>
        <w:t>获得相关能力</w:t>
      </w:r>
      <w:r w:rsidR="00825ABA">
        <w:rPr>
          <w:rFonts w:ascii="仿宋" w:eastAsia="仿宋" w:hAnsi="仿宋" w:hint="eastAsia"/>
          <w:bCs/>
          <w:color w:val="333333"/>
          <w:sz w:val="28"/>
        </w:rPr>
        <w:t>。</w:t>
      </w:r>
    </w:p>
    <w:p w14:paraId="3D477CA4" w14:textId="77777777" w:rsidR="007F02ED" w:rsidRPr="001B2D37" w:rsidRDefault="007F02ED" w:rsidP="007F02ED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80"/>
        <w:jc w:val="center"/>
        <w:rPr>
          <w:rFonts w:ascii="仿宋" w:eastAsia="仿宋" w:hAnsi="仿宋" w:hint="eastAsia"/>
          <w:b/>
          <w:bCs/>
          <w:color w:val="333333"/>
          <w:sz w:val="28"/>
        </w:rPr>
        <w:pPrChange w:id="241" w:author="roger" w:date="2024-09-06T15:46:00Z">
          <w:pPr>
            <w:pStyle w:val="paragraph"/>
            <w:adjustRightInd w:val="0"/>
            <w:snapToGrid w:val="0"/>
            <w:spacing w:before="60" w:beforeAutospacing="0" w:after="60" w:afterAutospacing="0" w:line="360" w:lineRule="auto"/>
            <w:ind w:firstLine="480"/>
            <w:jc w:val="both"/>
          </w:pPr>
        </w:pPrChange>
      </w:pPr>
      <w:ins w:id="242" w:author="roger" w:date="2024-09-06T15:45:00Z">
        <w:r>
          <w:rPr>
            <w:noProof/>
          </w:rPr>
          <w:drawing>
            <wp:inline distT="0" distB="0" distL="114300" distR="114300" wp14:anchorId="6CF1B6A7" wp14:editId="0FF920FA">
              <wp:extent cx="2954215" cy="1814400"/>
              <wp:effectExtent l="0" t="0" r="0" b="0"/>
              <wp:docPr id="3" name="F360BE8B-6686-4F3D-AEAF-501FE73E4058-1" descr="多运营商模式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F360BE8B-6686-4F3D-AEAF-501FE73E4058-1" descr="多运营商模式"/>
                      <pic:cNvPicPr>
                        <a:picLocks noChangeAspect="1"/>
                      </pic:cNvPicPr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68976" cy="182346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2832600" w14:textId="7A85754B" w:rsidR="005008E5" w:rsidRPr="00732C51" w:rsidRDefault="006B44B6" w:rsidP="00732C5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/>
          <w:color w:val="333333"/>
          <w:sz w:val="28"/>
        </w:rPr>
      </w:pPr>
      <w:r w:rsidRPr="0027338D">
        <w:rPr>
          <w:rFonts w:ascii="仿宋" w:eastAsia="仿宋" w:hAnsi="仿宋"/>
          <w:b/>
          <w:color w:val="333333"/>
          <w:sz w:val="28"/>
        </w:rPr>
        <w:t>2</w:t>
      </w:r>
      <w:r w:rsidR="00E30BC9" w:rsidRPr="0027338D">
        <w:rPr>
          <w:rFonts w:ascii="仿宋" w:eastAsia="仿宋" w:hAnsi="仿宋" w:hint="eastAsia"/>
          <w:b/>
          <w:color w:val="333333"/>
          <w:sz w:val="28"/>
        </w:rPr>
        <w:t>）</w:t>
      </w:r>
      <w:r w:rsidRPr="0027338D">
        <w:rPr>
          <w:rFonts w:ascii="仿宋" w:eastAsia="仿宋" w:hAnsi="仿宋" w:hint="eastAsia"/>
          <w:b/>
          <w:color w:val="333333"/>
          <w:sz w:val="28"/>
        </w:rPr>
        <w:t>运营商聚合模式</w:t>
      </w:r>
      <w:r w:rsidR="0019429A">
        <w:rPr>
          <w:rFonts w:ascii="仿宋" w:eastAsia="仿宋" w:hAnsi="仿宋" w:hint="eastAsia"/>
          <w:b/>
          <w:color w:val="333333"/>
          <w:sz w:val="28"/>
        </w:rPr>
        <w:t>：</w:t>
      </w:r>
      <w:r w:rsidR="00E2223D">
        <w:rPr>
          <w:rFonts w:ascii="仿宋" w:eastAsia="仿宋" w:hAnsi="仿宋" w:hint="eastAsia"/>
          <w:b/>
          <w:color w:val="333333"/>
          <w:sz w:val="28"/>
        </w:rPr>
        <w:t>多方均可实施，</w:t>
      </w:r>
      <w:r w:rsidR="00C4424D">
        <w:rPr>
          <w:rFonts w:ascii="仿宋" w:eastAsia="仿宋" w:hAnsi="仿宋" w:hint="eastAsia"/>
          <w:b/>
          <w:color w:val="333333"/>
          <w:sz w:val="28"/>
        </w:rPr>
        <w:t>主导方获益多，</w:t>
      </w:r>
      <w:r w:rsidR="002A4625">
        <w:rPr>
          <w:rFonts w:ascii="仿宋" w:eastAsia="仿宋" w:hAnsi="仿宋" w:hint="eastAsia"/>
          <w:b/>
          <w:color w:val="333333"/>
          <w:sz w:val="28"/>
        </w:rPr>
        <w:t>各方竞相规模商用</w:t>
      </w:r>
      <w:r w:rsidR="00C4424D">
        <w:rPr>
          <w:rFonts w:ascii="仿宋" w:eastAsia="仿宋" w:hAnsi="仿宋" w:hint="eastAsia"/>
          <w:b/>
          <w:color w:val="333333"/>
          <w:sz w:val="28"/>
        </w:rPr>
        <w:t>。</w:t>
      </w:r>
      <w:del w:id="243" w:author="roger" w:date="2024-09-06T14:58:00Z">
        <w:r w:rsidR="002817FC" w:rsidRPr="002A4625" w:rsidDel="00D57A51">
          <w:rPr>
            <w:rFonts w:ascii="仿宋" w:eastAsia="仿宋" w:hAnsi="仿宋" w:hint="eastAsia"/>
            <w:color w:val="333333"/>
            <w:sz w:val="28"/>
          </w:rPr>
          <w:delText>由于</w:delText>
        </w:r>
      </w:del>
      <w:r w:rsidR="007815D5" w:rsidRPr="002817FC">
        <w:rPr>
          <w:rFonts w:ascii="仿宋" w:eastAsia="仿宋" w:hAnsi="仿宋" w:hint="eastAsia"/>
          <w:color w:val="333333"/>
          <w:sz w:val="28"/>
        </w:rPr>
        <w:t>开发者可</w:t>
      </w:r>
      <w:ins w:id="244" w:author="roger" w:date="2024-09-06T14:58:00Z">
        <w:r w:rsidR="00D57A51">
          <w:rPr>
            <w:rFonts w:ascii="仿宋" w:eastAsia="仿宋" w:hAnsi="仿宋" w:hint="eastAsia"/>
            <w:color w:val="333333"/>
            <w:sz w:val="28"/>
          </w:rPr>
          <w:t>通过聚合平台</w:t>
        </w:r>
      </w:ins>
      <w:r w:rsidR="0092779F" w:rsidRPr="002817FC">
        <w:rPr>
          <w:rFonts w:ascii="仿宋" w:eastAsia="仿宋" w:hAnsi="仿宋" w:hint="eastAsia"/>
          <w:color w:val="333333"/>
          <w:sz w:val="28"/>
        </w:rPr>
        <w:t>一点接入</w:t>
      </w:r>
      <w:r w:rsidR="002817FC" w:rsidRPr="006A171F">
        <w:rPr>
          <w:rFonts w:ascii="仿宋" w:eastAsia="仿宋" w:hAnsi="仿宋"/>
          <w:color w:val="333333"/>
          <w:sz w:val="28"/>
        </w:rPr>
        <w:t>多家运营商</w:t>
      </w:r>
      <w:r w:rsidR="00A34E6A">
        <w:rPr>
          <w:rFonts w:ascii="仿宋" w:eastAsia="仿宋" w:hAnsi="仿宋" w:hint="eastAsia"/>
          <w:color w:val="333333"/>
          <w:sz w:val="28"/>
        </w:rPr>
        <w:t>网关</w:t>
      </w:r>
      <w:r w:rsidR="002817FC" w:rsidRPr="002817FC">
        <w:rPr>
          <w:rFonts w:ascii="仿宋" w:eastAsia="仿宋" w:hAnsi="仿宋" w:hint="eastAsia"/>
          <w:color w:val="333333"/>
          <w:sz w:val="28"/>
        </w:rPr>
        <w:t>，</w:t>
      </w:r>
      <w:r w:rsidR="00DA0D93">
        <w:rPr>
          <w:rFonts w:ascii="仿宋" w:eastAsia="仿宋" w:hAnsi="仿宋" w:hint="eastAsia"/>
          <w:color w:val="333333"/>
          <w:sz w:val="28"/>
        </w:rPr>
        <w:t>使用</w:t>
      </w:r>
      <w:del w:id="245" w:author="roger" w:date="2024-09-06T14:58:00Z">
        <w:r w:rsidR="000D62EB" w:rsidDel="00D57A51">
          <w:rPr>
            <w:rFonts w:ascii="仿宋" w:eastAsia="仿宋" w:hAnsi="仿宋" w:hint="eastAsia"/>
            <w:color w:val="333333"/>
            <w:sz w:val="28"/>
          </w:rPr>
          <w:delText>十分</w:delText>
        </w:r>
      </w:del>
      <w:r w:rsidR="000D62EB">
        <w:rPr>
          <w:rFonts w:ascii="仿宋" w:eastAsia="仿宋" w:hAnsi="仿宋" w:hint="eastAsia"/>
          <w:color w:val="333333"/>
          <w:sz w:val="28"/>
        </w:rPr>
        <w:t>便利</w:t>
      </w:r>
      <w:ins w:id="246" w:author="roger" w:date="2024-09-06T14:59:00Z">
        <w:r w:rsidR="00D57A51">
          <w:rPr>
            <w:rFonts w:ascii="仿宋" w:eastAsia="仿宋" w:hAnsi="仿宋" w:hint="eastAsia"/>
            <w:color w:val="333333"/>
            <w:sz w:val="28"/>
          </w:rPr>
          <w:t>，</w:t>
        </w:r>
      </w:ins>
      <w:del w:id="247" w:author="roger" w:date="2024-09-06T14:59:00Z">
        <w:r w:rsidR="000D62EB" w:rsidDel="00D57A51">
          <w:rPr>
            <w:rFonts w:ascii="仿宋" w:eastAsia="仿宋" w:hAnsi="仿宋" w:hint="eastAsia"/>
            <w:color w:val="333333"/>
            <w:sz w:val="28"/>
          </w:rPr>
          <w:delText>；</w:delText>
        </w:r>
      </w:del>
      <w:r w:rsidR="0094454D">
        <w:rPr>
          <w:rFonts w:ascii="仿宋" w:eastAsia="仿宋" w:hAnsi="仿宋" w:hint="eastAsia"/>
          <w:color w:val="333333"/>
          <w:sz w:val="28"/>
        </w:rPr>
        <w:t>且</w:t>
      </w:r>
      <w:r w:rsidR="008673CF">
        <w:rPr>
          <w:rFonts w:ascii="仿宋" w:eastAsia="仿宋" w:hAnsi="仿宋" w:hint="eastAsia"/>
          <w:color w:val="333333"/>
          <w:sz w:val="28"/>
        </w:rPr>
        <w:t>第三方如</w:t>
      </w:r>
      <w:r w:rsidR="00FD7A81">
        <w:rPr>
          <w:rFonts w:ascii="仿宋" w:eastAsia="仿宋" w:hAnsi="仿宋" w:hint="eastAsia"/>
          <w:color w:val="333333"/>
          <w:sz w:val="28"/>
        </w:rPr>
        <w:t>平台商/</w:t>
      </w:r>
      <w:r w:rsidR="0092779F" w:rsidRPr="0092779F">
        <w:rPr>
          <w:rFonts w:ascii="仿宋" w:eastAsia="仿宋" w:hAnsi="仿宋" w:hint="eastAsia"/>
          <w:color w:val="333333"/>
          <w:sz w:val="28"/>
        </w:rPr>
        <w:t>云商/设备商</w:t>
      </w:r>
      <w:r w:rsidR="00D35061">
        <w:rPr>
          <w:rFonts w:ascii="仿宋" w:eastAsia="仿宋" w:hAnsi="仿宋" w:hint="eastAsia"/>
          <w:color w:val="333333"/>
          <w:sz w:val="28"/>
        </w:rPr>
        <w:t>等</w:t>
      </w:r>
      <w:r w:rsidR="003146D4">
        <w:rPr>
          <w:rFonts w:ascii="仿宋" w:eastAsia="仿宋" w:hAnsi="仿宋" w:hint="eastAsia"/>
          <w:color w:val="333333"/>
          <w:sz w:val="28"/>
        </w:rPr>
        <w:t>均</w:t>
      </w:r>
      <w:r w:rsidR="00D35061">
        <w:rPr>
          <w:rFonts w:ascii="仿宋" w:eastAsia="仿宋" w:hAnsi="仿宋" w:hint="eastAsia"/>
          <w:color w:val="333333"/>
          <w:sz w:val="28"/>
        </w:rPr>
        <w:t>可</w:t>
      </w:r>
      <w:r w:rsidR="0092779F" w:rsidRPr="0092779F">
        <w:rPr>
          <w:rFonts w:ascii="仿宋" w:eastAsia="仿宋" w:hAnsi="仿宋" w:hint="eastAsia"/>
          <w:color w:val="333333"/>
          <w:sz w:val="28"/>
        </w:rPr>
        <w:t>建设</w:t>
      </w:r>
      <w:r w:rsidR="001274D4" w:rsidRPr="002817FC">
        <w:rPr>
          <w:rFonts w:ascii="仿宋" w:eastAsia="仿宋" w:hAnsi="仿宋" w:hint="eastAsia"/>
          <w:color w:val="333333"/>
          <w:sz w:val="28"/>
        </w:rPr>
        <w:t>聚合</w:t>
      </w:r>
      <w:del w:id="248" w:author="roger" w:date="2024-09-06T14:59:00Z">
        <w:r w:rsidR="001274D4" w:rsidRPr="002817FC" w:rsidDel="00D57A51">
          <w:rPr>
            <w:rFonts w:ascii="仿宋" w:eastAsia="仿宋" w:hAnsi="仿宋" w:hint="eastAsia"/>
            <w:color w:val="333333"/>
            <w:sz w:val="28"/>
          </w:rPr>
          <w:delText>网关/</w:delText>
        </w:r>
      </w:del>
      <w:r w:rsidR="001274D4" w:rsidRPr="002817FC">
        <w:rPr>
          <w:rFonts w:ascii="仿宋" w:eastAsia="仿宋" w:hAnsi="仿宋" w:hint="eastAsia"/>
          <w:color w:val="333333"/>
          <w:sz w:val="28"/>
        </w:rPr>
        <w:t>平台</w:t>
      </w:r>
      <w:r w:rsidR="00C316F7">
        <w:rPr>
          <w:rFonts w:ascii="仿宋" w:eastAsia="仿宋" w:hAnsi="仿宋" w:hint="eastAsia"/>
          <w:color w:val="333333"/>
          <w:sz w:val="28"/>
        </w:rPr>
        <w:t>并参与</w:t>
      </w:r>
      <w:r w:rsidR="00FD7A81">
        <w:rPr>
          <w:rFonts w:ascii="仿宋" w:eastAsia="仿宋" w:hAnsi="仿宋" w:hint="eastAsia"/>
          <w:color w:val="333333"/>
          <w:sz w:val="28"/>
        </w:rPr>
        <w:t>收益分成</w:t>
      </w:r>
      <w:r w:rsidR="00064BDD">
        <w:rPr>
          <w:rFonts w:ascii="仿宋" w:eastAsia="仿宋" w:hAnsi="仿宋" w:hint="eastAsia"/>
          <w:color w:val="333333"/>
          <w:sz w:val="28"/>
        </w:rPr>
        <w:t>，因此</w:t>
      </w:r>
      <w:r w:rsidR="0047674F">
        <w:rPr>
          <w:rFonts w:ascii="仿宋" w:eastAsia="仿宋" w:hAnsi="仿宋" w:hint="eastAsia"/>
          <w:color w:val="333333"/>
          <w:sz w:val="28"/>
        </w:rPr>
        <w:t>各方</w:t>
      </w:r>
      <w:r w:rsidR="00093903" w:rsidRPr="00093903">
        <w:rPr>
          <w:rFonts w:ascii="仿宋" w:eastAsia="仿宋" w:hAnsi="仿宋" w:hint="eastAsia"/>
          <w:color w:val="333333"/>
          <w:sz w:val="28"/>
        </w:rPr>
        <w:t>积极推进</w:t>
      </w:r>
      <w:del w:id="249" w:author="roger" w:date="2024-09-06T14:59:00Z">
        <w:r w:rsidR="00093903" w:rsidRPr="00093903" w:rsidDel="00D57A51">
          <w:rPr>
            <w:rFonts w:ascii="仿宋" w:eastAsia="仿宋" w:hAnsi="仿宋" w:hint="eastAsia"/>
            <w:color w:val="333333"/>
            <w:sz w:val="28"/>
          </w:rPr>
          <w:delText>该模式</w:delText>
        </w:r>
      </w:del>
      <w:r w:rsidR="00093903" w:rsidRPr="00093903">
        <w:rPr>
          <w:rFonts w:ascii="仿宋" w:eastAsia="仿宋" w:hAnsi="仿宋" w:hint="eastAsia"/>
          <w:color w:val="333333"/>
          <w:sz w:val="28"/>
        </w:rPr>
        <w:t>，</w:t>
      </w:r>
      <w:r w:rsidR="005008E5">
        <w:rPr>
          <w:rFonts w:ascii="仿宋" w:eastAsia="仿宋" w:hAnsi="仿宋" w:hint="eastAsia"/>
          <w:color w:val="333333"/>
          <w:sz w:val="28"/>
        </w:rPr>
        <w:t>包括</w:t>
      </w:r>
      <w:r w:rsidR="005008E5">
        <w:rPr>
          <w:rFonts w:ascii="仿宋" w:eastAsia="仿宋" w:hAnsi="仿宋"/>
          <w:color w:val="333333"/>
          <w:sz w:val="28"/>
        </w:rPr>
        <w:t>Vonage</w:t>
      </w:r>
      <w:r w:rsidR="005008E5">
        <w:rPr>
          <w:rFonts w:ascii="仿宋" w:eastAsia="仿宋" w:hAnsi="仿宋" w:hint="eastAsia"/>
          <w:color w:val="333333"/>
          <w:sz w:val="28"/>
        </w:rPr>
        <w:t>、</w:t>
      </w:r>
      <w:r w:rsidR="006536F1" w:rsidRPr="006536F1">
        <w:rPr>
          <w:rFonts w:ascii="仿宋" w:eastAsia="仿宋" w:hAnsi="仿宋"/>
          <w:color w:val="333333"/>
          <w:sz w:val="28"/>
        </w:rPr>
        <w:t>Infobip</w:t>
      </w:r>
      <w:r w:rsidR="006536F1">
        <w:rPr>
          <w:rFonts w:ascii="仿宋" w:eastAsia="仿宋" w:hAnsi="仿宋" w:hint="eastAsia"/>
          <w:color w:val="333333"/>
          <w:sz w:val="28"/>
        </w:rPr>
        <w:t>、</w:t>
      </w:r>
      <w:r w:rsidR="005008E5" w:rsidRPr="006536F1">
        <w:rPr>
          <w:rFonts w:ascii="仿宋" w:eastAsia="仿宋" w:hAnsi="仿宋" w:hint="eastAsia"/>
          <w:color w:val="333333"/>
          <w:sz w:val="28"/>
        </w:rPr>
        <w:t>诺</w:t>
      </w:r>
      <w:r w:rsidR="005008E5">
        <w:rPr>
          <w:rFonts w:ascii="仿宋" w:eastAsia="仿宋" w:hAnsi="仿宋" w:hint="eastAsia"/>
          <w:color w:val="333333"/>
          <w:sz w:val="28"/>
        </w:rPr>
        <w:t>基亚（</w:t>
      </w:r>
      <w:r w:rsidR="005008E5" w:rsidRPr="006A171F">
        <w:rPr>
          <w:rFonts w:ascii="仿宋" w:eastAsia="仿宋" w:hAnsi="仿宋"/>
          <w:color w:val="333333"/>
          <w:sz w:val="28"/>
        </w:rPr>
        <w:t>Network as Code</w:t>
      </w:r>
      <w:r w:rsidR="006536F1">
        <w:rPr>
          <w:rFonts w:ascii="仿宋" w:eastAsia="仿宋" w:hAnsi="仿宋" w:hint="eastAsia"/>
          <w:color w:val="333333"/>
          <w:sz w:val="28"/>
        </w:rPr>
        <w:t>平台</w:t>
      </w:r>
      <w:r w:rsidR="005008E5">
        <w:rPr>
          <w:rFonts w:ascii="仿宋" w:eastAsia="仿宋" w:hAnsi="仿宋" w:hint="eastAsia"/>
          <w:color w:val="333333"/>
          <w:sz w:val="28"/>
        </w:rPr>
        <w:t>）等。</w:t>
      </w:r>
    </w:p>
    <w:p w14:paraId="50C4D994" w14:textId="5C555EE0" w:rsidR="00EB4531" w:rsidRDefault="006B44B6" w:rsidP="004F5066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80"/>
        <w:jc w:val="both"/>
        <w:rPr>
          <w:ins w:id="250" w:author="roger" w:date="2024-09-06T15:04:00Z"/>
          <w:rFonts w:ascii="仿宋" w:eastAsia="仿宋" w:hAnsi="仿宋"/>
          <w:color w:val="333333"/>
          <w:sz w:val="28"/>
        </w:rPr>
      </w:pPr>
      <w:r>
        <w:rPr>
          <w:rFonts w:ascii="仿宋" w:eastAsia="仿宋" w:hAnsi="仿宋"/>
          <w:b/>
          <w:bCs/>
          <w:color w:val="333333"/>
          <w:sz w:val="28"/>
        </w:rPr>
        <w:t>3</w:t>
      </w:r>
      <w:r w:rsidR="00E30BC9">
        <w:rPr>
          <w:rFonts w:ascii="仿宋" w:eastAsia="仿宋" w:hAnsi="仿宋" w:hint="eastAsia"/>
          <w:b/>
          <w:bCs/>
          <w:color w:val="333333"/>
          <w:sz w:val="28"/>
        </w:rPr>
        <w:t>）</w:t>
      </w:r>
      <w:r>
        <w:rPr>
          <w:rFonts w:ascii="仿宋" w:eastAsia="仿宋" w:hAnsi="仿宋" w:hint="eastAsia"/>
          <w:b/>
          <w:bCs/>
          <w:color w:val="333333"/>
          <w:sz w:val="28"/>
        </w:rPr>
        <w:t>API Roaming模式</w:t>
      </w:r>
      <w:r w:rsidR="0019429A">
        <w:rPr>
          <w:rFonts w:ascii="仿宋" w:eastAsia="仿宋" w:hAnsi="仿宋" w:hint="eastAsia"/>
          <w:b/>
          <w:bCs/>
          <w:color w:val="333333"/>
          <w:sz w:val="28"/>
        </w:rPr>
        <w:t>：</w:t>
      </w:r>
      <w:r w:rsidR="00E524DA">
        <w:rPr>
          <w:rFonts w:ascii="仿宋" w:eastAsia="仿宋" w:hAnsi="仿宋" w:hint="eastAsia"/>
          <w:b/>
          <w:bCs/>
          <w:color w:val="333333"/>
          <w:sz w:val="28"/>
        </w:rPr>
        <w:t>开发者</w:t>
      </w:r>
      <w:r w:rsidR="007E2D71">
        <w:rPr>
          <w:rFonts w:ascii="仿宋" w:eastAsia="仿宋" w:hAnsi="仿宋" w:hint="eastAsia"/>
          <w:b/>
          <w:bCs/>
          <w:color w:val="333333"/>
          <w:sz w:val="28"/>
        </w:rPr>
        <w:t>通过任一运营商</w:t>
      </w:r>
      <w:r w:rsidR="00E524DA">
        <w:rPr>
          <w:rFonts w:ascii="仿宋" w:eastAsia="仿宋" w:hAnsi="仿宋" w:hint="eastAsia"/>
          <w:b/>
          <w:bCs/>
          <w:color w:val="333333"/>
          <w:sz w:val="28"/>
        </w:rPr>
        <w:t>一点接入</w:t>
      </w:r>
      <w:r w:rsidR="007E2D71">
        <w:rPr>
          <w:rFonts w:ascii="仿宋" w:eastAsia="仿宋" w:hAnsi="仿宋" w:hint="eastAsia"/>
          <w:b/>
          <w:bCs/>
          <w:color w:val="333333"/>
          <w:sz w:val="28"/>
        </w:rPr>
        <w:t>，</w:t>
      </w:r>
      <w:r w:rsidR="004C705F">
        <w:rPr>
          <w:rFonts w:ascii="仿宋" w:eastAsia="仿宋" w:hAnsi="仿宋" w:hint="eastAsia"/>
          <w:b/>
          <w:bCs/>
          <w:color w:val="333333"/>
          <w:sz w:val="28"/>
        </w:rPr>
        <w:t>收益留在运营商体系内</w:t>
      </w:r>
      <w:r w:rsidR="009268EF">
        <w:rPr>
          <w:rFonts w:ascii="仿宋" w:eastAsia="仿宋" w:hAnsi="仿宋" w:hint="eastAsia"/>
          <w:b/>
          <w:bCs/>
          <w:color w:val="333333"/>
          <w:sz w:val="28"/>
        </w:rPr>
        <w:t>，推进难度大</w:t>
      </w:r>
      <w:r w:rsidR="00AE747E">
        <w:rPr>
          <w:rFonts w:ascii="仿宋" w:eastAsia="仿宋" w:hAnsi="仿宋" w:hint="eastAsia"/>
          <w:b/>
          <w:bCs/>
          <w:color w:val="333333"/>
          <w:sz w:val="28"/>
        </w:rPr>
        <w:t>。</w:t>
      </w:r>
      <w:r w:rsidR="00414DA9" w:rsidRPr="00414DA9">
        <w:rPr>
          <w:rFonts w:ascii="仿宋" w:eastAsia="仿宋" w:hAnsi="仿宋" w:hint="eastAsia"/>
          <w:color w:val="333333"/>
          <w:sz w:val="28"/>
        </w:rPr>
        <w:t>运营商</w:t>
      </w:r>
      <w:ins w:id="251" w:author="roger" w:date="2024-09-06T15:00:00Z">
        <w:r w:rsidR="00D57A51">
          <w:rPr>
            <w:rFonts w:ascii="仿宋" w:eastAsia="仿宋" w:hAnsi="仿宋" w:hint="eastAsia"/>
            <w:color w:val="333333"/>
            <w:sz w:val="28"/>
          </w:rPr>
          <w:t>开放网关</w:t>
        </w:r>
      </w:ins>
      <w:r w:rsidR="00414DA9" w:rsidRPr="00414DA9">
        <w:rPr>
          <w:rFonts w:ascii="仿宋" w:eastAsia="仿宋" w:hAnsi="仿宋" w:hint="eastAsia"/>
          <w:color w:val="333333"/>
          <w:sz w:val="28"/>
        </w:rPr>
        <w:t>基于</w:t>
      </w:r>
      <w:r w:rsidR="00CF73EF" w:rsidRPr="00E30BC9">
        <w:rPr>
          <w:rFonts w:ascii="仿宋" w:eastAsia="仿宋" w:hAnsi="仿宋" w:cs="仿宋"/>
          <w:color w:val="333333"/>
          <w:sz w:val="28"/>
        </w:rPr>
        <w:t>Open Gateway</w:t>
      </w:r>
      <w:r w:rsidR="00414DA9" w:rsidRPr="00414DA9">
        <w:rPr>
          <w:rFonts w:ascii="仿宋" w:eastAsia="仿宋" w:hAnsi="仿宋" w:hint="eastAsia"/>
          <w:color w:val="333333"/>
          <w:sz w:val="28"/>
        </w:rPr>
        <w:lastRenderedPageBreak/>
        <w:t>进行网状互通，开发者</w:t>
      </w:r>
      <w:r w:rsidR="003A45E9">
        <w:rPr>
          <w:rFonts w:ascii="仿宋" w:eastAsia="仿宋" w:hAnsi="仿宋"/>
          <w:color w:val="333333"/>
          <w:sz w:val="28"/>
        </w:rPr>
        <w:t>接入</w:t>
      </w:r>
      <w:r w:rsidR="00551792">
        <w:rPr>
          <w:rFonts w:ascii="仿宋" w:eastAsia="仿宋" w:hAnsi="仿宋" w:hint="eastAsia"/>
          <w:color w:val="333333"/>
          <w:sz w:val="28"/>
        </w:rPr>
        <w:t>任一</w:t>
      </w:r>
      <w:r w:rsidRPr="00024A14">
        <w:rPr>
          <w:rFonts w:ascii="仿宋" w:eastAsia="仿宋" w:hAnsi="仿宋"/>
          <w:color w:val="333333"/>
          <w:sz w:val="28"/>
        </w:rPr>
        <w:t>运营商，即可调用其他运营商</w:t>
      </w:r>
      <w:r w:rsidRPr="00024A14">
        <w:rPr>
          <w:rFonts w:ascii="仿宋" w:eastAsia="仿宋" w:hAnsi="仿宋" w:hint="eastAsia"/>
          <w:color w:val="333333"/>
          <w:sz w:val="28"/>
        </w:rPr>
        <w:t>网络</w:t>
      </w:r>
      <w:r w:rsidRPr="00024A14">
        <w:rPr>
          <w:rFonts w:ascii="仿宋" w:eastAsia="仿宋" w:hAnsi="仿宋"/>
          <w:color w:val="333333"/>
          <w:sz w:val="28"/>
        </w:rPr>
        <w:t>能力</w:t>
      </w:r>
      <w:r w:rsidR="00764B5B">
        <w:rPr>
          <w:rFonts w:ascii="仿宋" w:eastAsia="仿宋" w:hAnsi="仿宋" w:hint="eastAsia"/>
          <w:color w:val="333333"/>
          <w:sz w:val="28"/>
        </w:rPr>
        <w:t>；</w:t>
      </w:r>
      <w:r w:rsidR="000B6F12">
        <w:rPr>
          <w:rFonts w:ascii="仿宋" w:eastAsia="仿宋" w:hAnsi="仿宋" w:hint="eastAsia"/>
          <w:color w:val="333333"/>
          <w:sz w:val="28"/>
        </w:rPr>
        <w:t>第三方</w:t>
      </w:r>
      <w:r w:rsidR="00764B5B">
        <w:rPr>
          <w:rFonts w:ascii="仿宋" w:eastAsia="仿宋" w:hAnsi="仿宋" w:hint="eastAsia"/>
          <w:color w:val="333333"/>
          <w:sz w:val="28"/>
        </w:rPr>
        <w:t>参与程度低</w:t>
      </w:r>
      <w:r w:rsidR="008D6856">
        <w:rPr>
          <w:rFonts w:ascii="仿宋" w:eastAsia="仿宋" w:hAnsi="仿宋" w:hint="eastAsia"/>
          <w:color w:val="333333"/>
          <w:sz w:val="28"/>
        </w:rPr>
        <w:t>，</w:t>
      </w:r>
      <w:del w:id="252" w:author="roger" w:date="2024-09-06T15:00:00Z">
        <w:r w:rsidR="00414DA9" w:rsidDel="00D57A51">
          <w:rPr>
            <w:rFonts w:ascii="仿宋" w:eastAsia="仿宋" w:hAnsi="仿宋" w:hint="eastAsia"/>
            <w:color w:val="333333"/>
            <w:sz w:val="28"/>
          </w:rPr>
          <w:delText>但</w:delText>
        </w:r>
      </w:del>
      <w:r w:rsidR="00414DA9">
        <w:rPr>
          <w:rFonts w:ascii="仿宋" w:eastAsia="仿宋" w:hAnsi="仿宋" w:hint="eastAsia"/>
          <w:color w:val="333333"/>
          <w:sz w:val="28"/>
        </w:rPr>
        <w:t>初期阶段</w:t>
      </w:r>
      <w:ins w:id="253" w:author="roger" w:date="2024-09-06T15:00:00Z">
        <w:r w:rsidR="00D57A51">
          <w:rPr>
            <w:rFonts w:ascii="仿宋" w:eastAsia="仿宋" w:hAnsi="仿宋" w:hint="eastAsia"/>
            <w:color w:val="333333"/>
            <w:sz w:val="28"/>
          </w:rPr>
          <w:t>目前</w:t>
        </w:r>
      </w:ins>
      <w:r w:rsidR="00551792">
        <w:rPr>
          <w:rFonts w:ascii="仿宋" w:eastAsia="仿宋" w:hAnsi="仿宋" w:hint="eastAsia"/>
          <w:color w:val="333333"/>
          <w:sz w:val="28"/>
        </w:rPr>
        <w:t>商用案例</w:t>
      </w:r>
      <w:ins w:id="254" w:author="roger" w:date="2024-09-06T15:00:00Z">
        <w:r w:rsidR="00D57A51">
          <w:rPr>
            <w:rFonts w:ascii="仿宋" w:eastAsia="仿宋" w:hAnsi="仿宋" w:hint="eastAsia"/>
            <w:color w:val="333333"/>
            <w:sz w:val="28"/>
          </w:rPr>
          <w:t>较</w:t>
        </w:r>
      </w:ins>
      <w:r w:rsidR="00551792">
        <w:rPr>
          <w:rFonts w:ascii="仿宋" w:eastAsia="仿宋" w:hAnsi="仿宋" w:hint="eastAsia"/>
          <w:color w:val="333333"/>
          <w:sz w:val="28"/>
        </w:rPr>
        <w:t>少</w:t>
      </w:r>
      <w:r w:rsidR="000B095E">
        <w:rPr>
          <w:rFonts w:ascii="仿宋" w:eastAsia="仿宋" w:hAnsi="仿宋" w:hint="eastAsia"/>
          <w:color w:val="333333"/>
          <w:sz w:val="28"/>
        </w:rPr>
        <w:t>。</w:t>
      </w:r>
      <w:r w:rsidR="004A086E">
        <w:rPr>
          <w:rFonts w:ascii="仿宋" w:eastAsia="仿宋" w:hAnsi="仿宋"/>
          <w:color w:val="333333"/>
          <w:sz w:val="28"/>
        </w:rPr>
        <w:t xml:space="preserve"> </w:t>
      </w:r>
    </w:p>
    <w:p w14:paraId="5225933C" w14:textId="77777777" w:rsidR="003117F3" w:rsidRDefault="003117F3" w:rsidP="004F5066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80"/>
        <w:jc w:val="both"/>
        <w:rPr>
          <w:rFonts w:ascii="仿宋" w:eastAsia="仿宋" w:hAnsi="仿宋"/>
          <w:b/>
          <w:color w:val="333333"/>
          <w:sz w:val="28"/>
        </w:rPr>
      </w:pPr>
    </w:p>
    <w:p w14:paraId="28957E3E" w14:textId="02675216" w:rsidR="00C600C1" w:rsidRDefault="00A10CC5" w:rsidP="00EB453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/>
          <w:b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二、中国电信</w:t>
      </w:r>
      <w:r w:rsidR="00732D3D">
        <w:rPr>
          <w:rFonts w:ascii="仿宋" w:eastAsia="仿宋" w:hAnsi="仿宋" w:hint="eastAsia"/>
          <w:b/>
          <w:color w:val="333333"/>
          <w:sz w:val="28"/>
        </w:rPr>
        <w:t>A</w:t>
      </w:r>
      <w:r w:rsidR="00732D3D">
        <w:rPr>
          <w:rFonts w:ascii="仿宋" w:eastAsia="仿宋" w:hAnsi="仿宋"/>
          <w:b/>
          <w:color w:val="333333"/>
          <w:sz w:val="28"/>
        </w:rPr>
        <w:t>PI</w:t>
      </w:r>
      <w:r w:rsidR="00732D3D">
        <w:rPr>
          <w:rFonts w:ascii="仿宋" w:eastAsia="仿宋" w:hAnsi="仿宋" w:hint="eastAsia"/>
          <w:b/>
          <w:color w:val="333333"/>
          <w:sz w:val="28"/>
        </w:rPr>
        <w:t>商业变现</w:t>
      </w:r>
      <w:r>
        <w:rPr>
          <w:rFonts w:ascii="仿宋" w:eastAsia="仿宋" w:hAnsi="仿宋" w:hint="eastAsia"/>
          <w:b/>
          <w:color w:val="333333"/>
          <w:sz w:val="28"/>
        </w:rPr>
        <w:t>面临的挑</w:t>
      </w:r>
      <w:r w:rsidR="00582B44">
        <w:rPr>
          <w:rFonts w:ascii="仿宋" w:eastAsia="仿宋" w:hAnsi="仿宋" w:hint="eastAsia"/>
          <w:b/>
          <w:color w:val="333333"/>
          <w:sz w:val="28"/>
        </w:rPr>
        <w:t>战</w:t>
      </w:r>
    </w:p>
    <w:p w14:paraId="39FC4E5E" w14:textId="24C6A1C3" w:rsidR="001208D8" w:rsidRDefault="001208D8" w:rsidP="00EB453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/>
          <w:b/>
          <w:bCs/>
          <w:color w:val="333333"/>
          <w:sz w:val="28"/>
        </w:rPr>
      </w:pPr>
      <w:r w:rsidRPr="00390F7D">
        <w:rPr>
          <w:rFonts w:ascii="仿宋" w:eastAsia="仿宋" w:hAnsi="仿宋" w:hint="eastAsia"/>
          <w:sz w:val="28"/>
        </w:rPr>
        <w:t>中国电信</w:t>
      </w:r>
      <w:r w:rsidRPr="00390F7D">
        <w:rPr>
          <w:rFonts w:ascii="仿宋" w:eastAsia="仿宋" w:hAnsi="仿宋"/>
          <w:sz w:val="28"/>
        </w:rPr>
        <w:t>2023年加入Open Gateway</w:t>
      </w:r>
      <w:r>
        <w:rPr>
          <w:rFonts w:ascii="仿宋" w:eastAsia="仿宋" w:hAnsi="仿宋"/>
          <w:sz w:val="28"/>
        </w:rPr>
        <w:t>，</w:t>
      </w:r>
      <w:r w:rsidRPr="00390F7D">
        <w:rPr>
          <w:rFonts w:ascii="仿宋" w:eastAsia="仿宋" w:hAnsi="仿宋"/>
          <w:sz w:val="28"/>
        </w:rPr>
        <w:t>7个API</w:t>
      </w:r>
      <w:r>
        <w:rPr>
          <w:rFonts w:ascii="仿宋" w:eastAsia="仿宋" w:hAnsi="仿宋" w:hint="eastAsia"/>
          <w:sz w:val="28"/>
        </w:rPr>
        <w:t>通过G</w:t>
      </w:r>
      <w:r>
        <w:rPr>
          <w:rFonts w:ascii="仿宋" w:eastAsia="仿宋" w:hAnsi="仿宋"/>
          <w:sz w:val="28"/>
        </w:rPr>
        <w:t>SMA</w:t>
      </w:r>
      <w:r>
        <w:rPr>
          <w:rFonts w:ascii="仿宋" w:eastAsia="仿宋" w:hAnsi="仿宋" w:hint="eastAsia"/>
          <w:sz w:val="28"/>
        </w:rPr>
        <w:t>认证，</w:t>
      </w:r>
      <w:r>
        <w:rPr>
          <w:rFonts w:ascii="仿宋" w:eastAsia="仿宋" w:hAnsi="仿宋"/>
          <w:sz w:val="28"/>
        </w:rPr>
        <w:t>全球运营商第一</w:t>
      </w:r>
      <w:r w:rsidR="00DF4CFA">
        <w:rPr>
          <w:rFonts w:ascii="仿宋" w:eastAsia="仿宋" w:hAnsi="仿宋" w:hint="eastAsia"/>
          <w:sz w:val="28"/>
        </w:rPr>
        <w:t>，但目前还面临着以下问题</w:t>
      </w:r>
      <w:r w:rsidR="0010641A">
        <w:rPr>
          <w:rFonts w:ascii="仿宋" w:eastAsia="仿宋" w:hAnsi="仿宋" w:hint="eastAsia"/>
          <w:sz w:val="28"/>
        </w:rPr>
        <w:t>。</w:t>
      </w:r>
    </w:p>
    <w:p w14:paraId="233D5948" w14:textId="38531A67" w:rsidR="0056701E" w:rsidRPr="007139CB" w:rsidRDefault="00DE3A1B" w:rsidP="007139CB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/>
          <w:b/>
          <w:bCs/>
          <w:color w:val="333333"/>
          <w:sz w:val="28"/>
          <w:rPrChange w:id="255" w:author="roger" w:date="2024-09-06T15:34:00Z">
            <w:rPr>
              <w:rFonts w:ascii="仿宋" w:eastAsia="仿宋" w:hAnsi="仿宋" w:cs="仿宋"/>
              <w:color w:val="333333"/>
              <w:sz w:val="28"/>
            </w:rPr>
          </w:rPrChange>
        </w:rPr>
        <w:pPrChange w:id="256" w:author="roger" w:date="2024-09-06T15:34:00Z">
          <w:pPr>
            <w:pStyle w:val="paragraph"/>
            <w:adjustRightInd w:val="0"/>
            <w:snapToGrid w:val="0"/>
            <w:spacing w:before="60" w:beforeAutospacing="0" w:after="60" w:afterAutospacing="0" w:line="360" w:lineRule="auto"/>
            <w:ind w:firstLine="420"/>
            <w:jc w:val="both"/>
          </w:pPr>
        </w:pPrChange>
      </w:pPr>
      <w:r>
        <w:rPr>
          <w:rFonts w:ascii="仿宋" w:eastAsia="仿宋" w:hAnsi="仿宋" w:hint="eastAsia"/>
          <w:b/>
          <w:bCs/>
          <w:color w:val="333333"/>
          <w:sz w:val="28"/>
        </w:rPr>
        <w:t>（一）</w:t>
      </w:r>
      <w:r w:rsidR="0010641A" w:rsidRPr="00764003">
        <w:rPr>
          <w:rFonts w:ascii="仿宋" w:eastAsia="仿宋" w:hAnsi="仿宋" w:hint="eastAsia"/>
          <w:b/>
          <w:bCs/>
          <w:color w:val="333333"/>
          <w:sz w:val="28"/>
        </w:rPr>
        <w:t>从A</w:t>
      </w:r>
      <w:r w:rsidR="0010641A" w:rsidRPr="00764003">
        <w:rPr>
          <w:rFonts w:ascii="仿宋" w:eastAsia="仿宋" w:hAnsi="仿宋"/>
          <w:b/>
          <w:bCs/>
          <w:color w:val="333333"/>
          <w:sz w:val="28"/>
        </w:rPr>
        <w:t>PI</w:t>
      </w:r>
      <w:r w:rsidR="0010641A" w:rsidRPr="00764003">
        <w:rPr>
          <w:rFonts w:ascii="仿宋" w:eastAsia="仿宋" w:hAnsi="仿宋" w:hint="eastAsia"/>
          <w:b/>
          <w:bCs/>
          <w:color w:val="333333"/>
          <w:sz w:val="28"/>
        </w:rPr>
        <w:t>商业变现能力看，与友商差距较大</w:t>
      </w:r>
      <w:r w:rsidR="00FF6E64">
        <w:rPr>
          <w:rFonts w:ascii="仿宋" w:eastAsia="仿宋" w:hAnsi="仿宋" w:hint="eastAsia"/>
          <w:b/>
          <w:bCs/>
          <w:color w:val="333333"/>
          <w:sz w:val="28"/>
        </w:rPr>
        <w:t>。</w:t>
      </w:r>
      <w:ins w:id="257" w:author="roger" w:date="2024-09-06T15:34:00Z">
        <w:r w:rsidR="007139CB">
          <w:rPr>
            <w:rFonts w:ascii="仿宋" w:eastAsia="仿宋" w:hAnsi="仿宋" w:hint="eastAsia"/>
            <w:b/>
            <w:bCs/>
            <w:color w:val="333333"/>
            <w:sz w:val="28"/>
          </w:rPr>
          <w:t>一是</w:t>
        </w:r>
      </w:ins>
      <w:moveToRangeStart w:id="258" w:author="roger" w:date="2024-09-06T15:28:00Z" w:name="move176528917"/>
      <w:moveTo w:id="259" w:author="roger" w:date="2024-09-06T15:28:00Z">
        <w:r w:rsidR="00B32A7C" w:rsidRPr="00DD2F27">
          <w:rPr>
            <w:rFonts w:ascii="仿宋" w:eastAsia="仿宋" w:hAnsi="仿宋" w:hint="eastAsia"/>
            <w:b/>
            <w:bCs/>
            <w:color w:val="333333"/>
            <w:sz w:val="28"/>
          </w:rPr>
          <w:t>标准A</w:t>
        </w:r>
        <w:r w:rsidR="00B32A7C" w:rsidRPr="00DD2F27">
          <w:rPr>
            <w:rFonts w:ascii="仿宋" w:eastAsia="仿宋" w:hAnsi="仿宋"/>
            <w:b/>
            <w:bCs/>
            <w:color w:val="333333"/>
            <w:sz w:val="28"/>
          </w:rPr>
          <w:t>PI</w:t>
        </w:r>
        <w:r w:rsidR="00B32A7C" w:rsidRPr="00DD2F27">
          <w:rPr>
            <w:rFonts w:ascii="仿宋" w:eastAsia="仿宋" w:hAnsi="仿宋" w:hint="eastAsia"/>
            <w:b/>
            <w:bCs/>
            <w:color w:val="333333"/>
            <w:sz w:val="28"/>
          </w:rPr>
          <w:t>方面</w:t>
        </w:r>
        <w:r w:rsidR="00B32A7C">
          <w:rPr>
            <w:rFonts w:ascii="仿宋" w:eastAsia="仿宋" w:hAnsi="仿宋" w:cs="仿宋" w:hint="eastAsia"/>
            <w:color w:val="333333"/>
            <w:sz w:val="28"/>
          </w:rPr>
          <w:t>，中国电信</w:t>
        </w:r>
        <w:r w:rsidR="00B32A7C">
          <w:rPr>
            <w:rFonts w:ascii="仿宋" w:eastAsia="仿宋" w:hAnsi="仿宋" w:hint="eastAsia"/>
            <w:bCs/>
            <w:color w:val="333333"/>
            <w:sz w:val="28"/>
          </w:rPr>
          <w:t>已发布的7个</w:t>
        </w:r>
        <w:r w:rsidR="00B32A7C" w:rsidRPr="00545419">
          <w:rPr>
            <w:rFonts w:ascii="仿宋" w:eastAsia="仿宋" w:hAnsi="仿宋" w:hint="eastAsia"/>
            <w:bCs/>
            <w:color w:val="333333"/>
            <w:sz w:val="28"/>
          </w:rPr>
          <w:t>O</w:t>
        </w:r>
        <w:r w:rsidR="00B32A7C" w:rsidRPr="00545419">
          <w:rPr>
            <w:rFonts w:ascii="仿宋" w:eastAsia="仿宋" w:hAnsi="仿宋"/>
            <w:bCs/>
            <w:color w:val="333333"/>
            <w:sz w:val="28"/>
          </w:rPr>
          <w:t>pen Gateway</w:t>
        </w:r>
        <w:r w:rsidR="00B32A7C">
          <w:rPr>
            <w:rFonts w:ascii="仿宋" w:eastAsia="仿宋" w:hAnsi="仿宋"/>
            <w:bCs/>
            <w:color w:val="333333"/>
            <w:sz w:val="28"/>
          </w:rPr>
          <w:t xml:space="preserve"> API</w:t>
        </w:r>
      </w:moveTo>
      <w:ins w:id="260" w:author="roger" w:date="2024-09-06T15:28:00Z">
        <w:r w:rsidR="00B32A7C">
          <w:rPr>
            <w:rFonts w:ascii="仿宋" w:eastAsia="仿宋" w:hAnsi="仿宋" w:hint="eastAsia"/>
            <w:bCs/>
            <w:color w:val="333333"/>
            <w:sz w:val="28"/>
          </w:rPr>
          <w:t>（</w:t>
        </w:r>
      </w:ins>
      <w:ins w:id="261" w:author="roger" w:date="2024-09-06T15:30:00Z">
        <w:r w:rsidR="00B32A7C">
          <w:rPr>
            <w:rFonts w:ascii="仿宋" w:eastAsia="仿宋" w:hAnsi="仿宋"/>
            <w:bCs/>
            <w:color w:val="333333"/>
            <w:sz w:val="28"/>
          </w:rPr>
          <w:t>5</w:t>
        </w:r>
      </w:ins>
      <w:ins w:id="262" w:author="roger" w:date="2024-09-06T15:29:00Z">
        <w:r w:rsidR="00B32A7C">
          <w:rPr>
            <w:rFonts w:ascii="仿宋" w:eastAsia="仿宋" w:hAnsi="仿宋" w:hint="eastAsia"/>
            <w:bCs/>
            <w:color w:val="333333"/>
            <w:sz w:val="28"/>
          </w:rPr>
          <w:t>个反诈类、</w:t>
        </w:r>
      </w:ins>
      <w:ins w:id="263" w:author="roger" w:date="2024-09-06T15:30:00Z">
        <w:r w:rsidR="00B32A7C">
          <w:rPr>
            <w:rFonts w:ascii="仿宋" w:eastAsia="仿宋" w:hAnsi="仿宋" w:hint="eastAsia"/>
            <w:bCs/>
            <w:color w:val="333333"/>
            <w:sz w:val="28"/>
          </w:rPr>
          <w:t>1个</w:t>
        </w:r>
        <w:r w:rsidR="007139CB">
          <w:rPr>
            <w:rFonts w:ascii="仿宋" w:eastAsia="仿宋" w:hAnsi="仿宋" w:hint="eastAsia"/>
            <w:bCs/>
            <w:color w:val="333333"/>
            <w:sz w:val="28"/>
          </w:rPr>
          <w:t>移动连接类、1个</w:t>
        </w:r>
      </w:ins>
      <w:ins w:id="264" w:author="roger" w:date="2024-09-06T15:33:00Z">
        <w:r w:rsidR="007139CB">
          <w:rPr>
            <w:rFonts w:ascii="仿宋" w:eastAsia="仿宋" w:hAnsi="仿宋" w:hint="eastAsia"/>
            <w:bCs/>
            <w:color w:val="333333"/>
            <w:sz w:val="28"/>
          </w:rPr>
          <w:t>设备定位类</w:t>
        </w:r>
      </w:ins>
      <w:ins w:id="265" w:author="roger" w:date="2024-09-06T15:28:00Z">
        <w:r w:rsidR="00B32A7C">
          <w:rPr>
            <w:rFonts w:ascii="仿宋" w:eastAsia="仿宋" w:hAnsi="仿宋" w:hint="eastAsia"/>
            <w:bCs/>
            <w:color w:val="333333"/>
            <w:sz w:val="28"/>
          </w:rPr>
          <w:t>）</w:t>
        </w:r>
      </w:ins>
      <w:ins w:id="266" w:author="roger" w:date="2024-09-06T15:36:00Z">
        <w:r w:rsidR="007139CB">
          <w:rPr>
            <w:rFonts w:ascii="仿宋" w:eastAsia="仿宋" w:hAnsi="仿宋" w:hint="eastAsia"/>
            <w:bCs/>
            <w:color w:val="333333"/>
            <w:sz w:val="28"/>
          </w:rPr>
          <w:t>商业推广不足，</w:t>
        </w:r>
      </w:ins>
      <w:moveTo w:id="267" w:author="roger" w:date="2024-09-06T15:28:00Z">
        <w:r w:rsidR="00B32A7C" w:rsidRPr="00545419">
          <w:rPr>
            <w:rFonts w:ascii="仿宋" w:eastAsia="仿宋" w:hAnsi="仿宋" w:hint="eastAsia"/>
            <w:bCs/>
            <w:color w:val="333333"/>
            <w:sz w:val="28"/>
          </w:rPr>
          <w:t>尚</w:t>
        </w:r>
        <w:r w:rsidR="00B32A7C">
          <w:rPr>
            <w:rFonts w:ascii="仿宋" w:eastAsia="仿宋" w:hAnsi="仿宋" w:hint="eastAsia"/>
            <w:bCs/>
            <w:color w:val="333333"/>
            <w:sz w:val="28"/>
          </w:rPr>
          <w:t>不具备盈利</w:t>
        </w:r>
      </w:moveTo>
      <w:ins w:id="268" w:author="roger" w:date="2024-09-06T15:36:00Z">
        <w:r w:rsidR="007139CB">
          <w:rPr>
            <w:rFonts w:ascii="仿宋" w:eastAsia="仿宋" w:hAnsi="仿宋" w:hint="eastAsia"/>
            <w:bCs/>
            <w:color w:val="333333"/>
            <w:sz w:val="28"/>
          </w:rPr>
          <w:t>变现</w:t>
        </w:r>
      </w:ins>
      <w:moveTo w:id="269" w:author="roger" w:date="2024-09-06T15:28:00Z">
        <w:r w:rsidR="00B32A7C">
          <w:rPr>
            <w:rFonts w:ascii="仿宋" w:eastAsia="仿宋" w:hAnsi="仿宋" w:hint="eastAsia"/>
            <w:bCs/>
            <w:color w:val="333333"/>
            <w:sz w:val="28"/>
          </w:rPr>
          <w:t>能力；</w:t>
        </w:r>
        <w:del w:id="270" w:author="roger" w:date="2024-09-06T15:33:00Z">
          <w:r w:rsidR="00B32A7C" w:rsidDel="007139CB">
            <w:rPr>
              <w:rFonts w:ascii="仿宋" w:eastAsia="仿宋" w:hAnsi="仿宋" w:hint="eastAsia"/>
              <w:bCs/>
              <w:color w:val="333333"/>
              <w:sz w:val="28"/>
            </w:rPr>
            <w:delText>虽然</w:delText>
          </w:r>
        </w:del>
        <w:r w:rsidR="00B32A7C">
          <w:rPr>
            <w:rFonts w:ascii="仿宋" w:eastAsia="仿宋" w:hAnsi="仿宋" w:hint="eastAsia"/>
            <w:bCs/>
            <w:color w:val="333333"/>
            <w:sz w:val="28"/>
          </w:rPr>
          <w:t>中国移动</w:t>
        </w:r>
        <w:del w:id="271" w:author="roger" w:date="2024-09-06T15:33:00Z">
          <w:r w:rsidR="00B32A7C" w:rsidDel="007139CB">
            <w:rPr>
              <w:rFonts w:ascii="仿宋" w:eastAsia="仿宋" w:hAnsi="仿宋" w:cs="仿宋" w:hint="eastAsia"/>
              <w:color w:val="333333"/>
              <w:sz w:val="28"/>
            </w:rPr>
            <w:delText>目前</w:delText>
          </w:r>
        </w:del>
        <w:r w:rsidR="00B32A7C">
          <w:rPr>
            <w:rFonts w:ascii="仿宋" w:eastAsia="仿宋" w:hAnsi="仿宋" w:cs="仿宋" w:hint="eastAsia"/>
            <w:color w:val="333333"/>
            <w:sz w:val="28"/>
          </w:rPr>
          <w:t>基于O</w:t>
        </w:r>
        <w:r w:rsidR="00B32A7C">
          <w:rPr>
            <w:rFonts w:ascii="仿宋" w:eastAsia="仿宋" w:hAnsi="仿宋" w:cs="仿宋"/>
            <w:color w:val="333333"/>
            <w:sz w:val="28"/>
          </w:rPr>
          <w:t>pen Gateway</w:t>
        </w:r>
        <w:r w:rsidR="00B32A7C">
          <w:rPr>
            <w:rFonts w:ascii="仿宋" w:eastAsia="仿宋" w:hAnsi="仿宋" w:cs="仿宋" w:hint="eastAsia"/>
            <w:color w:val="333333"/>
            <w:sz w:val="28"/>
          </w:rPr>
          <w:t>发布的A</w:t>
        </w:r>
        <w:r w:rsidR="00B32A7C">
          <w:rPr>
            <w:rFonts w:ascii="仿宋" w:eastAsia="仿宋" w:hAnsi="仿宋" w:cs="仿宋"/>
            <w:color w:val="333333"/>
            <w:sz w:val="28"/>
          </w:rPr>
          <w:t>PI</w:t>
        </w:r>
        <w:r w:rsidR="00B32A7C">
          <w:rPr>
            <w:rFonts w:ascii="仿宋" w:eastAsia="仿宋" w:hAnsi="仿宋" w:cs="仿宋" w:hint="eastAsia"/>
            <w:color w:val="333333"/>
            <w:sz w:val="28"/>
          </w:rPr>
          <w:t>仅Q</w:t>
        </w:r>
        <w:r w:rsidR="00B32A7C">
          <w:rPr>
            <w:rFonts w:ascii="仿宋" w:eastAsia="仿宋" w:hAnsi="仿宋" w:cs="仿宋"/>
            <w:color w:val="333333"/>
            <w:sz w:val="28"/>
          </w:rPr>
          <w:t>oD</w:t>
        </w:r>
        <w:r w:rsidR="00B32A7C">
          <w:rPr>
            <w:rFonts w:ascii="仿宋" w:eastAsia="仿宋" w:hAnsi="仿宋" w:cs="仿宋" w:hint="eastAsia"/>
            <w:color w:val="333333"/>
            <w:sz w:val="28"/>
          </w:rPr>
          <w:t>、O</w:t>
        </w:r>
        <w:r w:rsidR="00B32A7C">
          <w:rPr>
            <w:rFonts w:ascii="仿宋" w:eastAsia="仿宋" w:hAnsi="仿宋" w:cs="仿宋"/>
            <w:color w:val="333333"/>
            <w:sz w:val="28"/>
          </w:rPr>
          <w:t>TP</w:t>
        </w:r>
        <w:r w:rsidR="00B32A7C">
          <w:rPr>
            <w:rFonts w:ascii="仿宋" w:eastAsia="仿宋" w:hAnsi="仿宋" w:cs="仿宋" w:hint="eastAsia"/>
            <w:color w:val="333333"/>
            <w:sz w:val="28"/>
          </w:rPr>
          <w:t>两个，但</w:t>
        </w:r>
        <w:r w:rsidR="00B32A7C" w:rsidRPr="00B70B10">
          <w:rPr>
            <w:rFonts w:ascii="仿宋" w:eastAsia="仿宋" w:hAnsi="仿宋" w:cs="仿宋" w:hint="eastAsia"/>
            <w:color w:val="333333"/>
            <w:sz w:val="28"/>
          </w:rPr>
          <w:t>在移动支付、电商直播等场景调用量</w:t>
        </w:r>
        <w:r w:rsidR="00B32A7C">
          <w:rPr>
            <w:rFonts w:ascii="仿宋" w:eastAsia="仿宋" w:hAnsi="仿宋" w:cs="仿宋" w:hint="eastAsia"/>
            <w:color w:val="333333"/>
            <w:sz w:val="28"/>
          </w:rPr>
          <w:t>已</w:t>
        </w:r>
        <w:r w:rsidR="00B32A7C" w:rsidRPr="00B70B10">
          <w:rPr>
            <w:rFonts w:ascii="仿宋" w:eastAsia="仿宋" w:hAnsi="仿宋" w:cs="仿宋" w:hint="eastAsia"/>
            <w:color w:val="333333"/>
            <w:sz w:val="28"/>
          </w:rPr>
          <w:t>达</w:t>
        </w:r>
        <w:r w:rsidR="00B32A7C" w:rsidRPr="00B70B10">
          <w:rPr>
            <w:rFonts w:ascii="仿宋" w:eastAsia="仿宋" w:hAnsi="仿宋" w:cs="仿宋"/>
            <w:color w:val="333333"/>
            <w:sz w:val="28"/>
          </w:rPr>
          <w:t>3307万次/</w:t>
        </w:r>
        <w:r w:rsidR="00B32A7C">
          <w:rPr>
            <w:rFonts w:ascii="仿宋" w:eastAsia="仿宋" w:hAnsi="仿宋" w:cs="仿宋"/>
            <w:color w:val="333333"/>
            <w:sz w:val="28"/>
          </w:rPr>
          <w:t>月，收入规模</w:t>
        </w:r>
        <w:r w:rsidR="00B32A7C">
          <w:rPr>
            <w:rFonts w:ascii="仿宋" w:eastAsia="仿宋" w:hAnsi="仿宋" w:cs="仿宋" w:hint="eastAsia"/>
            <w:color w:val="333333"/>
            <w:sz w:val="28"/>
          </w:rPr>
          <w:t>超1</w:t>
        </w:r>
        <w:r w:rsidR="00B32A7C">
          <w:rPr>
            <w:rFonts w:ascii="仿宋" w:eastAsia="仿宋" w:hAnsi="仿宋" w:cs="仿宋"/>
            <w:color w:val="333333"/>
            <w:sz w:val="28"/>
          </w:rPr>
          <w:t>.5</w:t>
        </w:r>
        <w:r w:rsidR="00B32A7C">
          <w:rPr>
            <w:rFonts w:ascii="仿宋" w:eastAsia="仿宋" w:hAnsi="仿宋" w:cs="仿宋" w:hint="eastAsia"/>
            <w:color w:val="333333"/>
            <w:sz w:val="28"/>
          </w:rPr>
          <w:t>亿</w:t>
        </w:r>
        <w:r w:rsidR="00B32A7C" w:rsidRPr="00B70B10">
          <w:rPr>
            <w:rFonts w:ascii="仿宋" w:eastAsia="仿宋" w:hAnsi="仿宋" w:cs="仿宋"/>
            <w:color w:val="333333"/>
            <w:sz w:val="28"/>
          </w:rPr>
          <w:t>。</w:t>
        </w:r>
      </w:moveTo>
      <w:moveToRangeEnd w:id="258"/>
      <w:ins w:id="272" w:author="roger" w:date="2024-09-06T15:35:00Z">
        <w:r w:rsidR="007139CB" w:rsidRPr="007139CB">
          <w:rPr>
            <w:rFonts w:ascii="仿宋" w:eastAsia="仿宋" w:hAnsi="仿宋" w:cs="仿宋" w:hint="eastAsia"/>
            <w:b/>
            <w:color w:val="333333"/>
            <w:sz w:val="28"/>
            <w:rPrChange w:id="273" w:author="roger" w:date="2024-09-06T15:35:00Z">
              <w:rPr>
                <w:rFonts w:ascii="仿宋" w:eastAsia="仿宋" w:hAnsi="仿宋" w:cs="仿宋" w:hint="eastAsia"/>
                <w:color w:val="333333"/>
                <w:sz w:val="28"/>
              </w:rPr>
            </w:rPrChange>
          </w:rPr>
          <w:t>二是</w:t>
        </w:r>
      </w:ins>
      <w:r w:rsidR="0010641A" w:rsidRPr="007139CB">
        <w:rPr>
          <w:rFonts w:ascii="仿宋" w:eastAsia="仿宋" w:hAnsi="仿宋" w:hint="eastAsia"/>
          <w:b/>
          <w:bCs/>
          <w:color w:val="333333"/>
          <w:sz w:val="28"/>
          <w:rPrChange w:id="274" w:author="roger" w:date="2024-09-06T15:35:00Z">
            <w:rPr>
              <w:rFonts w:ascii="仿宋" w:eastAsia="仿宋" w:hAnsi="仿宋" w:hint="eastAsia"/>
              <w:b/>
              <w:bCs/>
              <w:color w:val="333333"/>
              <w:sz w:val="28"/>
            </w:rPr>
          </w:rPrChange>
        </w:rPr>
        <w:t>非</w:t>
      </w:r>
      <w:r w:rsidR="0010641A">
        <w:rPr>
          <w:rFonts w:ascii="仿宋" w:eastAsia="仿宋" w:hAnsi="仿宋" w:hint="eastAsia"/>
          <w:b/>
          <w:bCs/>
          <w:color w:val="333333"/>
          <w:sz w:val="28"/>
        </w:rPr>
        <w:t>标A</w:t>
      </w:r>
      <w:r w:rsidR="0010641A">
        <w:rPr>
          <w:rFonts w:ascii="仿宋" w:eastAsia="仿宋" w:hAnsi="仿宋"/>
          <w:b/>
          <w:bCs/>
          <w:color w:val="333333"/>
          <w:sz w:val="28"/>
        </w:rPr>
        <w:t>PI</w:t>
      </w:r>
      <w:r w:rsidR="0010641A">
        <w:rPr>
          <w:rFonts w:ascii="仿宋" w:eastAsia="仿宋" w:hAnsi="仿宋" w:hint="eastAsia"/>
          <w:b/>
          <w:bCs/>
          <w:color w:val="333333"/>
          <w:sz w:val="28"/>
        </w:rPr>
        <w:t>方面，</w:t>
      </w:r>
      <w:r w:rsidR="005B7DEE">
        <w:rPr>
          <w:rFonts w:ascii="仿宋" w:eastAsia="仿宋" w:hAnsi="仿宋" w:cs="仿宋" w:hint="eastAsia"/>
          <w:color w:val="333333"/>
          <w:sz w:val="28"/>
        </w:rPr>
        <w:t>中国电信</w:t>
      </w:r>
      <w:r w:rsidR="006536F1">
        <w:rPr>
          <w:rFonts w:ascii="仿宋" w:eastAsia="仿宋" w:hAnsi="仿宋" w:cs="仿宋" w:hint="eastAsia"/>
          <w:color w:val="333333"/>
          <w:sz w:val="28"/>
        </w:rPr>
        <w:t>原子能力平台</w:t>
      </w:r>
      <w:r w:rsidR="00FD4B34">
        <w:rPr>
          <w:rFonts w:ascii="仿宋" w:eastAsia="仿宋" w:hAnsi="仿宋" w:cs="仿宋" w:hint="eastAsia"/>
          <w:color w:val="333333"/>
          <w:sz w:val="28"/>
        </w:rPr>
        <w:t>数量多但质量参次不齐（</w:t>
      </w:r>
      <w:r w:rsidR="00C652F1">
        <w:rPr>
          <w:rFonts w:ascii="仿宋" w:eastAsia="仿宋" w:hAnsi="仿宋" w:cs="仿宋" w:hint="eastAsia"/>
          <w:color w:val="333333"/>
          <w:sz w:val="28"/>
        </w:rPr>
        <w:t>占比超</w:t>
      </w:r>
      <w:r w:rsidR="007E10BC">
        <w:rPr>
          <w:rFonts w:ascii="仿宋" w:eastAsia="仿宋" w:hAnsi="仿宋" w:cs="仿宋" w:hint="eastAsia"/>
          <w:color w:val="333333"/>
          <w:sz w:val="28"/>
        </w:rPr>
        <w:t>9</w:t>
      </w:r>
      <w:r w:rsidR="007E10BC">
        <w:rPr>
          <w:rFonts w:ascii="仿宋" w:eastAsia="仿宋" w:hAnsi="仿宋" w:cs="仿宋"/>
          <w:color w:val="333333"/>
          <w:sz w:val="28"/>
        </w:rPr>
        <w:t>0%</w:t>
      </w:r>
      <w:r w:rsidR="00FD4B34">
        <w:rPr>
          <w:rFonts w:ascii="仿宋" w:eastAsia="仿宋" w:hAnsi="仿宋" w:cs="仿宋" w:hint="eastAsia"/>
          <w:color w:val="333333"/>
          <w:sz w:val="28"/>
        </w:rPr>
        <w:t>）</w:t>
      </w:r>
      <w:r w:rsidR="006D7D79">
        <w:rPr>
          <w:rFonts w:ascii="仿宋" w:eastAsia="仿宋" w:hAnsi="仿宋" w:cs="仿宋" w:hint="eastAsia"/>
          <w:color w:val="333333"/>
          <w:sz w:val="28"/>
        </w:rPr>
        <w:t>、重量不重质（如</w:t>
      </w:r>
      <w:r w:rsidR="006D7D79" w:rsidRPr="007E10BC">
        <w:rPr>
          <w:rFonts w:ascii="仿宋" w:eastAsia="仿宋" w:hAnsi="仿宋" w:cs="仿宋" w:hint="eastAsia"/>
          <w:color w:val="333333"/>
          <w:sz w:val="28"/>
        </w:rPr>
        <w:t>“云网类”</w:t>
      </w:r>
      <w:r w:rsidR="006D7D79" w:rsidRPr="007E10BC">
        <w:rPr>
          <w:rFonts w:ascii="仿宋" w:eastAsia="仿宋" w:hAnsi="仿宋" w:cs="仿宋"/>
          <w:color w:val="333333"/>
          <w:sz w:val="28"/>
        </w:rPr>
        <w:t>910</w:t>
      </w:r>
      <w:r w:rsidR="006D7D79">
        <w:rPr>
          <w:rFonts w:ascii="仿宋" w:eastAsia="仿宋" w:hAnsi="仿宋" w:cs="仿宋"/>
          <w:color w:val="333333"/>
          <w:sz w:val="28"/>
        </w:rPr>
        <w:t>个开放能力</w:t>
      </w:r>
      <w:r w:rsidR="006D7D79" w:rsidRPr="007E10BC">
        <w:rPr>
          <w:rFonts w:ascii="仿宋" w:eastAsia="仿宋" w:hAnsi="仿宋" w:cs="仿宋"/>
          <w:color w:val="333333"/>
          <w:sz w:val="28"/>
        </w:rPr>
        <w:t>仅71个产生调用量</w:t>
      </w:r>
      <w:r w:rsidR="006D7D79">
        <w:rPr>
          <w:rFonts w:ascii="仿宋" w:eastAsia="仿宋" w:hAnsi="仿宋" w:cs="仿宋" w:hint="eastAsia"/>
          <w:color w:val="333333"/>
          <w:sz w:val="28"/>
        </w:rPr>
        <w:t>），</w:t>
      </w:r>
      <w:r w:rsidR="006B6517">
        <w:rPr>
          <w:rFonts w:ascii="仿宋" w:eastAsia="仿宋" w:hAnsi="仿宋" w:cs="仿宋" w:hint="eastAsia"/>
          <w:color w:val="333333"/>
          <w:sz w:val="28"/>
        </w:rPr>
        <w:t>能力变现对内（</w:t>
      </w:r>
      <w:r w:rsidR="006B6517" w:rsidRPr="00551792">
        <w:rPr>
          <w:rFonts w:ascii="仿宋" w:eastAsia="仿宋" w:hAnsi="仿宋"/>
          <w:color w:val="333333"/>
          <w:sz w:val="28"/>
        </w:rPr>
        <w:t>95%以上</w:t>
      </w:r>
      <w:r w:rsidR="006B6517" w:rsidRPr="00551792">
        <w:rPr>
          <w:rFonts w:ascii="仿宋" w:eastAsia="仿宋" w:hAnsi="仿宋" w:hint="eastAsia"/>
          <w:color w:val="333333"/>
          <w:sz w:val="28"/>
        </w:rPr>
        <w:t>A</w:t>
      </w:r>
      <w:r w:rsidR="006B6517" w:rsidRPr="00551792">
        <w:rPr>
          <w:rFonts w:ascii="仿宋" w:eastAsia="仿宋" w:hAnsi="仿宋"/>
          <w:color w:val="333333"/>
          <w:sz w:val="28"/>
        </w:rPr>
        <w:t>PI交易额来自省市公司</w:t>
      </w:r>
      <w:r w:rsidR="006B6517">
        <w:rPr>
          <w:rFonts w:ascii="仿宋" w:eastAsia="仿宋" w:hAnsi="仿宋" w:cs="仿宋" w:hint="eastAsia"/>
          <w:color w:val="333333"/>
          <w:sz w:val="28"/>
        </w:rPr>
        <w:t>），</w:t>
      </w:r>
      <w:r w:rsidR="00352DA5">
        <w:rPr>
          <w:rFonts w:ascii="仿宋" w:eastAsia="仿宋" w:hAnsi="仿宋" w:cs="仿宋" w:hint="eastAsia"/>
          <w:color w:val="333333"/>
          <w:sz w:val="28"/>
        </w:rPr>
        <w:t>用户对接</w:t>
      </w:r>
      <w:r w:rsidR="007E10BC" w:rsidRPr="007E10BC">
        <w:rPr>
          <w:rFonts w:ascii="仿宋" w:eastAsia="仿宋" w:hAnsi="仿宋" w:cs="仿宋" w:hint="eastAsia"/>
          <w:color w:val="333333"/>
          <w:sz w:val="28"/>
        </w:rPr>
        <w:t>成本高</w:t>
      </w:r>
      <w:r w:rsidR="0010641A">
        <w:rPr>
          <w:rFonts w:ascii="仿宋" w:eastAsia="仿宋" w:hAnsi="仿宋" w:cs="仿宋" w:hint="eastAsia"/>
          <w:color w:val="333333"/>
          <w:sz w:val="28"/>
        </w:rPr>
        <w:t>，存在“想用但不会用、不敢用”问题</w:t>
      </w:r>
      <w:del w:id="275" w:author="roger" w:date="2024-09-06T15:34:00Z">
        <w:r w:rsidR="00132DE4" w:rsidDel="007139CB">
          <w:rPr>
            <w:rFonts w:ascii="仿宋" w:eastAsia="仿宋" w:hAnsi="仿宋" w:cs="仿宋" w:hint="eastAsia"/>
            <w:color w:val="333333"/>
            <w:sz w:val="28"/>
          </w:rPr>
          <w:delText>；</w:delText>
        </w:r>
        <w:r w:rsidR="0010641A" w:rsidDel="007139CB">
          <w:rPr>
            <w:rFonts w:ascii="仿宋" w:eastAsia="仿宋" w:hAnsi="仿宋" w:cs="仿宋" w:hint="eastAsia"/>
            <w:color w:val="333333"/>
            <w:sz w:val="28"/>
          </w:rPr>
          <w:delText>中国移动以盈利为导向，在自有平台打磨能力，提供差异化服务</w:delText>
        </w:r>
      </w:del>
      <w:r w:rsidR="0010641A">
        <w:rPr>
          <w:rFonts w:ascii="仿宋" w:eastAsia="仿宋" w:hAnsi="仿宋" w:cs="仿宋" w:hint="eastAsia"/>
          <w:color w:val="333333"/>
          <w:sz w:val="28"/>
        </w:rPr>
        <w:t>。</w:t>
      </w:r>
      <w:moveFromRangeStart w:id="276" w:author="roger" w:date="2024-09-06T15:28:00Z" w:name="move176528917"/>
      <w:moveFrom w:id="277" w:author="roger" w:date="2024-09-06T15:28:00Z">
        <w:r w:rsidR="00DD2F27" w:rsidRPr="00DD2F27" w:rsidDel="00B32A7C">
          <w:rPr>
            <w:rFonts w:ascii="仿宋" w:eastAsia="仿宋" w:hAnsi="仿宋" w:hint="eastAsia"/>
            <w:b/>
            <w:bCs/>
            <w:color w:val="333333"/>
            <w:sz w:val="28"/>
          </w:rPr>
          <w:t>标准A</w:t>
        </w:r>
        <w:r w:rsidR="00DD2F27" w:rsidRPr="00DD2F27" w:rsidDel="00B32A7C">
          <w:rPr>
            <w:rFonts w:ascii="仿宋" w:eastAsia="仿宋" w:hAnsi="仿宋"/>
            <w:b/>
            <w:bCs/>
            <w:color w:val="333333"/>
            <w:sz w:val="28"/>
          </w:rPr>
          <w:t>PI</w:t>
        </w:r>
        <w:r w:rsidR="0010641A" w:rsidRPr="00DD2F27" w:rsidDel="00B32A7C">
          <w:rPr>
            <w:rFonts w:ascii="仿宋" w:eastAsia="仿宋" w:hAnsi="仿宋" w:hint="eastAsia"/>
            <w:b/>
            <w:bCs/>
            <w:color w:val="333333"/>
            <w:sz w:val="28"/>
          </w:rPr>
          <w:t>方面</w:t>
        </w:r>
        <w:r w:rsidR="0010641A" w:rsidDel="00B32A7C">
          <w:rPr>
            <w:rFonts w:ascii="仿宋" w:eastAsia="仿宋" w:hAnsi="仿宋" w:cs="仿宋" w:hint="eastAsia"/>
            <w:color w:val="333333"/>
            <w:sz w:val="28"/>
          </w:rPr>
          <w:t>，中国电信</w:t>
        </w:r>
        <w:r w:rsidR="0010641A" w:rsidDel="00B32A7C">
          <w:rPr>
            <w:rFonts w:ascii="仿宋" w:eastAsia="仿宋" w:hAnsi="仿宋" w:hint="eastAsia"/>
            <w:bCs/>
            <w:color w:val="333333"/>
            <w:sz w:val="28"/>
          </w:rPr>
          <w:t>已发布的7个</w:t>
        </w:r>
        <w:r w:rsidR="0010641A" w:rsidRPr="00545419" w:rsidDel="00B32A7C">
          <w:rPr>
            <w:rFonts w:ascii="仿宋" w:eastAsia="仿宋" w:hAnsi="仿宋" w:hint="eastAsia"/>
            <w:bCs/>
            <w:color w:val="333333"/>
            <w:sz w:val="28"/>
          </w:rPr>
          <w:t>O</w:t>
        </w:r>
        <w:r w:rsidR="0010641A" w:rsidRPr="00545419" w:rsidDel="00B32A7C">
          <w:rPr>
            <w:rFonts w:ascii="仿宋" w:eastAsia="仿宋" w:hAnsi="仿宋"/>
            <w:bCs/>
            <w:color w:val="333333"/>
            <w:sz w:val="28"/>
          </w:rPr>
          <w:t>pen Gateway</w:t>
        </w:r>
        <w:r w:rsidR="0010641A" w:rsidDel="00B32A7C">
          <w:rPr>
            <w:rFonts w:ascii="仿宋" w:eastAsia="仿宋" w:hAnsi="仿宋"/>
            <w:bCs/>
            <w:color w:val="333333"/>
            <w:sz w:val="28"/>
          </w:rPr>
          <w:t xml:space="preserve"> API</w:t>
        </w:r>
        <w:r w:rsidR="0010641A" w:rsidRPr="00545419" w:rsidDel="00B32A7C">
          <w:rPr>
            <w:rFonts w:ascii="仿宋" w:eastAsia="仿宋" w:hAnsi="仿宋" w:hint="eastAsia"/>
            <w:bCs/>
            <w:color w:val="333333"/>
            <w:sz w:val="28"/>
          </w:rPr>
          <w:t>尚</w:t>
        </w:r>
        <w:r w:rsidR="0010641A" w:rsidDel="00B32A7C">
          <w:rPr>
            <w:rFonts w:ascii="仿宋" w:eastAsia="仿宋" w:hAnsi="仿宋" w:hint="eastAsia"/>
            <w:bCs/>
            <w:color w:val="333333"/>
            <w:sz w:val="28"/>
          </w:rPr>
          <w:t>不具备盈利能力；</w:t>
        </w:r>
        <w:r w:rsidR="00093149" w:rsidDel="00B32A7C">
          <w:rPr>
            <w:rFonts w:ascii="仿宋" w:eastAsia="仿宋" w:hAnsi="仿宋" w:hint="eastAsia"/>
            <w:bCs/>
            <w:color w:val="333333"/>
            <w:sz w:val="28"/>
          </w:rPr>
          <w:t>虽然</w:t>
        </w:r>
        <w:r w:rsidR="0010641A" w:rsidDel="00B32A7C">
          <w:rPr>
            <w:rFonts w:ascii="仿宋" w:eastAsia="仿宋" w:hAnsi="仿宋" w:hint="eastAsia"/>
            <w:bCs/>
            <w:color w:val="333333"/>
            <w:sz w:val="28"/>
          </w:rPr>
          <w:t>中国移动</w:t>
        </w:r>
        <w:r w:rsidR="00F97305" w:rsidDel="00B32A7C">
          <w:rPr>
            <w:rFonts w:ascii="仿宋" w:eastAsia="仿宋" w:hAnsi="仿宋" w:cs="仿宋" w:hint="eastAsia"/>
            <w:color w:val="333333"/>
            <w:sz w:val="28"/>
          </w:rPr>
          <w:t>目前基于O</w:t>
        </w:r>
        <w:r w:rsidR="00F97305" w:rsidDel="00B32A7C">
          <w:rPr>
            <w:rFonts w:ascii="仿宋" w:eastAsia="仿宋" w:hAnsi="仿宋" w:cs="仿宋"/>
            <w:color w:val="333333"/>
            <w:sz w:val="28"/>
          </w:rPr>
          <w:t>pen Gateway</w:t>
        </w:r>
        <w:r w:rsidR="00F97305" w:rsidDel="00B32A7C">
          <w:rPr>
            <w:rFonts w:ascii="仿宋" w:eastAsia="仿宋" w:hAnsi="仿宋" w:cs="仿宋" w:hint="eastAsia"/>
            <w:color w:val="333333"/>
            <w:sz w:val="28"/>
          </w:rPr>
          <w:t>发布的A</w:t>
        </w:r>
        <w:r w:rsidR="00F97305" w:rsidDel="00B32A7C">
          <w:rPr>
            <w:rFonts w:ascii="仿宋" w:eastAsia="仿宋" w:hAnsi="仿宋" w:cs="仿宋"/>
            <w:color w:val="333333"/>
            <w:sz w:val="28"/>
          </w:rPr>
          <w:t>PI</w:t>
        </w:r>
        <w:r w:rsidR="00F97305" w:rsidDel="00B32A7C">
          <w:rPr>
            <w:rFonts w:ascii="仿宋" w:eastAsia="仿宋" w:hAnsi="仿宋" w:cs="仿宋" w:hint="eastAsia"/>
            <w:color w:val="333333"/>
            <w:sz w:val="28"/>
          </w:rPr>
          <w:t>仅Q</w:t>
        </w:r>
        <w:r w:rsidR="00F97305" w:rsidDel="00B32A7C">
          <w:rPr>
            <w:rFonts w:ascii="仿宋" w:eastAsia="仿宋" w:hAnsi="仿宋" w:cs="仿宋"/>
            <w:color w:val="333333"/>
            <w:sz w:val="28"/>
          </w:rPr>
          <w:t>oD</w:t>
        </w:r>
        <w:r w:rsidR="00F97305" w:rsidDel="00B32A7C">
          <w:rPr>
            <w:rFonts w:ascii="仿宋" w:eastAsia="仿宋" w:hAnsi="仿宋" w:cs="仿宋" w:hint="eastAsia"/>
            <w:color w:val="333333"/>
            <w:sz w:val="28"/>
          </w:rPr>
          <w:t>、O</w:t>
        </w:r>
        <w:r w:rsidR="00F97305" w:rsidDel="00B32A7C">
          <w:rPr>
            <w:rFonts w:ascii="仿宋" w:eastAsia="仿宋" w:hAnsi="仿宋" w:cs="仿宋"/>
            <w:color w:val="333333"/>
            <w:sz w:val="28"/>
          </w:rPr>
          <w:t>TP</w:t>
        </w:r>
        <w:r w:rsidR="00F97305" w:rsidDel="00B32A7C">
          <w:rPr>
            <w:rFonts w:ascii="仿宋" w:eastAsia="仿宋" w:hAnsi="仿宋" w:cs="仿宋" w:hint="eastAsia"/>
            <w:color w:val="333333"/>
            <w:sz w:val="28"/>
          </w:rPr>
          <w:t>两个，但</w:t>
        </w:r>
        <w:r w:rsidR="00F97305" w:rsidRPr="00B70B10" w:rsidDel="00B32A7C">
          <w:rPr>
            <w:rFonts w:ascii="仿宋" w:eastAsia="仿宋" w:hAnsi="仿宋" w:cs="仿宋" w:hint="eastAsia"/>
            <w:color w:val="333333"/>
            <w:sz w:val="28"/>
          </w:rPr>
          <w:t>在移动支付、电商直播等场景调用量</w:t>
        </w:r>
        <w:r w:rsidR="00F97305" w:rsidDel="00B32A7C">
          <w:rPr>
            <w:rFonts w:ascii="仿宋" w:eastAsia="仿宋" w:hAnsi="仿宋" w:cs="仿宋" w:hint="eastAsia"/>
            <w:color w:val="333333"/>
            <w:sz w:val="28"/>
          </w:rPr>
          <w:t>已</w:t>
        </w:r>
        <w:r w:rsidR="00F97305" w:rsidRPr="00B70B10" w:rsidDel="00B32A7C">
          <w:rPr>
            <w:rFonts w:ascii="仿宋" w:eastAsia="仿宋" w:hAnsi="仿宋" w:cs="仿宋" w:hint="eastAsia"/>
            <w:color w:val="333333"/>
            <w:sz w:val="28"/>
          </w:rPr>
          <w:t>达</w:t>
        </w:r>
        <w:r w:rsidR="00F97305" w:rsidRPr="00B70B10" w:rsidDel="00B32A7C">
          <w:rPr>
            <w:rFonts w:ascii="仿宋" w:eastAsia="仿宋" w:hAnsi="仿宋" w:cs="仿宋"/>
            <w:color w:val="333333"/>
            <w:sz w:val="28"/>
          </w:rPr>
          <w:t>3307万次/</w:t>
        </w:r>
        <w:r w:rsidR="00F97305" w:rsidDel="00B32A7C">
          <w:rPr>
            <w:rFonts w:ascii="仿宋" w:eastAsia="仿宋" w:hAnsi="仿宋" w:cs="仿宋"/>
            <w:color w:val="333333"/>
            <w:sz w:val="28"/>
          </w:rPr>
          <w:t>月，收入规模</w:t>
        </w:r>
        <w:r w:rsidR="00F97305" w:rsidDel="00B32A7C">
          <w:rPr>
            <w:rFonts w:ascii="仿宋" w:eastAsia="仿宋" w:hAnsi="仿宋" w:cs="仿宋" w:hint="eastAsia"/>
            <w:color w:val="333333"/>
            <w:sz w:val="28"/>
          </w:rPr>
          <w:t>超1</w:t>
        </w:r>
        <w:r w:rsidR="00F97305" w:rsidDel="00B32A7C">
          <w:rPr>
            <w:rFonts w:ascii="仿宋" w:eastAsia="仿宋" w:hAnsi="仿宋" w:cs="仿宋"/>
            <w:color w:val="333333"/>
            <w:sz w:val="28"/>
          </w:rPr>
          <w:t>.5</w:t>
        </w:r>
        <w:r w:rsidR="00F97305" w:rsidDel="00B32A7C">
          <w:rPr>
            <w:rFonts w:ascii="仿宋" w:eastAsia="仿宋" w:hAnsi="仿宋" w:cs="仿宋" w:hint="eastAsia"/>
            <w:color w:val="333333"/>
            <w:sz w:val="28"/>
          </w:rPr>
          <w:t>亿</w:t>
        </w:r>
        <w:r w:rsidR="00F97305" w:rsidRPr="00B70B10" w:rsidDel="00B32A7C">
          <w:rPr>
            <w:rFonts w:ascii="仿宋" w:eastAsia="仿宋" w:hAnsi="仿宋" w:cs="仿宋"/>
            <w:color w:val="333333"/>
            <w:sz w:val="28"/>
          </w:rPr>
          <w:t>。</w:t>
        </w:r>
      </w:moveFrom>
      <w:moveFromRangeEnd w:id="276"/>
    </w:p>
    <w:p w14:paraId="7FDAE3D4" w14:textId="068E592A" w:rsidR="00A25C5C" w:rsidRDefault="00A32ECC" w:rsidP="00EB453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ins w:id="278" w:author="roger" w:date="2024-09-06T15:04:00Z"/>
          <w:rFonts w:ascii="仿宋" w:eastAsia="仿宋" w:hAnsi="仿宋"/>
          <w:bCs/>
          <w:color w:val="333333"/>
          <w:sz w:val="28"/>
        </w:rPr>
      </w:pPr>
      <w:r>
        <w:rPr>
          <w:rFonts w:ascii="仿宋" w:eastAsia="仿宋" w:hAnsi="仿宋" w:cs="仿宋" w:hint="eastAsia"/>
          <w:color w:val="333333"/>
          <w:sz w:val="28"/>
        </w:rPr>
        <w:t>（二）</w:t>
      </w:r>
      <w:r w:rsidR="00325A2E" w:rsidRPr="00325A2E">
        <w:rPr>
          <w:rFonts w:ascii="仿宋" w:eastAsia="仿宋" w:hAnsi="仿宋" w:cs="仿宋" w:hint="eastAsia"/>
          <w:b/>
          <w:color w:val="333333"/>
          <w:sz w:val="28"/>
        </w:rPr>
        <w:t>平台</w:t>
      </w:r>
      <w:r w:rsidR="00980DEF">
        <w:rPr>
          <w:rFonts w:ascii="仿宋" w:eastAsia="仿宋" w:hAnsi="仿宋" w:cs="仿宋" w:hint="eastAsia"/>
          <w:b/>
          <w:color w:val="333333"/>
          <w:sz w:val="28"/>
        </w:rPr>
        <w:t>对</w:t>
      </w:r>
      <w:r w:rsidR="008141EA">
        <w:rPr>
          <w:rFonts w:ascii="仿宋" w:eastAsia="仿宋" w:hAnsi="仿宋" w:cs="仿宋" w:hint="eastAsia"/>
          <w:b/>
          <w:color w:val="333333"/>
          <w:sz w:val="28"/>
        </w:rPr>
        <w:t>标准化支撑</w:t>
      </w:r>
      <w:r w:rsidR="00980DEF">
        <w:rPr>
          <w:rFonts w:ascii="仿宋" w:eastAsia="仿宋" w:hAnsi="仿宋" w:cs="仿宋" w:hint="eastAsia"/>
          <w:b/>
          <w:color w:val="333333"/>
          <w:sz w:val="28"/>
        </w:rPr>
        <w:t>不足</w:t>
      </w:r>
      <w:r w:rsidR="002E33FB">
        <w:rPr>
          <w:rFonts w:ascii="仿宋" w:eastAsia="仿宋" w:hAnsi="仿宋" w:cs="仿宋" w:hint="eastAsia"/>
          <w:b/>
          <w:color w:val="333333"/>
          <w:sz w:val="28"/>
        </w:rPr>
        <w:t>、改造预期差</w:t>
      </w:r>
      <w:r w:rsidR="00FF6E64">
        <w:rPr>
          <w:rFonts w:ascii="仿宋" w:eastAsia="仿宋" w:hAnsi="仿宋" w:cs="仿宋" w:hint="eastAsia"/>
          <w:b/>
          <w:color w:val="333333"/>
          <w:sz w:val="28"/>
        </w:rPr>
        <w:t>。</w:t>
      </w:r>
      <w:r w:rsidR="001932DC">
        <w:rPr>
          <w:rFonts w:ascii="仿宋" w:eastAsia="仿宋" w:hAnsi="仿宋" w:cs="仿宋" w:hint="eastAsia"/>
          <w:b/>
          <w:color w:val="333333"/>
          <w:sz w:val="28"/>
        </w:rPr>
        <w:t>一</w:t>
      </w:r>
      <w:r w:rsidR="0062039B">
        <w:rPr>
          <w:rFonts w:ascii="仿宋" w:eastAsia="仿宋" w:hAnsi="仿宋" w:cs="仿宋" w:hint="eastAsia"/>
          <w:b/>
          <w:color w:val="333333"/>
          <w:sz w:val="28"/>
        </w:rPr>
        <w:t>是</w:t>
      </w:r>
      <w:del w:id="279" w:author="roger" w:date="2024-09-06T15:39:00Z">
        <w:r w:rsidR="001932DC" w:rsidDel="007139CB">
          <w:rPr>
            <w:rFonts w:ascii="仿宋" w:eastAsia="仿宋" w:hAnsi="仿宋" w:cs="仿宋" w:hint="eastAsia"/>
            <w:b/>
            <w:color w:val="333333"/>
            <w:sz w:val="28"/>
          </w:rPr>
          <w:delText>，</w:delText>
        </w:r>
        <w:r w:rsidR="00025A84" w:rsidDel="007139CB">
          <w:rPr>
            <w:rFonts w:ascii="仿宋" w:eastAsia="仿宋" w:hAnsi="仿宋" w:cs="仿宋" w:hint="eastAsia"/>
            <w:color w:val="333333"/>
            <w:sz w:val="28"/>
          </w:rPr>
          <w:delText>目前</w:delText>
        </w:r>
      </w:del>
      <w:r w:rsidR="00DB7D29">
        <w:rPr>
          <w:rFonts w:ascii="仿宋" w:eastAsia="仿宋" w:hAnsi="仿宋" w:cs="仿宋" w:hint="eastAsia"/>
          <w:color w:val="333333"/>
          <w:sz w:val="28"/>
        </w:rPr>
        <w:t>中国电信</w:t>
      </w:r>
      <w:r w:rsidR="006536F1">
        <w:rPr>
          <w:rFonts w:ascii="仿宋" w:eastAsia="仿宋" w:hAnsi="仿宋" w:cs="仿宋" w:hint="eastAsia"/>
          <w:color w:val="333333"/>
          <w:sz w:val="28"/>
        </w:rPr>
        <w:t>原子能力平台</w:t>
      </w:r>
      <w:r w:rsidR="006B6403">
        <w:rPr>
          <w:rFonts w:ascii="仿宋" w:eastAsia="仿宋" w:hAnsi="仿宋" w:cs="仿宋" w:hint="eastAsia"/>
          <w:color w:val="333333"/>
          <w:sz w:val="28"/>
        </w:rPr>
        <w:t>不具备</w:t>
      </w:r>
      <w:r w:rsidR="00025A84">
        <w:rPr>
          <w:rFonts w:ascii="仿宋" w:eastAsia="仿宋" w:hAnsi="仿宋" w:cs="仿宋" w:hint="eastAsia"/>
          <w:color w:val="333333"/>
          <w:sz w:val="28"/>
        </w:rPr>
        <w:t>A</w:t>
      </w:r>
      <w:r w:rsidR="00025A84">
        <w:rPr>
          <w:rFonts w:ascii="仿宋" w:eastAsia="仿宋" w:hAnsi="仿宋" w:cs="仿宋"/>
          <w:color w:val="333333"/>
          <w:sz w:val="28"/>
        </w:rPr>
        <w:t>PI</w:t>
      </w:r>
      <w:r w:rsidR="00025A84">
        <w:rPr>
          <w:rFonts w:ascii="仿宋" w:eastAsia="仿宋" w:hAnsi="仿宋" w:cs="仿宋" w:hint="eastAsia"/>
          <w:color w:val="333333"/>
          <w:sz w:val="28"/>
        </w:rPr>
        <w:t>兼容、</w:t>
      </w:r>
      <w:r w:rsidR="00EB4531">
        <w:rPr>
          <w:rFonts w:ascii="仿宋" w:eastAsia="仿宋" w:hAnsi="仿宋" w:cs="仿宋" w:hint="eastAsia"/>
          <w:color w:val="333333"/>
          <w:sz w:val="28"/>
        </w:rPr>
        <w:t>海量</w:t>
      </w:r>
      <w:r w:rsidR="00025A84">
        <w:rPr>
          <w:rFonts w:ascii="仿宋" w:eastAsia="仿宋" w:hAnsi="仿宋" w:cs="仿宋" w:hint="eastAsia"/>
          <w:color w:val="333333"/>
          <w:sz w:val="28"/>
        </w:rPr>
        <w:t>并发、数据交换等</w:t>
      </w:r>
      <w:r w:rsidR="006B6403" w:rsidRPr="00703307">
        <w:rPr>
          <w:rFonts w:ascii="仿宋" w:eastAsia="仿宋" w:hAnsi="仿宋" w:cs="仿宋" w:hint="eastAsia"/>
          <w:color w:val="333333"/>
          <w:sz w:val="28"/>
        </w:rPr>
        <w:t>能</w:t>
      </w:r>
      <w:r w:rsidR="00025A84">
        <w:rPr>
          <w:rFonts w:ascii="仿宋" w:eastAsia="仿宋" w:hAnsi="仿宋" w:cs="仿宋" w:hint="eastAsia"/>
          <w:color w:val="333333"/>
          <w:sz w:val="28"/>
        </w:rPr>
        <w:t>力</w:t>
      </w:r>
      <w:r w:rsidR="00DB7D29">
        <w:rPr>
          <w:rFonts w:ascii="仿宋" w:eastAsia="仿宋" w:hAnsi="仿宋" w:cs="仿宋" w:hint="eastAsia"/>
          <w:color w:val="333333"/>
          <w:sz w:val="28"/>
        </w:rPr>
        <w:t>，</w:t>
      </w:r>
      <w:r w:rsidR="003726FB">
        <w:rPr>
          <w:rFonts w:ascii="仿宋" w:eastAsia="仿宋" w:hAnsi="仿宋" w:cs="仿宋" w:hint="eastAsia"/>
          <w:color w:val="333333"/>
          <w:sz w:val="28"/>
        </w:rPr>
        <w:t>同时</w:t>
      </w:r>
      <w:r w:rsidR="004F1A9D">
        <w:rPr>
          <w:rFonts w:ascii="仿宋" w:eastAsia="仿宋" w:hAnsi="仿宋" w:cs="仿宋" w:hint="eastAsia"/>
          <w:color w:val="333333"/>
          <w:sz w:val="28"/>
        </w:rPr>
        <w:t>天翼云也</w:t>
      </w:r>
      <w:r w:rsidR="000C4823">
        <w:rPr>
          <w:rFonts w:ascii="仿宋" w:eastAsia="仿宋" w:hAnsi="仿宋" w:cs="仿宋" w:hint="eastAsia"/>
          <w:color w:val="333333"/>
          <w:sz w:val="28"/>
        </w:rPr>
        <w:t>未提供</w:t>
      </w:r>
      <w:r w:rsidR="004F1A9D">
        <w:rPr>
          <w:rFonts w:ascii="仿宋" w:eastAsia="仿宋" w:hAnsi="仿宋" w:cs="仿宋" w:hint="eastAsia"/>
          <w:color w:val="333333"/>
          <w:sz w:val="28"/>
        </w:rPr>
        <w:t>云通信开放专区</w:t>
      </w:r>
      <w:r w:rsidR="003726FB">
        <w:rPr>
          <w:rFonts w:ascii="仿宋" w:eastAsia="仿宋" w:hAnsi="仿宋" w:cs="仿宋" w:hint="eastAsia"/>
          <w:color w:val="333333"/>
          <w:sz w:val="28"/>
        </w:rPr>
        <w:t>（</w:t>
      </w:r>
      <w:r w:rsidR="000C4823">
        <w:rPr>
          <w:rFonts w:ascii="仿宋" w:eastAsia="仿宋" w:hAnsi="仿宋" w:cs="仿宋" w:hint="eastAsia"/>
          <w:color w:val="333333"/>
          <w:sz w:val="28"/>
        </w:rPr>
        <w:t>腾讯</w:t>
      </w:r>
      <w:r w:rsidR="003726FB">
        <w:rPr>
          <w:rFonts w:ascii="仿宋" w:eastAsia="仿宋" w:hAnsi="仿宋" w:cs="仿宋" w:hint="eastAsia"/>
          <w:color w:val="333333"/>
          <w:sz w:val="28"/>
        </w:rPr>
        <w:t>、</w:t>
      </w:r>
      <w:r w:rsidR="000C4823">
        <w:rPr>
          <w:rFonts w:ascii="仿宋" w:eastAsia="仿宋" w:hAnsi="仿宋" w:cs="仿宋" w:hint="eastAsia"/>
          <w:color w:val="333333"/>
          <w:sz w:val="28"/>
        </w:rPr>
        <w:t>阿里</w:t>
      </w:r>
      <w:r w:rsidR="003726FB">
        <w:rPr>
          <w:rFonts w:ascii="仿宋" w:eastAsia="仿宋" w:hAnsi="仿宋" w:cs="仿宋" w:hint="eastAsia"/>
          <w:color w:val="333333"/>
          <w:sz w:val="28"/>
        </w:rPr>
        <w:t>、</w:t>
      </w:r>
      <w:r w:rsidR="000C4823">
        <w:rPr>
          <w:rFonts w:ascii="仿宋" w:eastAsia="仿宋" w:hAnsi="仿宋" w:cs="仿宋" w:hint="eastAsia"/>
          <w:color w:val="333333"/>
          <w:sz w:val="28"/>
        </w:rPr>
        <w:t>移动</w:t>
      </w:r>
      <w:r w:rsidR="003726FB">
        <w:rPr>
          <w:rFonts w:ascii="仿宋" w:eastAsia="仿宋" w:hAnsi="仿宋" w:cs="仿宋" w:hint="eastAsia"/>
          <w:color w:val="333333"/>
          <w:sz w:val="28"/>
        </w:rPr>
        <w:t>等均</w:t>
      </w:r>
      <w:r w:rsidR="00382D47">
        <w:rPr>
          <w:rFonts w:ascii="仿宋" w:eastAsia="仿宋" w:hAnsi="仿宋" w:cs="仿宋" w:hint="eastAsia"/>
          <w:color w:val="333333"/>
          <w:sz w:val="28"/>
        </w:rPr>
        <w:t>可</w:t>
      </w:r>
      <w:r w:rsidR="003726FB">
        <w:rPr>
          <w:rFonts w:ascii="仿宋" w:eastAsia="仿宋" w:hAnsi="仿宋" w:cs="仿宋" w:hint="eastAsia"/>
          <w:color w:val="333333"/>
          <w:sz w:val="28"/>
        </w:rPr>
        <w:t>提供</w:t>
      </w:r>
      <w:r w:rsidR="00382D47">
        <w:rPr>
          <w:rFonts w:ascii="仿宋" w:eastAsia="仿宋" w:hAnsi="仿宋" w:cs="仿宋" w:hint="eastAsia"/>
          <w:color w:val="333333"/>
          <w:sz w:val="28"/>
        </w:rPr>
        <w:t>一点访问</w:t>
      </w:r>
      <w:r w:rsidR="003726FB">
        <w:rPr>
          <w:rFonts w:ascii="仿宋" w:eastAsia="仿宋" w:hAnsi="仿宋" w:cs="仿宋" w:hint="eastAsia"/>
          <w:color w:val="333333"/>
          <w:sz w:val="28"/>
        </w:rPr>
        <w:t>）</w:t>
      </w:r>
      <w:r w:rsidR="004F1A9D">
        <w:rPr>
          <w:rFonts w:ascii="仿宋" w:eastAsia="仿宋" w:hAnsi="仿宋" w:cs="仿宋" w:hint="eastAsia"/>
          <w:color w:val="333333"/>
          <w:sz w:val="28"/>
        </w:rPr>
        <w:t>，</w:t>
      </w:r>
      <w:r w:rsidR="003726FB">
        <w:rPr>
          <w:rFonts w:ascii="仿宋" w:eastAsia="仿宋" w:hAnsi="仿宋" w:cs="仿宋" w:hint="eastAsia"/>
          <w:color w:val="333333"/>
          <w:sz w:val="28"/>
        </w:rPr>
        <w:t>行业</w:t>
      </w:r>
      <w:r w:rsidR="004F1A9D">
        <w:rPr>
          <w:rFonts w:ascii="仿宋" w:eastAsia="仿宋" w:hAnsi="仿宋" w:cs="仿宋" w:hint="eastAsia"/>
          <w:color w:val="333333"/>
          <w:sz w:val="28"/>
        </w:rPr>
        <w:t>客户需求</w:t>
      </w:r>
      <w:r w:rsidR="00EB4531">
        <w:rPr>
          <w:rFonts w:ascii="仿宋" w:eastAsia="仿宋" w:hAnsi="仿宋" w:cs="仿宋" w:hint="eastAsia"/>
          <w:color w:val="333333"/>
          <w:sz w:val="28"/>
        </w:rPr>
        <w:t>难以一点触达</w:t>
      </w:r>
      <w:r w:rsidR="004F1A9D">
        <w:rPr>
          <w:rFonts w:ascii="仿宋" w:eastAsia="仿宋" w:hAnsi="仿宋" w:cs="仿宋" w:hint="eastAsia"/>
          <w:color w:val="333333"/>
          <w:sz w:val="28"/>
        </w:rPr>
        <w:t>。</w:t>
      </w:r>
      <w:r w:rsidR="0062039B" w:rsidRPr="00144D97">
        <w:rPr>
          <w:rFonts w:ascii="仿宋" w:eastAsia="仿宋" w:hAnsi="仿宋" w:cs="仿宋" w:hint="eastAsia"/>
          <w:b/>
          <w:color w:val="333333"/>
          <w:sz w:val="28"/>
        </w:rPr>
        <w:t>二是</w:t>
      </w:r>
      <w:del w:id="280" w:author="roger" w:date="2024-09-06T15:39:00Z">
        <w:r w:rsidR="0062039B" w:rsidDel="007139CB">
          <w:rPr>
            <w:rFonts w:ascii="仿宋" w:eastAsia="仿宋" w:hAnsi="仿宋" w:cs="仿宋" w:hint="eastAsia"/>
            <w:color w:val="333333"/>
            <w:sz w:val="28"/>
          </w:rPr>
          <w:delText>，</w:delText>
        </w:r>
      </w:del>
      <w:r w:rsidR="001932DC">
        <w:rPr>
          <w:rFonts w:ascii="仿宋" w:eastAsia="仿宋" w:hAnsi="仿宋" w:hint="eastAsia"/>
          <w:bCs/>
          <w:color w:val="333333"/>
          <w:sz w:val="28"/>
        </w:rPr>
        <w:t>网运、</w:t>
      </w:r>
      <w:r w:rsidR="003D02AD">
        <w:rPr>
          <w:rFonts w:ascii="仿宋" w:eastAsia="仿宋" w:hAnsi="仿宋" w:hint="eastAsia"/>
          <w:bCs/>
          <w:color w:val="333333"/>
          <w:sz w:val="28"/>
        </w:rPr>
        <w:t>政企</w:t>
      </w:r>
      <w:r w:rsidR="001932DC">
        <w:rPr>
          <w:rFonts w:ascii="仿宋" w:eastAsia="仿宋" w:hAnsi="仿宋" w:hint="eastAsia"/>
          <w:bCs/>
          <w:color w:val="333333"/>
          <w:sz w:val="28"/>
        </w:rPr>
        <w:t>等因A</w:t>
      </w:r>
      <w:r w:rsidR="001932DC">
        <w:rPr>
          <w:rFonts w:ascii="仿宋" w:eastAsia="仿宋" w:hAnsi="仿宋"/>
          <w:bCs/>
          <w:color w:val="333333"/>
          <w:sz w:val="28"/>
        </w:rPr>
        <w:t>PI</w:t>
      </w:r>
      <w:r w:rsidR="001932DC">
        <w:rPr>
          <w:rFonts w:ascii="仿宋" w:eastAsia="仿宋" w:hAnsi="仿宋" w:hint="eastAsia"/>
          <w:bCs/>
          <w:color w:val="333333"/>
          <w:sz w:val="28"/>
        </w:rPr>
        <w:t>改造成本</w:t>
      </w:r>
      <w:r w:rsidR="00377DF4">
        <w:rPr>
          <w:rFonts w:ascii="仿宋" w:eastAsia="仿宋" w:hAnsi="仿宋" w:hint="eastAsia"/>
          <w:bCs/>
          <w:color w:val="333333"/>
          <w:sz w:val="28"/>
        </w:rPr>
        <w:t>高、短期内并不能看到明显收益</w:t>
      </w:r>
      <w:r w:rsidR="001932DC">
        <w:rPr>
          <w:rFonts w:ascii="仿宋" w:eastAsia="仿宋" w:hAnsi="仿宋" w:hint="eastAsia"/>
          <w:bCs/>
          <w:color w:val="333333"/>
          <w:sz w:val="28"/>
        </w:rPr>
        <w:t>等原因，对非标A</w:t>
      </w:r>
      <w:r w:rsidR="001932DC">
        <w:rPr>
          <w:rFonts w:ascii="仿宋" w:eastAsia="仿宋" w:hAnsi="仿宋"/>
          <w:bCs/>
          <w:color w:val="333333"/>
          <w:sz w:val="28"/>
        </w:rPr>
        <w:t>PI</w:t>
      </w:r>
      <w:r w:rsidR="001932DC">
        <w:rPr>
          <w:rFonts w:ascii="仿宋" w:eastAsia="仿宋" w:hAnsi="仿宋" w:hint="eastAsia"/>
          <w:bCs/>
          <w:color w:val="333333"/>
          <w:sz w:val="28"/>
        </w:rPr>
        <w:t>改造动力不足。</w:t>
      </w:r>
    </w:p>
    <w:p w14:paraId="1DFF571C" w14:textId="77777777" w:rsidR="003117F3" w:rsidRPr="001932DC" w:rsidRDefault="003117F3" w:rsidP="00EB453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 w:cs="仿宋" w:hint="eastAsia"/>
          <w:color w:val="333333"/>
          <w:sz w:val="28"/>
        </w:rPr>
      </w:pPr>
    </w:p>
    <w:p w14:paraId="1B8262D5" w14:textId="60AAD15D" w:rsidR="0055418F" w:rsidRPr="0055418F" w:rsidRDefault="00FD29EE" w:rsidP="00EB453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80"/>
        <w:jc w:val="both"/>
        <w:rPr>
          <w:rFonts w:ascii="仿宋" w:eastAsia="仿宋" w:hAnsi="仿宋"/>
          <w:b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三、相关建议</w:t>
      </w:r>
    </w:p>
    <w:p w14:paraId="2BA39A20" w14:textId="4832ABA5" w:rsidR="00A076C5" w:rsidRDefault="0055418F" w:rsidP="00EB4531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b/>
          <w:bCs/>
          <w:color w:val="333333"/>
          <w:sz w:val="28"/>
        </w:rPr>
      </w:pPr>
      <w:r>
        <w:rPr>
          <w:rFonts w:ascii="仿宋" w:eastAsia="仿宋" w:hAnsi="仿宋" w:hint="eastAsia"/>
          <w:b/>
          <w:bCs/>
          <w:color w:val="333333"/>
          <w:sz w:val="28"/>
        </w:rPr>
        <w:t>1、</w:t>
      </w:r>
      <w:r w:rsidR="00A076C5">
        <w:rPr>
          <w:rFonts w:ascii="仿宋" w:eastAsia="仿宋" w:hAnsi="仿宋" w:hint="eastAsia"/>
          <w:b/>
          <w:bCs/>
          <w:color w:val="333333"/>
          <w:sz w:val="28"/>
        </w:rPr>
        <w:t>丰富A</w:t>
      </w:r>
      <w:r w:rsidR="00A076C5">
        <w:rPr>
          <w:rFonts w:ascii="仿宋" w:eastAsia="仿宋" w:hAnsi="仿宋"/>
          <w:b/>
          <w:bCs/>
          <w:color w:val="333333"/>
          <w:sz w:val="28"/>
        </w:rPr>
        <w:t>PI</w:t>
      </w:r>
      <w:r w:rsidR="00A076C5">
        <w:rPr>
          <w:rFonts w:ascii="仿宋" w:eastAsia="仿宋" w:hAnsi="仿宋" w:hint="eastAsia"/>
          <w:b/>
          <w:bCs/>
          <w:color w:val="333333"/>
          <w:sz w:val="28"/>
        </w:rPr>
        <w:t>种类及数量，制定</w:t>
      </w:r>
      <w:r>
        <w:rPr>
          <w:rFonts w:ascii="仿宋" w:eastAsia="仿宋" w:hAnsi="仿宋" w:hint="eastAsia"/>
          <w:b/>
          <w:bCs/>
          <w:color w:val="333333"/>
          <w:sz w:val="28"/>
        </w:rPr>
        <w:t>非标准化到标准化</w:t>
      </w:r>
      <w:r w:rsidR="00EB24B8">
        <w:rPr>
          <w:rFonts w:ascii="仿宋" w:eastAsia="仿宋" w:hAnsi="仿宋" w:hint="eastAsia"/>
          <w:b/>
          <w:bCs/>
          <w:color w:val="333333"/>
          <w:sz w:val="28"/>
        </w:rPr>
        <w:t>A</w:t>
      </w:r>
      <w:r w:rsidR="00EB24B8">
        <w:rPr>
          <w:rFonts w:ascii="仿宋" w:eastAsia="仿宋" w:hAnsi="仿宋"/>
          <w:b/>
          <w:bCs/>
          <w:color w:val="333333"/>
          <w:sz w:val="28"/>
        </w:rPr>
        <w:t>PI</w:t>
      </w:r>
      <w:r>
        <w:rPr>
          <w:rFonts w:ascii="仿宋" w:eastAsia="仿宋" w:hAnsi="仿宋" w:hint="eastAsia"/>
          <w:b/>
          <w:bCs/>
          <w:color w:val="333333"/>
          <w:sz w:val="28"/>
        </w:rPr>
        <w:t>过渡方案</w:t>
      </w:r>
      <w:r w:rsidR="00460EBD">
        <w:rPr>
          <w:rFonts w:ascii="仿宋" w:eastAsia="仿宋" w:hAnsi="仿宋" w:hint="eastAsia"/>
          <w:b/>
          <w:bCs/>
          <w:color w:val="333333"/>
          <w:sz w:val="28"/>
        </w:rPr>
        <w:t>，</w:t>
      </w:r>
      <w:r w:rsidR="00C914C7">
        <w:rPr>
          <w:rFonts w:ascii="仿宋" w:eastAsia="仿宋" w:hAnsi="仿宋" w:hint="eastAsia"/>
          <w:b/>
          <w:bCs/>
          <w:color w:val="333333"/>
          <w:sz w:val="28"/>
        </w:rPr>
        <w:t>由</w:t>
      </w:r>
      <w:r w:rsidR="00460EBD">
        <w:rPr>
          <w:rFonts w:ascii="仿宋" w:eastAsia="仿宋" w:hAnsi="仿宋" w:hint="eastAsia"/>
          <w:b/>
          <w:bCs/>
          <w:color w:val="333333"/>
          <w:sz w:val="28"/>
        </w:rPr>
        <w:t>对内</w:t>
      </w:r>
      <w:r w:rsidR="000509DA">
        <w:rPr>
          <w:rFonts w:ascii="仿宋" w:eastAsia="仿宋" w:hAnsi="仿宋" w:hint="eastAsia"/>
          <w:b/>
          <w:bCs/>
          <w:color w:val="333333"/>
          <w:sz w:val="28"/>
        </w:rPr>
        <w:t>支撑</w:t>
      </w:r>
      <w:r w:rsidR="00460EBD">
        <w:rPr>
          <w:rFonts w:ascii="仿宋" w:eastAsia="仿宋" w:hAnsi="仿宋" w:hint="eastAsia"/>
          <w:b/>
          <w:bCs/>
          <w:color w:val="333333"/>
          <w:sz w:val="28"/>
        </w:rPr>
        <w:t>转向对外</w:t>
      </w:r>
      <w:r w:rsidR="000509DA">
        <w:rPr>
          <w:rFonts w:ascii="仿宋" w:eastAsia="仿宋" w:hAnsi="仿宋" w:hint="eastAsia"/>
          <w:b/>
          <w:bCs/>
          <w:color w:val="333333"/>
          <w:sz w:val="28"/>
        </w:rPr>
        <w:t>开放</w:t>
      </w:r>
      <w:r>
        <w:rPr>
          <w:rFonts w:ascii="仿宋" w:eastAsia="仿宋" w:hAnsi="仿宋" w:hint="eastAsia"/>
          <w:b/>
          <w:bCs/>
          <w:color w:val="333333"/>
          <w:sz w:val="28"/>
        </w:rPr>
        <w:t>。</w:t>
      </w:r>
    </w:p>
    <w:p w14:paraId="7675A53D" w14:textId="4CF587CB" w:rsidR="00EB24B8" w:rsidRDefault="0055418F" w:rsidP="00EB453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rFonts w:ascii="仿宋" w:eastAsia="仿宋" w:hAnsi="仿宋"/>
          <w:color w:val="333333"/>
          <w:sz w:val="28"/>
        </w:rPr>
      </w:pPr>
      <w:r>
        <w:rPr>
          <w:rFonts w:ascii="仿宋" w:eastAsia="仿宋" w:hAnsi="仿宋" w:hint="eastAsia"/>
          <w:color w:val="333333"/>
          <w:sz w:val="28"/>
        </w:rPr>
        <w:lastRenderedPageBreak/>
        <w:t>一是</w:t>
      </w:r>
      <w:r w:rsidR="001F6E52">
        <w:rPr>
          <w:rFonts w:ascii="仿宋" w:eastAsia="仿宋" w:hAnsi="仿宋" w:hint="eastAsia"/>
          <w:color w:val="333333"/>
          <w:sz w:val="28"/>
        </w:rPr>
        <w:t>基于</w:t>
      </w:r>
      <w:r w:rsidR="00EB24B8">
        <w:rPr>
          <w:rFonts w:ascii="仿宋" w:eastAsia="仿宋" w:hAnsi="仿宋" w:hint="eastAsia"/>
          <w:color w:val="333333"/>
          <w:sz w:val="28"/>
        </w:rPr>
        <w:t>电信</w:t>
      </w:r>
      <w:r w:rsidR="001F6E52">
        <w:rPr>
          <w:rFonts w:ascii="仿宋" w:eastAsia="仿宋" w:hAnsi="仿宋" w:hint="eastAsia"/>
          <w:color w:val="333333"/>
          <w:sz w:val="28"/>
        </w:rPr>
        <w:t>自有、</w:t>
      </w:r>
      <w:r w:rsidRPr="00030DF9">
        <w:rPr>
          <w:rFonts w:ascii="仿宋" w:eastAsia="仿宋" w:hAnsi="仿宋" w:hint="eastAsia"/>
          <w:color w:val="333333"/>
          <w:sz w:val="28"/>
        </w:rPr>
        <w:t>特色</w:t>
      </w:r>
      <w:r w:rsidR="001F6E52">
        <w:rPr>
          <w:rFonts w:ascii="仿宋" w:eastAsia="仿宋" w:hAnsi="仿宋" w:hint="eastAsia"/>
          <w:color w:val="333333"/>
          <w:sz w:val="28"/>
        </w:rPr>
        <w:t>的非标准化</w:t>
      </w:r>
      <w:r w:rsidRPr="00030DF9">
        <w:rPr>
          <w:rFonts w:ascii="仿宋" w:eastAsia="仿宋" w:hAnsi="仿宋"/>
          <w:color w:val="333333"/>
          <w:sz w:val="28"/>
        </w:rPr>
        <w:t>API</w:t>
      </w:r>
      <w:r>
        <w:rPr>
          <w:rFonts w:ascii="仿宋" w:eastAsia="仿宋" w:hAnsi="仿宋" w:hint="eastAsia"/>
          <w:color w:val="333333"/>
          <w:sz w:val="28"/>
        </w:rPr>
        <w:t>（</w:t>
      </w:r>
      <w:r w:rsidRPr="008C04F6">
        <w:rPr>
          <w:rFonts w:ascii="仿宋" w:eastAsia="仿宋" w:hAnsi="仿宋"/>
          <w:color w:val="333333"/>
          <w:sz w:val="28"/>
        </w:rPr>
        <w:t>如</w:t>
      </w:r>
      <w:r w:rsidRPr="00956FA5">
        <w:rPr>
          <w:rFonts w:ascii="仿宋" w:eastAsia="仿宋" w:hAnsi="仿宋" w:hint="eastAsia"/>
          <w:color w:val="333333"/>
          <w:sz w:val="28"/>
        </w:rPr>
        <w:t>固定网络质量优化类</w:t>
      </w:r>
      <w:r>
        <w:rPr>
          <w:rFonts w:ascii="仿宋" w:eastAsia="仿宋" w:hAnsi="仿宋" w:hint="eastAsia"/>
          <w:color w:val="333333"/>
          <w:sz w:val="28"/>
        </w:rPr>
        <w:t>、云及边缘类、支付类</w:t>
      </w:r>
      <w:r>
        <w:rPr>
          <w:rFonts w:ascii="仿宋" w:eastAsia="仿宋" w:hAnsi="仿宋"/>
          <w:color w:val="333333"/>
          <w:sz w:val="28"/>
        </w:rPr>
        <w:t>等</w:t>
      </w:r>
      <w:r>
        <w:rPr>
          <w:rFonts w:ascii="仿宋" w:eastAsia="仿宋" w:hAnsi="仿宋" w:hint="eastAsia"/>
          <w:color w:val="333333"/>
          <w:sz w:val="28"/>
        </w:rPr>
        <w:t>尚未在G</w:t>
      </w:r>
      <w:r>
        <w:rPr>
          <w:rFonts w:ascii="仿宋" w:eastAsia="仿宋" w:hAnsi="仿宋"/>
          <w:color w:val="333333"/>
          <w:sz w:val="28"/>
        </w:rPr>
        <w:t>SMA</w:t>
      </w:r>
      <w:r>
        <w:rPr>
          <w:rFonts w:ascii="仿宋" w:eastAsia="仿宋" w:hAnsi="仿宋" w:hint="eastAsia"/>
          <w:color w:val="333333"/>
          <w:sz w:val="28"/>
        </w:rPr>
        <w:t>发布的A</w:t>
      </w:r>
      <w:r>
        <w:rPr>
          <w:rFonts w:ascii="仿宋" w:eastAsia="仿宋" w:hAnsi="仿宋"/>
          <w:color w:val="333333"/>
          <w:sz w:val="28"/>
        </w:rPr>
        <w:t>PI</w:t>
      </w:r>
      <w:r>
        <w:rPr>
          <w:rFonts w:ascii="仿宋" w:eastAsia="仿宋" w:hAnsi="仿宋" w:hint="eastAsia"/>
          <w:color w:val="333333"/>
          <w:sz w:val="28"/>
        </w:rPr>
        <w:t>），</w:t>
      </w:r>
      <w:r w:rsidR="00EB24B8">
        <w:rPr>
          <w:rFonts w:ascii="仿宋" w:eastAsia="仿宋" w:hAnsi="仿宋" w:hint="eastAsia"/>
          <w:color w:val="333333"/>
          <w:sz w:val="28"/>
        </w:rPr>
        <w:t>根据应用试点及客户共性需求，</w:t>
      </w:r>
      <w:r w:rsidR="001F6E52">
        <w:rPr>
          <w:rFonts w:ascii="仿宋" w:eastAsia="仿宋" w:hAnsi="仿宋" w:hint="eastAsia"/>
          <w:color w:val="333333"/>
          <w:sz w:val="28"/>
        </w:rPr>
        <w:t>实现标准化A</w:t>
      </w:r>
      <w:r w:rsidR="001F6E52">
        <w:rPr>
          <w:rFonts w:ascii="仿宋" w:eastAsia="仿宋" w:hAnsi="仿宋"/>
          <w:color w:val="333333"/>
          <w:sz w:val="28"/>
        </w:rPr>
        <w:t>PI</w:t>
      </w:r>
      <w:r w:rsidR="000426E7">
        <w:rPr>
          <w:rFonts w:ascii="仿宋" w:eastAsia="仿宋" w:hAnsi="仿宋" w:hint="eastAsia"/>
          <w:color w:val="333333"/>
          <w:sz w:val="28"/>
        </w:rPr>
        <w:t>改造</w:t>
      </w:r>
      <w:r w:rsidR="001F6E52">
        <w:rPr>
          <w:rFonts w:ascii="仿宋" w:eastAsia="仿宋" w:hAnsi="仿宋" w:hint="eastAsia"/>
          <w:color w:val="333333"/>
          <w:sz w:val="28"/>
        </w:rPr>
        <w:t>，</w:t>
      </w:r>
      <w:r w:rsidR="00551792">
        <w:rPr>
          <w:rFonts w:ascii="仿宋" w:eastAsia="仿宋" w:hAnsi="仿宋" w:hint="eastAsia"/>
          <w:color w:val="333333"/>
          <w:sz w:val="28"/>
        </w:rPr>
        <w:t>同时</w:t>
      </w:r>
      <w:r w:rsidR="001F6E52">
        <w:rPr>
          <w:rFonts w:ascii="仿宋" w:eastAsia="仿宋" w:hAnsi="仿宋" w:hint="eastAsia"/>
          <w:color w:val="333333"/>
          <w:sz w:val="28"/>
        </w:rPr>
        <w:t>在</w:t>
      </w:r>
      <w:r w:rsidR="00003B86" w:rsidRPr="00003B86">
        <w:rPr>
          <w:rFonts w:ascii="仿宋" w:eastAsia="仿宋" w:hAnsi="仿宋"/>
          <w:color w:val="333333"/>
          <w:sz w:val="28"/>
        </w:rPr>
        <w:t>GSMA</w:t>
      </w:r>
      <w:r>
        <w:rPr>
          <w:rFonts w:ascii="仿宋" w:eastAsia="仿宋" w:hAnsi="仿宋" w:hint="eastAsia"/>
          <w:color w:val="333333"/>
          <w:sz w:val="28"/>
        </w:rPr>
        <w:t>开展南北向接口</w:t>
      </w:r>
      <w:r w:rsidRPr="00030DF9">
        <w:rPr>
          <w:rFonts w:ascii="仿宋" w:eastAsia="仿宋" w:hAnsi="仿宋"/>
          <w:color w:val="333333"/>
          <w:sz w:val="28"/>
        </w:rPr>
        <w:t>测试认证</w:t>
      </w:r>
      <w:r w:rsidR="00C914C7">
        <w:rPr>
          <w:rFonts w:ascii="仿宋" w:eastAsia="仿宋" w:hAnsi="仿宋" w:hint="eastAsia"/>
          <w:color w:val="333333"/>
          <w:sz w:val="28"/>
        </w:rPr>
        <w:t>及</w:t>
      </w:r>
      <w:r w:rsidR="000509DA">
        <w:rPr>
          <w:rFonts w:ascii="仿宋" w:eastAsia="仿宋" w:hAnsi="仿宋" w:hint="eastAsia"/>
          <w:color w:val="333333"/>
          <w:sz w:val="28"/>
        </w:rPr>
        <w:t>发布</w:t>
      </w:r>
      <w:r w:rsidR="00003B86">
        <w:rPr>
          <w:rFonts w:ascii="仿宋" w:eastAsia="仿宋" w:hAnsi="仿宋" w:hint="eastAsia"/>
          <w:color w:val="333333"/>
          <w:sz w:val="28"/>
        </w:rPr>
        <w:t>，</w:t>
      </w:r>
      <w:r w:rsidR="00003B86" w:rsidRPr="00003B86">
        <w:rPr>
          <w:rFonts w:ascii="仿宋" w:eastAsia="仿宋" w:hAnsi="仿宋"/>
          <w:color w:val="333333"/>
          <w:sz w:val="28"/>
        </w:rPr>
        <w:t>提升行业影响力</w:t>
      </w:r>
      <w:r w:rsidR="00EB24B8">
        <w:rPr>
          <w:rFonts w:ascii="仿宋" w:eastAsia="仿宋" w:hAnsi="仿宋" w:hint="eastAsia"/>
          <w:color w:val="333333"/>
          <w:sz w:val="28"/>
        </w:rPr>
        <w:t>。</w:t>
      </w:r>
      <w:r w:rsidR="000509DA">
        <w:rPr>
          <w:rFonts w:ascii="仿宋" w:eastAsia="仿宋" w:hAnsi="仿宋" w:hint="eastAsia"/>
          <w:color w:val="333333"/>
          <w:sz w:val="28"/>
        </w:rPr>
        <w:t>二是</w:t>
      </w:r>
      <w:r w:rsidR="00003B86">
        <w:rPr>
          <w:rFonts w:ascii="仿宋" w:eastAsia="仿宋" w:hAnsi="仿宋" w:hint="eastAsia"/>
          <w:color w:val="333333"/>
          <w:sz w:val="28"/>
        </w:rPr>
        <w:t>随</w:t>
      </w:r>
      <w:r w:rsidR="006A2D8A">
        <w:rPr>
          <w:rFonts w:ascii="仿宋" w:eastAsia="仿宋" w:hAnsi="仿宋" w:hint="eastAsia"/>
          <w:color w:val="333333"/>
          <w:sz w:val="28"/>
        </w:rPr>
        <w:t>O</w:t>
      </w:r>
      <w:r w:rsidR="006A2D8A">
        <w:rPr>
          <w:rFonts w:ascii="仿宋" w:eastAsia="仿宋" w:hAnsi="仿宋"/>
          <w:color w:val="333333"/>
          <w:sz w:val="28"/>
        </w:rPr>
        <w:t>TP</w:t>
      </w:r>
      <w:r w:rsidR="006A2D8A">
        <w:rPr>
          <w:rFonts w:ascii="仿宋" w:eastAsia="仿宋" w:hAnsi="仿宋" w:hint="eastAsia"/>
          <w:color w:val="333333"/>
          <w:sz w:val="28"/>
        </w:rPr>
        <w:t>、Q</w:t>
      </w:r>
      <w:r w:rsidR="006A2D8A">
        <w:rPr>
          <w:rFonts w:ascii="仿宋" w:eastAsia="仿宋" w:hAnsi="仿宋"/>
          <w:color w:val="333333"/>
          <w:sz w:val="28"/>
        </w:rPr>
        <w:t>oD</w:t>
      </w:r>
      <w:r w:rsidR="006A2D8A">
        <w:rPr>
          <w:rFonts w:ascii="仿宋" w:eastAsia="仿宋" w:hAnsi="仿宋" w:hint="eastAsia"/>
          <w:color w:val="333333"/>
          <w:sz w:val="28"/>
        </w:rPr>
        <w:t>等</w:t>
      </w:r>
      <w:r w:rsidR="000509DA">
        <w:rPr>
          <w:rFonts w:ascii="仿宋" w:eastAsia="仿宋" w:hAnsi="仿宋" w:hint="eastAsia"/>
          <w:color w:val="333333"/>
          <w:sz w:val="28"/>
        </w:rPr>
        <w:t>标准化A</w:t>
      </w:r>
      <w:r w:rsidR="000509DA">
        <w:rPr>
          <w:rFonts w:ascii="仿宋" w:eastAsia="仿宋" w:hAnsi="仿宋"/>
          <w:color w:val="333333"/>
          <w:sz w:val="28"/>
        </w:rPr>
        <w:t>PI</w:t>
      </w:r>
      <w:r w:rsidR="000509DA">
        <w:rPr>
          <w:rFonts w:ascii="仿宋" w:eastAsia="仿宋" w:hAnsi="仿宋" w:hint="eastAsia"/>
          <w:color w:val="333333"/>
          <w:sz w:val="28"/>
        </w:rPr>
        <w:t>应用比例提升，</w:t>
      </w:r>
      <w:r w:rsidR="006A2D8A">
        <w:rPr>
          <w:rFonts w:ascii="仿宋" w:eastAsia="仿宋" w:hAnsi="仿宋" w:hint="eastAsia"/>
          <w:color w:val="333333"/>
          <w:sz w:val="28"/>
        </w:rPr>
        <w:t>设立淘汰机制，</w:t>
      </w:r>
      <w:r w:rsidR="000509DA">
        <w:rPr>
          <w:rFonts w:ascii="仿宋" w:eastAsia="仿宋" w:hAnsi="仿宋" w:hint="eastAsia"/>
          <w:color w:val="333333"/>
          <w:sz w:val="28"/>
        </w:rPr>
        <w:t>逐步</w:t>
      </w:r>
      <w:r w:rsidR="000426E7">
        <w:rPr>
          <w:rFonts w:ascii="仿宋" w:eastAsia="仿宋" w:hAnsi="仿宋" w:hint="eastAsia"/>
          <w:color w:val="333333"/>
          <w:sz w:val="28"/>
        </w:rPr>
        <w:t>清退、整合</w:t>
      </w:r>
      <w:r w:rsidR="000509DA">
        <w:rPr>
          <w:rFonts w:ascii="仿宋" w:eastAsia="仿宋" w:hAnsi="仿宋" w:hint="eastAsia"/>
          <w:color w:val="333333"/>
          <w:sz w:val="28"/>
        </w:rPr>
        <w:t>无调用量</w:t>
      </w:r>
      <w:r w:rsidR="000426E7">
        <w:rPr>
          <w:rFonts w:ascii="仿宋" w:eastAsia="仿宋" w:hAnsi="仿宋" w:hint="eastAsia"/>
          <w:color w:val="333333"/>
          <w:sz w:val="28"/>
        </w:rPr>
        <w:t>、重复发布</w:t>
      </w:r>
      <w:r w:rsidR="000509DA">
        <w:rPr>
          <w:rFonts w:ascii="仿宋" w:eastAsia="仿宋" w:hAnsi="仿宋" w:hint="eastAsia"/>
          <w:color w:val="333333"/>
          <w:sz w:val="28"/>
        </w:rPr>
        <w:t>的非标A</w:t>
      </w:r>
      <w:r w:rsidR="000509DA">
        <w:rPr>
          <w:rFonts w:ascii="仿宋" w:eastAsia="仿宋" w:hAnsi="仿宋"/>
          <w:color w:val="333333"/>
          <w:sz w:val="28"/>
        </w:rPr>
        <w:t>PI</w:t>
      </w:r>
      <w:r w:rsidR="002D0A73">
        <w:rPr>
          <w:rFonts w:ascii="仿宋" w:eastAsia="仿宋" w:hAnsi="仿宋" w:hint="eastAsia"/>
          <w:color w:val="333333"/>
          <w:sz w:val="28"/>
        </w:rPr>
        <w:t>，降低</w:t>
      </w:r>
      <w:r w:rsidR="000426E7">
        <w:rPr>
          <w:rFonts w:ascii="仿宋" w:eastAsia="仿宋" w:hAnsi="仿宋" w:hint="eastAsia"/>
          <w:color w:val="333333"/>
          <w:sz w:val="28"/>
        </w:rPr>
        <w:t>开发门槛</w:t>
      </w:r>
      <w:r w:rsidR="006A2D8A">
        <w:rPr>
          <w:rFonts w:ascii="仿宋" w:eastAsia="仿宋" w:hAnsi="仿宋" w:hint="eastAsia"/>
          <w:color w:val="333333"/>
          <w:sz w:val="28"/>
        </w:rPr>
        <w:t>。</w:t>
      </w:r>
    </w:p>
    <w:p w14:paraId="4006503D" w14:textId="77777777" w:rsidR="001B661E" w:rsidRDefault="000509DA" w:rsidP="00EB4531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b/>
          <w:bCs/>
          <w:color w:val="333333"/>
          <w:sz w:val="28"/>
        </w:rPr>
      </w:pPr>
      <w:r w:rsidRPr="001B661E">
        <w:rPr>
          <w:rFonts w:ascii="仿宋" w:eastAsia="仿宋" w:hAnsi="仿宋" w:hint="eastAsia"/>
          <w:b/>
          <w:bCs/>
          <w:color w:val="333333"/>
          <w:sz w:val="28"/>
        </w:rPr>
        <w:t>2、</w:t>
      </w:r>
      <w:r w:rsidR="006A2D8A" w:rsidRPr="001B661E">
        <w:rPr>
          <w:rFonts w:ascii="仿宋" w:eastAsia="仿宋" w:hAnsi="仿宋" w:hint="eastAsia"/>
          <w:b/>
          <w:bCs/>
          <w:color w:val="333333"/>
          <w:sz w:val="28"/>
        </w:rPr>
        <w:t>建立</w:t>
      </w:r>
      <w:r w:rsidR="00870EAD" w:rsidRPr="001B661E">
        <w:rPr>
          <w:rFonts w:ascii="仿宋" w:eastAsia="仿宋" w:hAnsi="仿宋" w:hint="eastAsia"/>
          <w:b/>
          <w:bCs/>
          <w:color w:val="333333"/>
          <w:sz w:val="28"/>
        </w:rPr>
        <w:t>统一</w:t>
      </w:r>
      <w:r w:rsidR="00F00DFB" w:rsidRPr="001B661E">
        <w:rPr>
          <w:rFonts w:ascii="仿宋" w:eastAsia="仿宋" w:hAnsi="仿宋" w:hint="eastAsia"/>
          <w:b/>
          <w:bCs/>
          <w:color w:val="333333"/>
          <w:sz w:val="28"/>
        </w:rPr>
        <w:t>云通信平台</w:t>
      </w:r>
      <w:r w:rsidR="006A2D8A" w:rsidRPr="001B661E">
        <w:rPr>
          <w:rFonts w:ascii="仿宋" w:eastAsia="仿宋" w:hAnsi="仿宋" w:hint="eastAsia"/>
          <w:b/>
          <w:bCs/>
          <w:color w:val="333333"/>
          <w:sz w:val="28"/>
        </w:rPr>
        <w:t>及</w:t>
      </w:r>
      <w:r w:rsidR="00F00DFB" w:rsidRPr="001B661E">
        <w:rPr>
          <w:rFonts w:ascii="仿宋" w:eastAsia="仿宋" w:hAnsi="仿宋" w:hint="eastAsia"/>
          <w:b/>
          <w:bCs/>
          <w:color w:val="333333"/>
          <w:sz w:val="28"/>
        </w:rPr>
        <w:t>天翼云</w:t>
      </w:r>
      <w:r w:rsidR="006A2D8A" w:rsidRPr="001B661E">
        <w:rPr>
          <w:rFonts w:ascii="仿宋" w:eastAsia="仿宋" w:hAnsi="仿宋" w:hint="eastAsia"/>
          <w:b/>
          <w:bCs/>
          <w:color w:val="333333"/>
          <w:sz w:val="28"/>
        </w:rPr>
        <w:t>访问</w:t>
      </w:r>
      <w:r w:rsidR="00F00DFB" w:rsidRPr="001B661E">
        <w:rPr>
          <w:rFonts w:ascii="仿宋" w:eastAsia="仿宋" w:hAnsi="仿宋" w:hint="eastAsia"/>
          <w:b/>
          <w:bCs/>
          <w:color w:val="333333"/>
          <w:sz w:val="28"/>
        </w:rPr>
        <w:t>门户，</w:t>
      </w:r>
      <w:r w:rsidR="006A2D8A" w:rsidRPr="001B661E">
        <w:rPr>
          <w:rFonts w:ascii="仿宋" w:eastAsia="仿宋" w:hAnsi="仿宋" w:hint="eastAsia"/>
          <w:b/>
          <w:bCs/>
          <w:color w:val="333333"/>
          <w:sz w:val="28"/>
        </w:rPr>
        <w:t>提升</w:t>
      </w:r>
      <w:r w:rsidR="00870EAD" w:rsidRPr="001B661E">
        <w:rPr>
          <w:rFonts w:ascii="仿宋" w:eastAsia="仿宋" w:hAnsi="仿宋" w:hint="eastAsia"/>
          <w:b/>
          <w:bCs/>
          <w:color w:val="333333"/>
          <w:sz w:val="28"/>
        </w:rPr>
        <w:t>服务</w:t>
      </w:r>
      <w:r w:rsidR="006A2D8A" w:rsidRPr="001B661E">
        <w:rPr>
          <w:rFonts w:ascii="仿宋" w:eastAsia="仿宋" w:hAnsi="仿宋" w:hint="eastAsia"/>
          <w:b/>
          <w:bCs/>
          <w:color w:val="333333"/>
          <w:sz w:val="28"/>
        </w:rPr>
        <w:t>兼容性、互操作性</w:t>
      </w:r>
      <w:r w:rsidR="00870EAD" w:rsidRPr="001B661E">
        <w:rPr>
          <w:rFonts w:ascii="仿宋" w:eastAsia="仿宋" w:hAnsi="仿宋" w:hint="eastAsia"/>
          <w:b/>
          <w:bCs/>
          <w:color w:val="333333"/>
          <w:sz w:val="28"/>
        </w:rPr>
        <w:t>能力</w:t>
      </w:r>
      <w:r w:rsidR="006A2D8A" w:rsidRPr="001B661E">
        <w:rPr>
          <w:rFonts w:ascii="仿宋" w:eastAsia="仿宋" w:hAnsi="仿宋" w:hint="eastAsia"/>
          <w:b/>
          <w:bCs/>
          <w:color w:val="333333"/>
          <w:sz w:val="28"/>
        </w:rPr>
        <w:t>。</w:t>
      </w:r>
    </w:p>
    <w:p w14:paraId="239EEA3F" w14:textId="41A5C6E8" w:rsidR="006A2D8A" w:rsidRPr="001B661E" w:rsidRDefault="00C914C7" w:rsidP="00EB4531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b/>
          <w:bCs/>
          <w:color w:val="333333"/>
          <w:sz w:val="28"/>
        </w:rPr>
      </w:pPr>
      <w:r>
        <w:rPr>
          <w:rFonts w:ascii="仿宋" w:eastAsia="仿宋" w:hAnsi="仿宋" w:hint="eastAsia"/>
          <w:color w:val="333333"/>
          <w:sz w:val="28"/>
        </w:rPr>
        <w:t>一是</w:t>
      </w:r>
      <w:r w:rsidR="001B661E">
        <w:rPr>
          <w:rFonts w:ascii="仿宋" w:eastAsia="仿宋" w:hAnsi="仿宋" w:hint="eastAsia"/>
          <w:color w:val="333333"/>
          <w:sz w:val="28"/>
        </w:rPr>
        <w:t>先期采取</w:t>
      </w:r>
      <w:r w:rsidR="00DB28F8" w:rsidRPr="006A2D8A">
        <w:rPr>
          <w:rFonts w:ascii="仿宋" w:eastAsia="仿宋" w:hAnsi="仿宋" w:hint="eastAsia"/>
          <w:color w:val="333333"/>
          <w:sz w:val="28"/>
        </w:rPr>
        <w:t>“多运营商模式”</w:t>
      </w:r>
      <w:r w:rsidR="00DB28F8">
        <w:rPr>
          <w:rFonts w:ascii="仿宋" w:eastAsia="仿宋" w:hAnsi="仿宋" w:hint="eastAsia"/>
          <w:color w:val="333333"/>
          <w:sz w:val="28"/>
        </w:rPr>
        <w:t>，</w:t>
      </w:r>
      <w:r w:rsidR="00003B86">
        <w:rPr>
          <w:rFonts w:ascii="仿宋" w:eastAsia="仿宋" w:hAnsi="仿宋" w:hint="eastAsia"/>
          <w:color w:val="333333"/>
          <w:sz w:val="28"/>
        </w:rPr>
        <w:t>联合</w:t>
      </w:r>
      <w:r w:rsidR="00DB28F8">
        <w:rPr>
          <w:rFonts w:ascii="仿宋" w:eastAsia="仿宋" w:hAnsi="仿宋" w:hint="eastAsia"/>
          <w:color w:val="333333"/>
          <w:sz w:val="28"/>
        </w:rPr>
        <w:t>运营商、开发者、云平台</w:t>
      </w:r>
      <w:r w:rsidR="00870EAD">
        <w:rPr>
          <w:rFonts w:ascii="仿宋" w:eastAsia="仿宋" w:hAnsi="仿宋" w:hint="eastAsia"/>
          <w:color w:val="333333"/>
          <w:sz w:val="28"/>
        </w:rPr>
        <w:t>商共同</w:t>
      </w:r>
      <w:r w:rsidR="006A2D8A" w:rsidRPr="006A2D8A">
        <w:rPr>
          <w:rFonts w:ascii="仿宋" w:eastAsia="仿宋" w:hAnsi="仿宋"/>
          <w:color w:val="333333"/>
          <w:sz w:val="28"/>
        </w:rPr>
        <w:t>推动</w:t>
      </w:r>
      <w:r w:rsidR="00870EAD" w:rsidRPr="00870EAD">
        <w:rPr>
          <w:rFonts w:ascii="仿宋" w:eastAsia="仿宋" w:hAnsi="仿宋"/>
          <w:color w:val="333333"/>
          <w:sz w:val="28"/>
        </w:rPr>
        <w:t>Open Gateway</w:t>
      </w:r>
      <w:r w:rsidR="00870EAD">
        <w:rPr>
          <w:rFonts w:ascii="仿宋" w:eastAsia="仿宋" w:hAnsi="仿宋"/>
          <w:color w:val="333333"/>
          <w:sz w:val="28"/>
        </w:rPr>
        <w:t xml:space="preserve"> </w:t>
      </w:r>
      <w:r w:rsidR="006A2D8A" w:rsidRPr="006A2D8A">
        <w:rPr>
          <w:rFonts w:ascii="仿宋" w:eastAsia="仿宋" w:hAnsi="仿宋"/>
          <w:color w:val="333333"/>
          <w:sz w:val="28"/>
        </w:rPr>
        <w:t>API</w:t>
      </w:r>
      <w:r>
        <w:rPr>
          <w:rFonts w:ascii="仿宋" w:eastAsia="仿宋" w:hAnsi="仿宋"/>
          <w:color w:val="333333"/>
          <w:sz w:val="28"/>
        </w:rPr>
        <w:t>的</w:t>
      </w:r>
      <w:r>
        <w:rPr>
          <w:rFonts w:ascii="仿宋" w:eastAsia="仿宋" w:hAnsi="仿宋" w:hint="eastAsia"/>
          <w:color w:val="333333"/>
          <w:sz w:val="28"/>
        </w:rPr>
        <w:t>平台</w:t>
      </w:r>
      <w:r w:rsidR="00DB28F8" w:rsidRPr="000426E7">
        <w:rPr>
          <w:rFonts w:ascii="仿宋" w:eastAsia="仿宋" w:hAnsi="仿宋" w:hint="eastAsia"/>
          <w:bCs/>
          <w:color w:val="333333"/>
          <w:sz w:val="28"/>
        </w:rPr>
        <w:t>互操作性测试与验证，</w:t>
      </w:r>
      <w:r w:rsidR="00DB28F8">
        <w:rPr>
          <w:rFonts w:ascii="仿宋" w:eastAsia="仿宋" w:hAnsi="仿宋" w:hint="eastAsia"/>
          <w:color w:val="333333"/>
          <w:sz w:val="28"/>
        </w:rPr>
        <w:t>在天翼云</w:t>
      </w:r>
      <w:r w:rsidR="000426E7" w:rsidRPr="000426E7">
        <w:rPr>
          <w:rFonts w:ascii="仿宋" w:eastAsia="仿宋" w:hAnsi="仿宋" w:hint="eastAsia"/>
          <w:color w:val="333333"/>
          <w:sz w:val="28"/>
        </w:rPr>
        <w:t>设立</w:t>
      </w:r>
      <w:r w:rsidR="000426E7" w:rsidRPr="000426E7">
        <w:rPr>
          <w:rFonts w:ascii="仿宋" w:eastAsia="仿宋" w:hAnsi="仿宋"/>
          <w:color w:val="333333"/>
          <w:sz w:val="28"/>
        </w:rPr>
        <w:t>QoD、OTP</w:t>
      </w:r>
      <w:r w:rsidR="00DB28F8">
        <w:rPr>
          <w:rFonts w:ascii="仿宋" w:eastAsia="仿宋" w:hAnsi="仿宋" w:hint="eastAsia"/>
          <w:color w:val="333333"/>
          <w:sz w:val="28"/>
        </w:rPr>
        <w:t>等</w:t>
      </w:r>
      <w:r w:rsidR="000426E7" w:rsidRPr="000426E7">
        <w:rPr>
          <w:rFonts w:ascii="仿宋" w:eastAsia="仿宋" w:hAnsi="仿宋"/>
          <w:color w:val="333333"/>
          <w:sz w:val="28"/>
        </w:rPr>
        <w:t>标准化API</w:t>
      </w:r>
      <w:r w:rsidR="000426E7">
        <w:rPr>
          <w:rFonts w:ascii="仿宋" w:eastAsia="仿宋" w:hAnsi="仿宋"/>
          <w:color w:val="333333"/>
          <w:sz w:val="28"/>
        </w:rPr>
        <w:t>专区</w:t>
      </w:r>
      <w:r w:rsidR="00520C2A">
        <w:rPr>
          <w:rFonts w:ascii="仿宋" w:eastAsia="仿宋" w:hAnsi="仿宋" w:hint="eastAsia"/>
          <w:color w:val="333333"/>
          <w:sz w:val="28"/>
        </w:rPr>
        <w:t>门户</w:t>
      </w:r>
      <w:r w:rsidR="000426E7">
        <w:rPr>
          <w:rFonts w:ascii="仿宋" w:eastAsia="仿宋" w:hAnsi="仿宋" w:hint="eastAsia"/>
          <w:color w:val="333333"/>
          <w:sz w:val="28"/>
        </w:rPr>
        <w:t>，</w:t>
      </w:r>
      <w:r w:rsidR="00DB28F8">
        <w:rPr>
          <w:rFonts w:ascii="仿宋" w:eastAsia="仿宋" w:hAnsi="仿宋" w:hint="eastAsia"/>
          <w:color w:val="333333"/>
          <w:sz w:val="28"/>
        </w:rPr>
        <w:t>实现</w:t>
      </w:r>
      <w:r w:rsidR="00DF0BD1">
        <w:rPr>
          <w:rFonts w:ascii="仿宋" w:eastAsia="仿宋" w:hAnsi="仿宋" w:hint="eastAsia"/>
          <w:color w:val="333333"/>
          <w:sz w:val="28"/>
        </w:rPr>
        <w:t>行业客户</w:t>
      </w:r>
      <w:r w:rsidR="00DB28F8">
        <w:rPr>
          <w:rFonts w:ascii="仿宋" w:eastAsia="仿宋" w:hAnsi="仿宋" w:hint="eastAsia"/>
          <w:color w:val="333333"/>
          <w:sz w:val="28"/>
        </w:rPr>
        <w:t>一点对接</w:t>
      </w:r>
      <w:r w:rsidR="004F1A9D" w:rsidRPr="004F1A9D">
        <w:rPr>
          <w:rFonts w:ascii="仿宋" w:eastAsia="仿宋" w:hAnsi="仿宋" w:hint="eastAsia"/>
          <w:color w:val="333333"/>
          <w:sz w:val="28"/>
        </w:rPr>
        <w:t>。二是</w:t>
      </w:r>
      <w:r w:rsidRPr="004F1A9D">
        <w:rPr>
          <w:rFonts w:ascii="仿宋" w:eastAsia="仿宋" w:hAnsi="仿宋" w:hint="eastAsia"/>
          <w:color w:val="333333"/>
          <w:sz w:val="28"/>
        </w:rPr>
        <w:t>随项目积累，</w:t>
      </w:r>
      <w:r w:rsidRPr="004F1A9D">
        <w:rPr>
          <w:rFonts w:ascii="仿宋" w:eastAsia="仿宋" w:hAnsi="仿宋"/>
          <w:bCs/>
          <w:color w:val="333333"/>
          <w:sz w:val="28"/>
        </w:rPr>
        <w:t>联合</w:t>
      </w:r>
      <w:r w:rsidR="00DB28F8">
        <w:rPr>
          <w:rFonts w:ascii="仿宋" w:eastAsia="仿宋" w:hAnsi="仿宋" w:hint="eastAsia"/>
          <w:bCs/>
          <w:color w:val="333333"/>
          <w:sz w:val="28"/>
        </w:rPr>
        <w:t>生态伙伴</w:t>
      </w:r>
      <w:r w:rsidRPr="004F1A9D">
        <w:rPr>
          <w:rFonts w:ascii="仿宋" w:eastAsia="仿宋" w:hAnsi="仿宋"/>
          <w:bCs/>
          <w:color w:val="333333"/>
          <w:sz w:val="28"/>
        </w:rPr>
        <w:t>探索</w:t>
      </w:r>
      <w:r w:rsidR="00DF0BD1">
        <w:rPr>
          <w:rFonts w:ascii="仿宋" w:eastAsia="仿宋" w:hAnsi="仿宋" w:hint="eastAsia"/>
          <w:bCs/>
          <w:color w:val="333333"/>
          <w:sz w:val="28"/>
        </w:rPr>
        <w:t>“运营商聚合</w:t>
      </w:r>
      <w:r w:rsidR="00DB28F8" w:rsidRPr="00DB28F8">
        <w:rPr>
          <w:rFonts w:ascii="仿宋" w:eastAsia="仿宋" w:hAnsi="仿宋" w:hint="eastAsia"/>
          <w:bCs/>
          <w:color w:val="333333"/>
          <w:sz w:val="28"/>
        </w:rPr>
        <w:t>”</w:t>
      </w:r>
      <w:r w:rsidR="00DB28F8">
        <w:rPr>
          <w:rFonts w:ascii="仿宋" w:eastAsia="仿宋" w:hAnsi="仿宋" w:hint="eastAsia"/>
          <w:bCs/>
          <w:color w:val="333333"/>
          <w:sz w:val="28"/>
        </w:rPr>
        <w:t>、</w:t>
      </w:r>
      <w:r w:rsidRPr="004F1A9D">
        <w:rPr>
          <w:rFonts w:ascii="仿宋" w:eastAsia="仿宋" w:hAnsi="仿宋"/>
          <w:bCs/>
          <w:color w:val="333333"/>
          <w:sz w:val="28"/>
        </w:rPr>
        <w:t>“API Roaming”</w:t>
      </w:r>
      <w:r w:rsidR="00DF0BD1" w:rsidRPr="00DF0BD1">
        <w:rPr>
          <w:rFonts w:ascii="仿宋" w:eastAsia="仿宋" w:hAnsi="仿宋"/>
          <w:bCs/>
          <w:color w:val="333333"/>
          <w:sz w:val="28"/>
        </w:rPr>
        <w:t xml:space="preserve"> </w:t>
      </w:r>
      <w:r w:rsidR="00DF0BD1" w:rsidRPr="004F1A9D">
        <w:rPr>
          <w:rFonts w:ascii="仿宋" w:eastAsia="仿宋" w:hAnsi="仿宋"/>
          <w:bCs/>
          <w:color w:val="333333"/>
          <w:sz w:val="28"/>
        </w:rPr>
        <w:t>模式</w:t>
      </w:r>
      <w:r w:rsidR="00DF0BD1">
        <w:rPr>
          <w:rFonts w:ascii="仿宋" w:eastAsia="仿宋" w:hAnsi="仿宋" w:hint="eastAsia"/>
          <w:bCs/>
          <w:color w:val="333333"/>
          <w:sz w:val="28"/>
        </w:rPr>
        <w:t>落地</w:t>
      </w:r>
      <w:r w:rsidR="00AF0B3A">
        <w:rPr>
          <w:rFonts w:ascii="仿宋" w:eastAsia="仿宋" w:hAnsi="仿宋"/>
          <w:bCs/>
          <w:color w:val="333333"/>
          <w:sz w:val="28"/>
        </w:rPr>
        <w:t>，在自有原子能力平台</w:t>
      </w:r>
      <w:r w:rsidR="00AF0B3A">
        <w:rPr>
          <w:rFonts w:ascii="仿宋" w:eastAsia="仿宋" w:hAnsi="仿宋" w:hint="eastAsia"/>
          <w:bCs/>
          <w:color w:val="333333"/>
          <w:sz w:val="28"/>
        </w:rPr>
        <w:t>和</w:t>
      </w:r>
      <w:r w:rsidRPr="004F1A9D">
        <w:rPr>
          <w:rFonts w:ascii="仿宋" w:eastAsia="仿宋" w:hAnsi="仿宋"/>
          <w:bCs/>
          <w:color w:val="333333"/>
          <w:sz w:val="28"/>
        </w:rPr>
        <w:t>友商能力平台打通Gateway接口，实现跨国、跨运营商API</w:t>
      </w:r>
      <w:r w:rsidR="002D0A73">
        <w:rPr>
          <w:rFonts w:ascii="仿宋" w:eastAsia="仿宋" w:hAnsi="仿宋"/>
          <w:bCs/>
          <w:color w:val="333333"/>
          <w:sz w:val="28"/>
        </w:rPr>
        <w:t>漫游及</w:t>
      </w:r>
      <w:r w:rsidR="004F1A9D">
        <w:rPr>
          <w:rFonts w:ascii="仿宋" w:eastAsia="仿宋" w:hAnsi="仿宋"/>
          <w:bCs/>
          <w:color w:val="333333"/>
          <w:sz w:val="28"/>
        </w:rPr>
        <w:t>无缝感知</w:t>
      </w:r>
      <w:r w:rsidR="004F1A9D">
        <w:rPr>
          <w:rFonts w:ascii="仿宋" w:eastAsia="仿宋" w:hAnsi="仿宋" w:hint="eastAsia"/>
          <w:bCs/>
          <w:color w:val="333333"/>
          <w:sz w:val="28"/>
        </w:rPr>
        <w:t>。</w:t>
      </w:r>
    </w:p>
    <w:p w14:paraId="26F8BEA0" w14:textId="720BEEB9" w:rsidR="004F1A9D" w:rsidRDefault="006A2D8A" w:rsidP="00EB4531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b/>
          <w:bCs/>
          <w:color w:val="333333"/>
          <w:sz w:val="28"/>
        </w:rPr>
      </w:pPr>
      <w:r w:rsidRPr="006A2D8A">
        <w:rPr>
          <w:rFonts w:ascii="仿宋" w:eastAsia="仿宋" w:hAnsi="仿宋"/>
          <w:b/>
          <w:bCs/>
          <w:color w:val="333333"/>
          <w:sz w:val="28"/>
        </w:rPr>
        <w:t>3、</w:t>
      </w:r>
      <w:r w:rsidR="004F1A9D">
        <w:rPr>
          <w:rFonts w:ascii="仿宋" w:eastAsia="仿宋" w:hAnsi="仿宋" w:hint="eastAsia"/>
          <w:b/>
          <w:bCs/>
          <w:color w:val="333333"/>
          <w:sz w:val="28"/>
        </w:rPr>
        <w:t>以应用场景为驱动，面向海内外市场探索A</w:t>
      </w:r>
      <w:r w:rsidR="004F1A9D">
        <w:rPr>
          <w:rFonts w:ascii="仿宋" w:eastAsia="仿宋" w:hAnsi="仿宋"/>
          <w:b/>
          <w:bCs/>
          <w:color w:val="333333"/>
          <w:sz w:val="28"/>
        </w:rPr>
        <w:t>PI</w:t>
      </w:r>
      <w:r w:rsidR="004F1A9D">
        <w:rPr>
          <w:rFonts w:ascii="仿宋" w:eastAsia="仿宋" w:hAnsi="仿宋" w:hint="eastAsia"/>
          <w:b/>
          <w:bCs/>
          <w:color w:val="333333"/>
          <w:sz w:val="28"/>
        </w:rPr>
        <w:t>开放引入，扩大</w:t>
      </w:r>
      <w:r w:rsidR="00DB28F8">
        <w:rPr>
          <w:rFonts w:ascii="仿宋" w:eastAsia="仿宋" w:hAnsi="仿宋" w:hint="eastAsia"/>
          <w:b/>
          <w:bCs/>
          <w:color w:val="333333"/>
          <w:sz w:val="28"/>
        </w:rPr>
        <w:t>云网</w:t>
      </w:r>
      <w:r w:rsidR="004F1A9D">
        <w:rPr>
          <w:rFonts w:ascii="仿宋" w:eastAsia="仿宋" w:hAnsi="仿宋" w:hint="eastAsia"/>
          <w:b/>
          <w:bCs/>
          <w:color w:val="333333"/>
          <w:sz w:val="28"/>
        </w:rPr>
        <w:t>增量份额。</w:t>
      </w:r>
    </w:p>
    <w:p w14:paraId="31B5EED5" w14:textId="1CB77581" w:rsidR="00DB28F8" w:rsidRDefault="004F1A9D" w:rsidP="00DF0BD1">
      <w:pPr>
        <w:pStyle w:val="paragraph"/>
        <w:adjustRightInd w:val="0"/>
        <w:snapToGrid w:val="0"/>
        <w:spacing w:before="60" w:beforeAutospacing="0" w:after="60" w:afterAutospacing="0" w:line="360" w:lineRule="auto"/>
        <w:ind w:firstLine="420"/>
        <w:jc w:val="both"/>
        <w:rPr>
          <w:ins w:id="281" w:author="roger" w:date="2024-09-06T15:46:00Z"/>
          <w:rFonts w:ascii="仿宋" w:eastAsia="仿宋" w:hAnsi="仿宋"/>
          <w:color w:val="333333"/>
          <w:sz w:val="28"/>
        </w:rPr>
      </w:pPr>
      <w:r w:rsidRPr="004D294A">
        <w:rPr>
          <w:rFonts w:ascii="仿宋" w:eastAsia="仿宋" w:hAnsi="仿宋" w:hint="eastAsia"/>
          <w:color w:val="333333"/>
          <w:sz w:val="28"/>
        </w:rPr>
        <w:t>一是面向国内市场，</w:t>
      </w:r>
      <w:r w:rsidR="00520C2A">
        <w:rPr>
          <w:rFonts w:ascii="仿宋" w:eastAsia="仿宋" w:hAnsi="仿宋" w:hint="eastAsia"/>
          <w:color w:val="333333"/>
          <w:sz w:val="28"/>
        </w:rPr>
        <w:t>加强对</w:t>
      </w:r>
      <w:r w:rsidR="006536F1">
        <w:rPr>
          <w:rFonts w:ascii="仿宋" w:eastAsia="仿宋" w:hAnsi="仿宋" w:hint="eastAsia"/>
          <w:color w:val="333333"/>
          <w:sz w:val="28"/>
        </w:rPr>
        <w:t>原子能力平台</w:t>
      </w:r>
      <w:r w:rsidR="00520C2A">
        <w:rPr>
          <w:rFonts w:ascii="仿宋" w:eastAsia="仿宋" w:hAnsi="仿宋" w:hint="eastAsia"/>
          <w:color w:val="333333"/>
          <w:sz w:val="28"/>
        </w:rPr>
        <w:t>、天翼云A</w:t>
      </w:r>
      <w:r w:rsidR="00520C2A">
        <w:rPr>
          <w:rFonts w:ascii="仿宋" w:eastAsia="仿宋" w:hAnsi="仿宋"/>
          <w:color w:val="333333"/>
          <w:sz w:val="28"/>
        </w:rPr>
        <w:t>PI</w:t>
      </w:r>
      <w:r w:rsidR="00DF0BD1">
        <w:rPr>
          <w:rFonts w:ascii="仿宋" w:eastAsia="仿宋" w:hAnsi="仿宋" w:hint="eastAsia"/>
          <w:color w:val="333333"/>
          <w:sz w:val="28"/>
        </w:rPr>
        <w:t>专区</w:t>
      </w:r>
      <w:r w:rsidR="00520C2A">
        <w:rPr>
          <w:rFonts w:ascii="仿宋" w:eastAsia="仿宋" w:hAnsi="仿宋" w:hint="eastAsia"/>
          <w:color w:val="333333"/>
          <w:sz w:val="28"/>
        </w:rPr>
        <w:t>的对外宣传，</w:t>
      </w:r>
      <w:r>
        <w:rPr>
          <w:rFonts w:ascii="仿宋" w:eastAsia="仿宋" w:hAnsi="仿宋" w:hint="eastAsia"/>
          <w:color w:val="333333"/>
          <w:sz w:val="28"/>
        </w:rPr>
        <w:t>以反欺诈类、Q</w:t>
      </w:r>
      <w:r>
        <w:rPr>
          <w:rFonts w:ascii="仿宋" w:eastAsia="仿宋" w:hAnsi="仿宋"/>
          <w:color w:val="333333"/>
          <w:sz w:val="28"/>
        </w:rPr>
        <w:t>oD</w:t>
      </w:r>
      <w:r>
        <w:rPr>
          <w:rFonts w:ascii="仿宋" w:eastAsia="仿宋" w:hAnsi="仿宋" w:hint="eastAsia"/>
          <w:color w:val="333333"/>
          <w:sz w:val="28"/>
        </w:rPr>
        <w:t>等在</w:t>
      </w:r>
      <w:r w:rsidR="00DB28F8">
        <w:rPr>
          <w:rFonts w:ascii="仿宋" w:eastAsia="仿宋" w:hAnsi="仿宋"/>
          <w:color w:val="333333"/>
          <w:sz w:val="28"/>
        </w:rPr>
        <w:t>GSMA</w:t>
      </w:r>
      <w:r>
        <w:rPr>
          <w:rFonts w:ascii="仿宋" w:eastAsia="仿宋" w:hAnsi="仿宋" w:hint="eastAsia"/>
          <w:color w:val="333333"/>
          <w:sz w:val="28"/>
        </w:rPr>
        <w:t>率先商用的A</w:t>
      </w:r>
      <w:r>
        <w:rPr>
          <w:rFonts w:ascii="仿宋" w:eastAsia="仿宋" w:hAnsi="仿宋"/>
          <w:color w:val="333333"/>
          <w:sz w:val="28"/>
        </w:rPr>
        <w:t>PI</w:t>
      </w:r>
      <w:r>
        <w:rPr>
          <w:rFonts w:ascii="仿宋" w:eastAsia="仿宋" w:hAnsi="仿宋" w:hint="eastAsia"/>
          <w:color w:val="333333"/>
          <w:sz w:val="28"/>
        </w:rPr>
        <w:t>为突破口，</w:t>
      </w:r>
      <w:r w:rsidRPr="004D294A">
        <w:rPr>
          <w:rFonts w:ascii="仿宋" w:eastAsia="仿宋" w:hAnsi="仿宋"/>
          <w:color w:val="333333"/>
          <w:sz w:val="28"/>
        </w:rPr>
        <w:t>探索</w:t>
      </w:r>
      <w:r w:rsidR="00E01F45">
        <w:rPr>
          <w:rFonts w:ascii="仿宋" w:eastAsia="仿宋" w:hAnsi="仿宋"/>
          <w:color w:val="333333"/>
          <w:sz w:val="28"/>
        </w:rPr>
        <w:t>在智能客服、</w:t>
      </w:r>
      <w:r>
        <w:rPr>
          <w:rFonts w:ascii="仿宋" w:eastAsia="仿宋" w:hAnsi="仿宋"/>
          <w:color w:val="333333"/>
          <w:sz w:val="28"/>
        </w:rPr>
        <w:t>车联网等</w:t>
      </w:r>
      <w:r w:rsidRPr="004D294A">
        <w:rPr>
          <w:rFonts w:ascii="仿宋" w:eastAsia="仿宋" w:hAnsi="仿宋"/>
          <w:color w:val="333333"/>
          <w:sz w:val="28"/>
        </w:rPr>
        <w:t>场景</w:t>
      </w:r>
      <w:r w:rsidR="00DB28F8">
        <w:rPr>
          <w:rFonts w:ascii="仿宋" w:eastAsia="仿宋" w:hAnsi="仿宋" w:hint="eastAsia"/>
          <w:color w:val="333333"/>
          <w:sz w:val="28"/>
        </w:rPr>
        <w:t>的</w:t>
      </w:r>
      <w:r w:rsidR="00520C2A">
        <w:rPr>
          <w:rFonts w:ascii="仿宋" w:eastAsia="仿宋" w:hAnsi="仿宋" w:hint="eastAsia"/>
          <w:color w:val="333333"/>
          <w:sz w:val="28"/>
        </w:rPr>
        <w:t>试点</w:t>
      </w:r>
      <w:r w:rsidR="00DB28F8">
        <w:rPr>
          <w:rFonts w:ascii="仿宋" w:eastAsia="仿宋" w:hAnsi="仿宋" w:hint="eastAsia"/>
          <w:color w:val="333333"/>
          <w:sz w:val="28"/>
        </w:rPr>
        <w:t>应用</w:t>
      </w:r>
      <w:r>
        <w:rPr>
          <w:rFonts w:ascii="仿宋" w:eastAsia="仿宋" w:hAnsi="仿宋"/>
          <w:color w:val="333333"/>
          <w:sz w:val="28"/>
        </w:rPr>
        <w:t>，</w:t>
      </w:r>
      <w:r w:rsidR="00DF0BD1">
        <w:rPr>
          <w:rFonts w:ascii="仿宋" w:eastAsia="仿宋" w:hAnsi="仿宋" w:hint="eastAsia"/>
          <w:color w:val="333333"/>
          <w:sz w:val="28"/>
        </w:rPr>
        <w:t>非标</w:t>
      </w:r>
      <w:r>
        <w:rPr>
          <w:rFonts w:ascii="仿宋" w:eastAsia="仿宋" w:hAnsi="仿宋" w:hint="eastAsia"/>
          <w:color w:val="333333"/>
          <w:sz w:val="28"/>
        </w:rPr>
        <w:t>A</w:t>
      </w:r>
      <w:r>
        <w:rPr>
          <w:rFonts w:ascii="仿宋" w:eastAsia="仿宋" w:hAnsi="仿宋"/>
          <w:color w:val="333333"/>
          <w:sz w:val="28"/>
        </w:rPr>
        <w:t>PI</w:t>
      </w:r>
      <w:r w:rsidR="00DB28F8">
        <w:rPr>
          <w:rFonts w:ascii="仿宋" w:eastAsia="仿宋" w:hAnsi="仿宋" w:hint="eastAsia"/>
          <w:color w:val="333333"/>
          <w:sz w:val="28"/>
        </w:rPr>
        <w:t>服务</w:t>
      </w:r>
      <w:r w:rsidR="00DB28F8" w:rsidRPr="00DB28F8">
        <w:rPr>
          <w:rFonts w:ascii="仿宋" w:eastAsia="仿宋" w:hAnsi="仿宋" w:hint="eastAsia"/>
          <w:color w:val="333333"/>
          <w:sz w:val="28"/>
        </w:rPr>
        <w:t>有较强开发能力的大型客户</w:t>
      </w:r>
      <w:r w:rsidRPr="004D294A">
        <w:rPr>
          <w:rFonts w:ascii="仿宋" w:eastAsia="仿宋" w:hAnsi="仿宋"/>
          <w:color w:val="333333"/>
          <w:sz w:val="28"/>
        </w:rPr>
        <w:t>。</w:t>
      </w:r>
      <w:r w:rsidRPr="004D294A">
        <w:rPr>
          <w:rFonts w:ascii="仿宋" w:eastAsia="仿宋" w:hAnsi="仿宋" w:hint="eastAsia"/>
          <w:color w:val="333333"/>
          <w:sz w:val="28"/>
        </w:rPr>
        <w:t>二是面向海外市场，与A</w:t>
      </w:r>
      <w:r w:rsidRPr="004D294A">
        <w:rPr>
          <w:rFonts w:ascii="仿宋" w:eastAsia="仿宋" w:hAnsi="仿宋"/>
          <w:color w:val="333333"/>
          <w:sz w:val="28"/>
        </w:rPr>
        <w:t>T&amp;T</w:t>
      </w:r>
      <w:r w:rsidRPr="004D294A">
        <w:rPr>
          <w:rFonts w:ascii="仿宋" w:eastAsia="仿宋" w:hAnsi="仿宋" w:hint="eastAsia"/>
          <w:color w:val="333333"/>
          <w:sz w:val="28"/>
        </w:rPr>
        <w:t>、V</w:t>
      </w:r>
      <w:r w:rsidRPr="004D294A">
        <w:rPr>
          <w:rFonts w:ascii="仿宋" w:eastAsia="仿宋" w:hAnsi="仿宋"/>
          <w:color w:val="333333"/>
          <w:sz w:val="28"/>
        </w:rPr>
        <w:t>erizon</w:t>
      </w:r>
      <w:r w:rsidRPr="004D294A">
        <w:rPr>
          <w:rFonts w:ascii="仿宋" w:eastAsia="仿宋" w:hAnsi="仿宋" w:hint="eastAsia"/>
          <w:color w:val="333333"/>
          <w:sz w:val="28"/>
        </w:rPr>
        <w:t>、V</w:t>
      </w:r>
      <w:r w:rsidRPr="004D294A">
        <w:rPr>
          <w:rFonts w:ascii="仿宋" w:eastAsia="仿宋" w:hAnsi="仿宋"/>
          <w:color w:val="333333"/>
          <w:sz w:val="28"/>
        </w:rPr>
        <w:t>onage</w:t>
      </w:r>
      <w:r w:rsidR="001B661E">
        <w:rPr>
          <w:rFonts w:ascii="仿宋" w:eastAsia="仿宋" w:hAnsi="仿宋" w:hint="eastAsia"/>
          <w:color w:val="333333"/>
          <w:sz w:val="28"/>
        </w:rPr>
        <w:t>等</w:t>
      </w:r>
      <w:r w:rsidRPr="004D294A">
        <w:rPr>
          <w:rFonts w:ascii="仿宋" w:eastAsia="仿宋" w:hAnsi="仿宋" w:hint="eastAsia"/>
          <w:color w:val="333333"/>
          <w:sz w:val="28"/>
        </w:rPr>
        <w:t>合作</w:t>
      </w:r>
      <w:r w:rsidR="001B661E">
        <w:rPr>
          <w:rFonts w:ascii="仿宋" w:eastAsia="仿宋" w:hAnsi="仿宋" w:hint="eastAsia"/>
          <w:color w:val="333333"/>
          <w:sz w:val="28"/>
        </w:rPr>
        <w:t>，</w:t>
      </w:r>
      <w:r w:rsidR="00DF0BD1">
        <w:rPr>
          <w:rFonts w:ascii="仿宋" w:eastAsia="仿宋" w:hAnsi="仿宋" w:hint="eastAsia"/>
          <w:color w:val="333333"/>
          <w:sz w:val="28"/>
        </w:rPr>
        <w:t>满足</w:t>
      </w:r>
      <w:r w:rsidRPr="004D294A">
        <w:rPr>
          <w:rFonts w:ascii="仿宋" w:eastAsia="仿宋" w:hAnsi="仿宋" w:hint="eastAsia"/>
          <w:color w:val="333333"/>
          <w:sz w:val="28"/>
        </w:rPr>
        <w:t>海外用户</w:t>
      </w:r>
      <w:r w:rsidR="00DF0BD1">
        <w:rPr>
          <w:rFonts w:ascii="仿宋" w:eastAsia="仿宋" w:hAnsi="仿宋" w:hint="eastAsia"/>
          <w:color w:val="333333"/>
          <w:sz w:val="28"/>
        </w:rPr>
        <w:t>如比亚迪等出海车企需求，</w:t>
      </w:r>
      <w:r w:rsidR="00DF0BD1">
        <w:rPr>
          <w:rFonts w:ascii="仿宋" w:eastAsia="仿宋" w:hAnsi="仿宋"/>
          <w:color w:val="333333"/>
          <w:sz w:val="28"/>
        </w:rPr>
        <w:t>针对跨国运营商的API无感知切换及冗余</w:t>
      </w:r>
      <w:r w:rsidR="00DF0BD1">
        <w:rPr>
          <w:rFonts w:ascii="仿宋" w:eastAsia="仿宋" w:hAnsi="仿宋" w:hint="eastAsia"/>
          <w:color w:val="333333"/>
          <w:sz w:val="28"/>
        </w:rPr>
        <w:t>等，</w:t>
      </w:r>
      <w:r w:rsidRPr="004D294A">
        <w:rPr>
          <w:rFonts w:ascii="仿宋" w:eastAsia="仿宋" w:hAnsi="仿宋" w:hint="eastAsia"/>
          <w:color w:val="333333"/>
          <w:sz w:val="28"/>
        </w:rPr>
        <w:t>提供标准O</w:t>
      </w:r>
      <w:r w:rsidRPr="004D294A">
        <w:rPr>
          <w:rFonts w:ascii="仿宋" w:eastAsia="仿宋" w:hAnsi="仿宋"/>
          <w:color w:val="333333"/>
          <w:sz w:val="28"/>
        </w:rPr>
        <w:t>pen Gateway</w:t>
      </w:r>
      <w:r w:rsidRPr="004D294A">
        <w:rPr>
          <w:rFonts w:ascii="仿宋" w:eastAsia="仿宋" w:hAnsi="仿宋" w:hint="eastAsia"/>
          <w:color w:val="333333"/>
          <w:sz w:val="28"/>
        </w:rPr>
        <w:t>云</w:t>
      </w:r>
      <w:r w:rsidR="00DF0BD1">
        <w:rPr>
          <w:rFonts w:ascii="仿宋" w:eastAsia="仿宋" w:hAnsi="仿宋" w:hint="eastAsia"/>
          <w:color w:val="333333"/>
          <w:sz w:val="28"/>
        </w:rPr>
        <w:t>网能力</w:t>
      </w:r>
      <w:r>
        <w:rPr>
          <w:rFonts w:ascii="仿宋" w:eastAsia="仿宋" w:hAnsi="仿宋"/>
          <w:color w:val="333333"/>
          <w:sz w:val="28"/>
        </w:rPr>
        <w:t>。</w:t>
      </w:r>
    </w:p>
    <w:p w14:paraId="0DF0EEAE" w14:textId="207332BB" w:rsidR="007F02ED" w:rsidRDefault="007F02ED" w:rsidP="007F02ED">
      <w:pPr>
        <w:pStyle w:val="paragraph"/>
        <w:adjustRightInd w:val="0"/>
        <w:snapToGrid w:val="0"/>
        <w:spacing w:before="60" w:beforeAutospacing="0" w:after="60" w:afterAutospacing="0" w:line="360" w:lineRule="auto"/>
        <w:jc w:val="both"/>
        <w:rPr>
          <w:ins w:id="282" w:author="roger" w:date="2024-09-06T15:46:00Z"/>
          <w:rFonts w:ascii="仿宋" w:eastAsia="仿宋" w:hAnsi="仿宋"/>
          <w:color w:val="333333"/>
          <w:sz w:val="28"/>
        </w:rPr>
        <w:pPrChange w:id="283" w:author="roger" w:date="2024-09-06T15:46:00Z">
          <w:pPr>
            <w:pStyle w:val="paragraph"/>
            <w:adjustRightInd w:val="0"/>
            <w:snapToGrid w:val="0"/>
            <w:spacing w:before="60" w:beforeAutospacing="0" w:after="60" w:afterAutospacing="0" w:line="360" w:lineRule="auto"/>
            <w:ind w:firstLine="420"/>
            <w:jc w:val="both"/>
          </w:pPr>
        </w:pPrChange>
      </w:pPr>
    </w:p>
    <w:p w14:paraId="7E6DFAC9" w14:textId="6408870E" w:rsidR="007F02ED" w:rsidRDefault="007F02ED" w:rsidP="007F02ED">
      <w:pPr>
        <w:pStyle w:val="paragraph"/>
        <w:adjustRightInd w:val="0"/>
        <w:snapToGrid w:val="0"/>
        <w:spacing w:before="60" w:beforeAutospacing="0" w:after="60" w:afterAutospacing="0" w:line="360" w:lineRule="auto"/>
        <w:jc w:val="both"/>
        <w:rPr>
          <w:ins w:id="284" w:author="roger" w:date="2024-09-06T15:46:00Z"/>
          <w:rFonts w:ascii="仿宋" w:eastAsia="仿宋" w:hAnsi="仿宋"/>
          <w:b/>
          <w:color w:val="333333"/>
          <w:sz w:val="28"/>
        </w:rPr>
        <w:pPrChange w:id="285" w:author="roger" w:date="2024-09-06T15:46:00Z">
          <w:pPr>
            <w:pStyle w:val="paragraph"/>
            <w:adjustRightInd w:val="0"/>
            <w:snapToGrid w:val="0"/>
            <w:spacing w:before="60" w:beforeAutospacing="0" w:after="60" w:afterAutospacing="0" w:line="360" w:lineRule="auto"/>
            <w:ind w:firstLine="420"/>
            <w:jc w:val="both"/>
          </w:pPr>
        </w:pPrChange>
      </w:pPr>
      <w:ins w:id="286" w:author="roger" w:date="2024-09-06T15:46:00Z">
        <w:r w:rsidRPr="007F02ED">
          <w:rPr>
            <w:rFonts w:ascii="仿宋" w:eastAsia="仿宋" w:hAnsi="仿宋" w:hint="eastAsia"/>
            <w:b/>
            <w:color w:val="333333"/>
            <w:sz w:val="28"/>
            <w:rPrChange w:id="287" w:author="roger" w:date="2024-09-06T15:46:00Z">
              <w:rPr>
                <w:rFonts w:ascii="仿宋" w:eastAsia="仿宋" w:hAnsi="仿宋" w:hint="eastAsia"/>
                <w:color w:val="333333"/>
                <w:sz w:val="28"/>
              </w:rPr>
            </w:rPrChange>
          </w:rPr>
          <w:t>附件：三类A</w:t>
        </w:r>
        <w:r w:rsidRPr="007F02ED">
          <w:rPr>
            <w:rFonts w:ascii="仿宋" w:eastAsia="仿宋" w:hAnsi="仿宋"/>
            <w:b/>
            <w:color w:val="333333"/>
            <w:sz w:val="28"/>
            <w:rPrChange w:id="288" w:author="roger" w:date="2024-09-06T15:46:00Z">
              <w:rPr>
                <w:rFonts w:ascii="仿宋" w:eastAsia="仿宋" w:hAnsi="仿宋"/>
                <w:color w:val="333333"/>
                <w:sz w:val="28"/>
              </w:rPr>
            </w:rPrChange>
          </w:rPr>
          <w:t>PI</w:t>
        </w:r>
        <w:r w:rsidRPr="007F02ED">
          <w:rPr>
            <w:rFonts w:ascii="仿宋" w:eastAsia="仿宋" w:hAnsi="仿宋" w:hint="eastAsia"/>
            <w:b/>
            <w:color w:val="333333"/>
            <w:sz w:val="28"/>
            <w:rPrChange w:id="289" w:author="roger" w:date="2024-09-06T15:46:00Z">
              <w:rPr>
                <w:rFonts w:ascii="仿宋" w:eastAsia="仿宋" w:hAnsi="仿宋" w:hint="eastAsia"/>
                <w:color w:val="333333"/>
                <w:sz w:val="28"/>
              </w:rPr>
            </w:rPrChange>
          </w:rPr>
          <w:t>调用模式示意图</w:t>
        </w:r>
      </w:ins>
    </w:p>
    <w:p w14:paraId="363203D9" w14:textId="16D1A64B" w:rsidR="007F02ED" w:rsidRDefault="007F02ED" w:rsidP="007F02ED">
      <w:pPr>
        <w:pStyle w:val="paragraph"/>
        <w:adjustRightInd w:val="0"/>
        <w:snapToGrid w:val="0"/>
        <w:spacing w:before="60" w:beforeAutospacing="0" w:after="60" w:afterAutospacing="0" w:line="360" w:lineRule="auto"/>
        <w:jc w:val="center"/>
        <w:rPr>
          <w:ins w:id="290" w:author="roger" w:date="2024-09-06T15:46:00Z"/>
          <w:rFonts w:ascii="仿宋" w:eastAsia="仿宋" w:hAnsi="仿宋"/>
          <w:b/>
          <w:color w:val="333333"/>
          <w:sz w:val="28"/>
        </w:rPr>
        <w:pPrChange w:id="291" w:author="roger" w:date="2024-09-06T15:47:00Z">
          <w:pPr>
            <w:pStyle w:val="paragraph"/>
            <w:adjustRightInd w:val="0"/>
            <w:snapToGrid w:val="0"/>
            <w:spacing w:before="60" w:beforeAutospacing="0" w:after="60" w:afterAutospacing="0" w:line="360" w:lineRule="auto"/>
            <w:ind w:firstLine="420"/>
            <w:jc w:val="both"/>
          </w:pPr>
        </w:pPrChange>
      </w:pPr>
      <w:ins w:id="292" w:author="roger" w:date="2024-09-06T15:46:00Z">
        <w:r>
          <w:rPr>
            <w:noProof/>
          </w:rPr>
          <w:lastRenderedPageBreak/>
          <w:drawing>
            <wp:inline distT="0" distB="0" distL="114300" distR="114300" wp14:anchorId="4EAAC10C" wp14:editId="43A743D5">
              <wp:extent cx="3412857" cy="2096086"/>
              <wp:effectExtent l="0" t="0" r="0" b="0"/>
              <wp:docPr id="4" name="F360BE8B-6686-4F3D-AEAF-501FE73E4058-1" descr="多运营商模式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F360BE8B-6686-4F3D-AEAF-501FE73E4058-1" descr="多运营商模式"/>
                      <pic:cNvPicPr>
                        <a:picLocks noChangeAspect="1"/>
                      </pic:cNvPicPr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36025" cy="21103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3E5532E" w14:textId="1A45E694" w:rsidR="007F02ED" w:rsidRDefault="007F02ED" w:rsidP="007F02ED">
      <w:pPr>
        <w:pStyle w:val="paragraph"/>
        <w:adjustRightInd w:val="0"/>
        <w:snapToGrid w:val="0"/>
        <w:spacing w:before="60" w:beforeAutospacing="0" w:after="60" w:afterAutospacing="0" w:line="360" w:lineRule="auto"/>
        <w:jc w:val="center"/>
        <w:rPr>
          <w:ins w:id="293" w:author="roger" w:date="2024-09-06T15:47:00Z"/>
          <w:rFonts w:ascii="仿宋" w:eastAsia="仿宋" w:hAnsi="仿宋"/>
          <w:b/>
          <w:color w:val="333333"/>
          <w:sz w:val="28"/>
        </w:rPr>
        <w:pPrChange w:id="294" w:author="roger" w:date="2024-09-06T15:47:00Z">
          <w:pPr>
            <w:pStyle w:val="paragraph"/>
            <w:adjustRightInd w:val="0"/>
            <w:snapToGrid w:val="0"/>
            <w:spacing w:before="60" w:beforeAutospacing="0" w:after="60" w:afterAutospacing="0" w:line="360" w:lineRule="auto"/>
            <w:ind w:firstLine="420"/>
            <w:jc w:val="both"/>
          </w:pPr>
        </w:pPrChange>
      </w:pPr>
      <w:ins w:id="295" w:author="roger" w:date="2024-09-06T15:46:00Z">
        <w:r>
          <w:rPr>
            <w:noProof/>
          </w:rPr>
          <w:drawing>
            <wp:inline distT="0" distB="0" distL="114300" distR="114300" wp14:anchorId="22723BBC" wp14:editId="116544B2">
              <wp:extent cx="3420911" cy="2222695"/>
              <wp:effectExtent l="0" t="0" r="8255" b="6350"/>
              <wp:docPr id="5" name="F360BE8B-6686-4F3D-AEAF-501FE73E4058-2" descr="运营商聚合模式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F360BE8B-6686-4F3D-AEAF-501FE73E4058-2" descr="运营商聚合模式"/>
                      <pic:cNvPicPr>
                        <a:picLocks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56821" cy="22460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6AB6C19" w14:textId="4C6B9CB0" w:rsidR="007F02ED" w:rsidRPr="007F02ED" w:rsidRDefault="007F02ED" w:rsidP="007F02ED">
      <w:pPr>
        <w:pStyle w:val="paragraph"/>
        <w:adjustRightInd w:val="0"/>
        <w:snapToGrid w:val="0"/>
        <w:spacing w:before="60" w:beforeAutospacing="0" w:after="60" w:afterAutospacing="0" w:line="360" w:lineRule="auto"/>
        <w:jc w:val="center"/>
        <w:rPr>
          <w:rFonts w:ascii="仿宋" w:eastAsia="仿宋" w:hAnsi="仿宋" w:hint="eastAsia"/>
          <w:b/>
          <w:color w:val="333333"/>
          <w:sz w:val="28"/>
          <w:rPrChange w:id="296" w:author="roger" w:date="2024-09-06T15:46:00Z">
            <w:rPr>
              <w:rFonts w:ascii="仿宋" w:eastAsia="仿宋" w:hAnsi="仿宋" w:hint="eastAsia"/>
              <w:color w:val="333333"/>
              <w:sz w:val="28"/>
            </w:rPr>
          </w:rPrChange>
        </w:rPr>
        <w:pPrChange w:id="297" w:author="roger" w:date="2024-09-06T15:47:00Z">
          <w:pPr>
            <w:pStyle w:val="paragraph"/>
            <w:adjustRightInd w:val="0"/>
            <w:snapToGrid w:val="0"/>
            <w:spacing w:before="60" w:beforeAutospacing="0" w:after="60" w:afterAutospacing="0" w:line="360" w:lineRule="auto"/>
            <w:ind w:firstLine="420"/>
            <w:jc w:val="both"/>
          </w:pPr>
        </w:pPrChange>
      </w:pPr>
      <w:ins w:id="298" w:author="roger" w:date="2024-09-06T15:47:00Z">
        <w:r>
          <w:rPr>
            <w:noProof/>
          </w:rPr>
          <w:drawing>
            <wp:inline distT="0" distB="0" distL="114300" distR="114300" wp14:anchorId="5766E95F" wp14:editId="6B2D525F">
              <wp:extent cx="3422899" cy="2208628"/>
              <wp:effectExtent l="0" t="0" r="6350" b="1270"/>
              <wp:docPr id="9" name="F360BE8B-6686-4F3D-AEAF-501FE73E4058-5" descr="API Roaming模式(1)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F360BE8B-6686-4F3D-AEAF-501FE73E4058-5" descr="API Roaming模式(1)"/>
                      <pic:cNvPicPr>
                        <a:picLocks noChangeAspect="1"/>
                      </pic:cNvPicPr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68641" cy="22381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sectPr w:rsidR="007F02ED" w:rsidRPr="007F02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5DB0AF" w14:textId="77777777" w:rsidR="00A34DAF" w:rsidRDefault="00A34DAF" w:rsidP="00465EAF">
      <w:r>
        <w:separator/>
      </w:r>
    </w:p>
  </w:endnote>
  <w:endnote w:type="continuationSeparator" w:id="0">
    <w:p w14:paraId="2597000F" w14:textId="77777777" w:rsidR="00A34DAF" w:rsidRDefault="00A34DAF" w:rsidP="00465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3C404F" w14:textId="77777777" w:rsidR="00A34DAF" w:rsidRDefault="00A34DAF" w:rsidP="00465EAF">
      <w:r>
        <w:separator/>
      </w:r>
    </w:p>
  </w:footnote>
  <w:footnote w:type="continuationSeparator" w:id="0">
    <w:p w14:paraId="3492ED26" w14:textId="77777777" w:rsidR="00A34DAF" w:rsidRDefault="00A34DAF" w:rsidP="00465EAF">
      <w:r>
        <w:continuationSeparator/>
      </w:r>
    </w:p>
  </w:footnote>
  <w:footnote w:id="1">
    <w:p w14:paraId="4C83B100" w14:textId="53C8DF4A" w:rsidR="004A086E" w:rsidRDefault="004A086E" w:rsidP="00221C96">
      <w:pPr>
        <w:pStyle w:val="ae"/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开源项目，面向终端用户负责定义、开发、发布与O</w:t>
      </w:r>
      <w:r>
        <w:t>pen Gateway</w:t>
      </w:r>
      <w:r>
        <w:rPr>
          <w:rFonts w:hint="eastAsia"/>
        </w:rPr>
        <w:t>相关的</w:t>
      </w:r>
      <w:r>
        <w:t>API能</w:t>
      </w:r>
      <w:r>
        <w:rPr>
          <w:rFonts w:hint="eastAsia"/>
        </w:rPr>
        <w:t>力</w:t>
      </w:r>
    </w:p>
  </w:footnote>
  <w:footnote w:id="2">
    <w:p w14:paraId="4DEC5ABB" w14:textId="4BD4A60D" w:rsidR="00915FEE" w:rsidRPr="00915FEE" w:rsidRDefault="00915FEE">
      <w:pPr>
        <w:pStyle w:val="ae"/>
        <w:rPr>
          <w:rStyle w:val="af0"/>
          <w:sz w:val="24"/>
          <w:szCs w:val="24"/>
        </w:rPr>
      </w:pPr>
      <w:r w:rsidRPr="00915FEE">
        <w:rPr>
          <w:rStyle w:val="af0"/>
          <w:sz w:val="24"/>
          <w:szCs w:val="24"/>
        </w:rPr>
        <w:footnoteRef/>
      </w:r>
      <w:r w:rsidRPr="00915FEE">
        <w:rPr>
          <w:rStyle w:val="af0"/>
          <w:sz w:val="24"/>
          <w:szCs w:val="24"/>
        </w:rPr>
        <w:t xml:space="preserve"> Device Status</w:t>
      </w:r>
      <w:r w:rsidRPr="00915FEE">
        <w:rPr>
          <w:rStyle w:val="af0"/>
          <w:rFonts w:hint="eastAsia"/>
          <w:sz w:val="24"/>
          <w:szCs w:val="24"/>
        </w:rPr>
        <w:t>、</w:t>
      </w:r>
      <w:r w:rsidRPr="00915FEE">
        <w:rPr>
          <w:rStyle w:val="af0"/>
          <w:sz w:val="24"/>
          <w:szCs w:val="24"/>
        </w:rPr>
        <w:t>SIM Swap</w:t>
      </w:r>
      <w:r w:rsidRPr="00915FEE">
        <w:rPr>
          <w:rStyle w:val="af0"/>
          <w:rFonts w:hint="eastAsia"/>
          <w:sz w:val="24"/>
          <w:szCs w:val="24"/>
        </w:rPr>
        <w:t>、O</w:t>
      </w:r>
      <w:r w:rsidRPr="00915FEE">
        <w:rPr>
          <w:rStyle w:val="af0"/>
          <w:sz w:val="24"/>
          <w:szCs w:val="24"/>
        </w:rPr>
        <w:t>TP</w:t>
      </w:r>
      <w:r w:rsidRPr="00915FEE">
        <w:rPr>
          <w:rStyle w:val="af0"/>
          <w:rFonts w:hint="eastAsia"/>
          <w:sz w:val="24"/>
          <w:szCs w:val="24"/>
        </w:rPr>
        <w:t>、</w:t>
      </w:r>
      <w:r w:rsidRPr="00915FEE">
        <w:rPr>
          <w:rStyle w:val="af0"/>
          <w:sz w:val="24"/>
          <w:szCs w:val="24"/>
        </w:rPr>
        <w:t>Device Location Verification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B6C2D"/>
    <w:multiLevelType w:val="hybridMultilevel"/>
    <w:tmpl w:val="B212F4E4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2C6B4D1D"/>
    <w:multiLevelType w:val="hybridMultilevel"/>
    <w:tmpl w:val="30546B9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35F12859"/>
    <w:multiLevelType w:val="hybridMultilevel"/>
    <w:tmpl w:val="0D5014CC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59B71012"/>
    <w:multiLevelType w:val="hybridMultilevel"/>
    <w:tmpl w:val="50AE9A4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7F455270"/>
    <w:multiLevelType w:val="hybridMultilevel"/>
    <w:tmpl w:val="C0D4F74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oger">
    <w15:presenceInfo w15:providerId="Windows Live" w15:userId="a6870229cc886f7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36B"/>
    <w:rsid w:val="00003B86"/>
    <w:rsid w:val="00021E59"/>
    <w:rsid w:val="000254AD"/>
    <w:rsid w:val="00025A84"/>
    <w:rsid w:val="000315CB"/>
    <w:rsid w:val="0003352C"/>
    <w:rsid w:val="000426E7"/>
    <w:rsid w:val="00044E3B"/>
    <w:rsid w:val="000509DA"/>
    <w:rsid w:val="00051F87"/>
    <w:rsid w:val="00061AB6"/>
    <w:rsid w:val="00064BDD"/>
    <w:rsid w:val="0008172D"/>
    <w:rsid w:val="000876ED"/>
    <w:rsid w:val="00093149"/>
    <w:rsid w:val="00093903"/>
    <w:rsid w:val="000A33B9"/>
    <w:rsid w:val="000A4FB7"/>
    <w:rsid w:val="000B0011"/>
    <w:rsid w:val="000B095E"/>
    <w:rsid w:val="000B6F12"/>
    <w:rsid w:val="000C0B42"/>
    <w:rsid w:val="000C4823"/>
    <w:rsid w:val="000D62EB"/>
    <w:rsid w:val="001046C7"/>
    <w:rsid w:val="001059EB"/>
    <w:rsid w:val="0010641A"/>
    <w:rsid w:val="00107062"/>
    <w:rsid w:val="001139E2"/>
    <w:rsid w:val="001208D8"/>
    <w:rsid w:val="00124329"/>
    <w:rsid w:val="00125AA1"/>
    <w:rsid w:val="001274D4"/>
    <w:rsid w:val="00132BB8"/>
    <w:rsid w:val="00132DE4"/>
    <w:rsid w:val="00137284"/>
    <w:rsid w:val="00144D97"/>
    <w:rsid w:val="001517AB"/>
    <w:rsid w:val="001568C2"/>
    <w:rsid w:val="001570D8"/>
    <w:rsid w:val="00161427"/>
    <w:rsid w:val="00164604"/>
    <w:rsid w:val="00174B29"/>
    <w:rsid w:val="0018615E"/>
    <w:rsid w:val="001932DC"/>
    <w:rsid w:val="0019429A"/>
    <w:rsid w:val="001A13F8"/>
    <w:rsid w:val="001A3A08"/>
    <w:rsid w:val="001A42F2"/>
    <w:rsid w:val="001B202B"/>
    <w:rsid w:val="001B2794"/>
    <w:rsid w:val="001B2D37"/>
    <w:rsid w:val="001B63E0"/>
    <w:rsid w:val="001B661E"/>
    <w:rsid w:val="001C475E"/>
    <w:rsid w:val="001D0531"/>
    <w:rsid w:val="001D0872"/>
    <w:rsid w:val="001F6E52"/>
    <w:rsid w:val="002074D7"/>
    <w:rsid w:val="002207A2"/>
    <w:rsid w:val="00221C96"/>
    <w:rsid w:val="00230075"/>
    <w:rsid w:val="002435BA"/>
    <w:rsid w:val="00244A25"/>
    <w:rsid w:val="002470C7"/>
    <w:rsid w:val="0025177E"/>
    <w:rsid w:val="00252301"/>
    <w:rsid w:val="00253491"/>
    <w:rsid w:val="00253E47"/>
    <w:rsid w:val="0027338D"/>
    <w:rsid w:val="002817FC"/>
    <w:rsid w:val="002842C6"/>
    <w:rsid w:val="00292ED0"/>
    <w:rsid w:val="0029566E"/>
    <w:rsid w:val="00296944"/>
    <w:rsid w:val="002A4625"/>
    <w:rsid w:val="002B081B"/>
    <w:rsid w:val="002B47BD"/>
    <w:rsid w:val="002B6D35"/>
    <w:rsid w:val="002C05B5"/>
    <w:rsid w:val="002C5B15"/>
    <w:rsid w:val="002D0A73"/>
    <w:rsid w:val="002D7D17"/>
    <w:rsid w:val="002E054F"/>
    <w:rsid w:val="002E1E77"/>
    <w:rsid w:val="002E33FB"/>
    <w:rsid w:val="002E4BB5"/>
    <w:rsid w:val="002F1065"/>
    <w:rsid w:val="00303620"/>
    <w:rsid w:val="003117F3"/>
    <w:rsid w:val="003146D4"/>
    <w:rsid w:val="00317D59"/>
    <w:rsid w:val="00325A2E"/>
    <w:rsid w:val="003412E2"/>
    <w:rsid w:val="003477B8"/>
    <w:rsid w:val="00352DA5"/>
    <w:rsid w:val="00353955"/>
    <w:rsid w:val="00356726"/>
    <w:rsid w:val="00360240"/>
    <w:rsid w:val="00363F8A"/>
    <w:rsid w:val="003726FB"/>
    <w:rsid w:val="00373787"/>
    <w:rsid w:val="00377DF4"/>
    <w:rsid w:val="00382D47"/>
    <w:rsid w:val="00385F3B"/>
    <w:rsid w:val="00390F7D"/>
    <w:rsid w:val="00392882"/>
    <w:rsid w:val="003A45E9"/>
    <w:rsid w:val="003B58CE"/>
    <w:rsid w:val="003C1728"/>
    <w:rsid w:val="003D02AD"/>
    <w:rsid w:val="004134E0"/>
    <w:rsid w:val="00414DA9"/>
    <w:rsid w:val="00423C40"/>
    <w:rsid w:val="00423CBE"/>
    <w:rsid w:val="00430EC3"/>
    <w:rsid w:val="00433805"/>
    <w:rsid w:val="00442970"/>
    <w:rsid w:val="00447EA2"/>
    <w:rsid w:val="00460EBD"/>
    <w:rsid w:val="00465EAF"/>
    <w:rsid w:val="0047180C"/>
    <w:rsid w:val="00473056"/>
    <w:rsid w:val="0047674F"/>
    <w:rsid w:val="00494D2A"/>
    <w:rsid w:val="00495E39"/>
    <w:rsid w:val="004A086E"/>
    <w:rsid w:val="004A4D61"/>
    <w:rsid w:val="004C0760"/>
    <w:rsid w:val="004C705F"/>
    <w:rsid w:val="004D0364"/>
    <w:rsid w:val="004D1749"/>
    <w:rsid w:val="004F1A9D"/>
    <w:rsid w:val="004F481A"/>
    <w:rsid w:val="004F5066"/>
    <w:rsid w:val="004F74D2"/>
    <w:rsid w:val="005008E5"/>
    <w:rsid w:val="00500E4F"/>
    <w:rsid w:val="00513981"/>
    <w:rsid w:val="00517C5C"/>
    <w:rsid w:val="00520C2A"/>
    <w:rsid w:val="00525D3D"/>
    <w:rsid w:val="00533C68"/>
    <w:rsid w:val="00541974"/>
    <w:rsid w:val="00545419"/>
    <w:rsid w:val="00545488"/>
    <w:rsid w:val="00551792"/>
    <w:rsid w:val="0055338A"/>
    <w:rsid w:val="0055418F"/>
    <w:rsid w:val="00556141"/>
    <w:rsid w:val="00562FF8"/>
    <w:rsid w:val="0056701E"/>
    <w:rsid w:val="00574325"/>
    <w:rsid w:val="005800E6"/>
    <w:rsid w:val="00582B44"/>
    <w:rsid w:val="005A036F"/>
    <w:rsid w:val="005B6CC3"/>
    <w:rsid w:val="005B7DEE"/>
    <w:rsid w:val="005D255C"/>
    <w:rsid w:val="005D3198"/>
    <w:rsid w:val="005F47FB"/>
    <w:rsid w:val="00600D38"/>
    <w:rsid w:val="00610DB3"/>
    <w:rsid w:val="00611B82"/>
    <w:rsid w:val="0062039B"/>
    <w:rsid w:val="00636425"/>
    <w:rsid w:val="00636852"/>
    <w:rsid w:val="00636C0D"/>
    <w:rsid w:val="00636C7F"/>
    <w:rsid w:val="00651D59"/>
    <w:rsid w:val="006522B1"/>
    <w:rsid w:val="006536F1"/>
    <w:rsid w:val="00663E2D"/>
    <w:rsid w:val="00664567"/>
    <w:rsid w:val="006747E0"/>
    <w:rsid w:val="00682735"/>
    <w:rsid w:val="00684F5A"/>
    <w:rsid w:val="00685F3D"/>
    <w:rsid w:val="00687827"/>
    <w:rsid w:val="006A0545"/>
    <w:rsid w:val="006A2D8A"/>
    <w:rsid w:val="006B04FC"/>
    <w:rsid w:val="006B0F99"/>
    <w:rsid w:val="006B44B6"/>
    <w:rsid w:val="006B57D1"/>
    <w:rsid w:val="006B619C"/>
    <w:rsid w:val="006B6403"/>
    <w:rsid w:val="006B6517"/>
    <w:rsid w:val="006C16C9"/>
    <w:rsid w:val="006C1F90"/>
    <w:rsid w:val="006D7D79"/>
    <w:rsid w:val="006F29DE"/>
    <w:rsid w:val="006F6060"/>
    <w:rsid w:val="006F7D5A"/>
    <w:rsid w:val="00703307"/>
    <w:rsid w:val="007139CB"/>
    <w:rsid w:val="00714410"/>
    <w:rsid w:val="00716729"/>
    <w:rsid w:val="00727830"/>
    <w:rsid w:val="00732C51"/>
    <w:rsid w:val="00732D3D"/>
    <w:rsid w:val="00745318"/>
    <w:rsid w:val="00750886"/>
    <w:rsid w:val="00753784"/>
    <w:rsid w:val="0076129F"/>
    <w:rsid w:val="00764003"/>
    <w:rsid w:val="00764B5B"/>
    <w:rsid w:val="0078081C"/>
    <w:rsid w:val="007815D5"/>
    <w:rsid w:val="00783CBD"/>
    <w:rsid w:val="00783E96"/>
    <w:rsid w:val="00785F81"/>
    <w:rsid w:val="007A138B"/>
    <w:rsid w:val="007A5E11"/>
    <w:rsid w:val="007B1049"/>
    <w:rsid w:val="007B5CBF"/>
    <w:rsid w:val="007C7A30"/>
    <w:rsid w:val="007E10BC"/>
    <w:rsid w:val="007E2D71"/>
    <w:rsid w:val="007E4FAC"/>
    <w:rsid w:val="007F02ED"/>
    <w:rsid w:val="007F2056"/>
    <w:rsid w:val="008014EC"/>
    <w:rsid w:val="00805B37"/>
    <w:rsid w:val="008141EA"/>
    <w:rsid w:val="00815B68"/>
    <w:rsid w:val="00815B9A"/>
    <w:rsid w:val="00820B61"/>
    <w:rsid w:val="00825ABA"/>
    <w:rsid w:val="008506C8"/>
    <w:rsid w:val="00857B1D"/>
    <w:rsid w:val="00863947"/>
    <w:rsid w:val="00866A98"/>
    <w:rsid w:val="008673CF"/>
    <w:rsid w:val="00870EAD"/>
    <w:rsid w:val="00873F93"/>
    <w:rsid w:val="00880279"/>
    <w:rsid w:val="00895909"/>
    <w:rsid w:val="00895CEE"/>
    <w:rsid w:val="008A68CD"/>
    <w:rsid w:val="008B0147"/>
    <w:rsid w:val="008B20FA"/>
    <w:rsid w:val="008C2505"/>
    <w:rsid w:val="008D2AE7"/>
    <w:rsid w:val="008D39A6"/>
    <w:rsid w:val="008D5C96"/>
    <w:rsid w:val="008D6856"/>
    <w:rsid w:val="008E0361"/>
    <w:rsid w:val="008E2B01"/>
    <w:rsid w:val="008F0F05"/>
    <w:rsid w:val="00904DD6"/>
    <w:rsid w:val="00910B8C"/>
    <w:rsid w:val="00911579"/>
    <w:rsid w:val="00913207"/>
    <w:rsid w:val="00915FEE"/>
    <w:rsid w:val="00920DD9"/>
    <w:rsid w:val="0092136D"/>
    <w:rsid w:val="00924ECB"/>
    <w:rsid w:val="00925219"/>
    <w:rsid w:val="00925C0C"/>
    <w:rsid w:val="009268EF"/>
    <w:rsid w:val="00927768"/>
    <w:rsid w:val="0092779F"/>
    <w:rsid w:val="00930847"/>
    <w:rsid w:val="00943D7F"/>
    <w:rsid w:val="0094454D"/>
    <w:rsid w:val="00946E58"/>
    <w:rsid w:val="00956FA5"/>
    <w:rsid w:val="00963A18"/>
    <w:rsid w:val="009643A8"/>
    <w:rsid w:val="00980DEF"/>
    <w:rsid w:val="00986056"/>
    <w:rsid w:val="0099226D"/>
    <w:rsid w:val="009962BA"/>
    <w:rsid w:val="009A673A"/>
    <w:rsid w:val="009B0C3A"/>
    <w:rsid w:val="009B504A"/>
    <w:rsid w:val="009C726C"/>
    <w:rsid w:val="009D1268"/>
    <w:rsid w:val="009D5447"/>
    <w:rsid w:val="009D66CD"/>
    <w:rsid w:val="009D79E1"/>
    <w:rsid w:val="009F2E39"/>
    <w:rsid w:val="00A00889"/>
    <w:rsid w:val="00A0746A"/>
    <w:rsid w:val="00A076C5"/>
    <w:rsid w:val="00A10CC5"/>
    <w:rsid w:val="00A155ED"/>
    <w:rsid w:val="00A25C5C"/>
    <w:rsid w:val="00A32ECC"/>
    <w:rsid w:val="00A34DAF"/>
    <w:rsid w:val="00A34E6A"/>
    <w:rsid w:val="00A401D9"/>
    <w:rsid w:val="00A515FF"/>
    <w:rsid w:val="00A539EC"/>
    <w:rsid w:val="00A82FC6"/>
    <w:rsid w:val="00A95230"/>
    <w:rsid w:val="00AA2BD3"/>
    <w:rsid w:val="00AA41F5"/>
    <w:rsid w:val="00AA5E8B"/>
    <w:rsid w:val="00AB2DBF"/>
    <w:rsid w:val="00AD7E32"/>
    <w:rsid w:val="00AE3093"/>
    <w:rsid w:val="00AE747E"/>
    <w:rsid w:val="00AF0B3A"/>
    <w:rsid w:val="00AF2840"/>
    <w:rsid w:val="00B07A9D"/>
    <w:rsid w:val="00B20B57"/>
    <w:rsid w:val="00B25338"/>
    <w:rsid w:val="00B260A6"/>
    <w:rsid w:val="00B32A7C"/>
    <w:rsid w:val="00B70B10"/>
    <w:rsid w:val="00B767AC"/>
    <w:rsid w:val="00B76B06"/>
    <w:rsid w:val="00B829ED"/>
    <w:rsid w:val="00B8470F"/>
    <w:rsid w:val="00B86F1F"/>
    <w:rsid w:val="00B942A6"/>
    <w:rsid w:val="00BA11B0"/>
    <w:rsid w:val="00BA1A10"/>
    <w:rsid w:val="00BB5A35"/>
    <w:rsid w:val="00BB6DE6"/>
    <w:rsid w:val="00BB7B50"/>
    <w:rsid w:val="00BD4410"/>
    <w:rsid w:val="00BE66FB"/>
    <w:rsid w:val="00BE6FA2"/>
    <w:rsid w:val="00BF011D"/>
    <w:rsid w:val="00BF148E"/>
    <w:rsid w:val="00BF1BA2"/>
    <w:rsid w:val="00BF1ECD"/>
    <w:rsid w:val="00BF20CF"/>
    <w:rsid w:val="00BF3507"/>
    <w:rsid w:val="00BF3E57"/>
    <w:rsid w:val="00C03CB2"/>
    <w:rsid w:val="00C1257D"/>
    <w:rsid w:val="00C166BC"/>
    <w:rsid w:val="00C22E23"/>
    <w:rsid w:val="00C26F83"/>
    <w:rsid w:val="00C316F7"/>
    <w:rsid w:val="00C32086"/>
    <w:rsid w:val="00C4424D"/>
    <w:rsid w:val="00C600C1"/>
    <w:rsid w:val="00C6116A"/>
    <w:rsid w:val="00C61C9F"/>
    <w:rsid w:val="00C652F1"/>
    <w:rsid w:val="00C71CEE"/>
    <w:rsid w:val="00C8279E"/>
    <w:rsid w:val="00C827DE"/>
    <w:rsid w:val="00C87EA6"/>
    <w:rsid w:val="00C914C7"/>
    <w:rsid w:val="00C92BFB"/>
    <w:rsid w:val="00CA502C"/>
    <w:rsid w:val="00CB66C9"/>
    <w:rsid w:val="00CC06B1"/>
    <w:rsid w:val="00CC3226"/>
    <w:rsid w:val="00CD22B7"/>
    <w:rsid w:val="00CD3204"/>
    <w:rsid w:val="00CD7662"/>
    <w:rsid w:val="00CE4BE2"/>
    <w:rsid w:val="00CE7C8A"/>
    <w:rsid w:val="00CF336B"/>
    <w:rsid w:val="00CF73EF"/>
    <w:rsid w:val="00D076FF"/>
    <w:rsid w:val="00D10F39"/>
    <w:rsid w:val="00D12CEC"/>
    <w:rsid w:val="00D30059"/>
    <w:rsid w:val="00D35061"/>
    <w:rsid w:val="00D50088"/>
    <w:rsid w:val="00D52A8E"/>
    <w:rsid w:val="00D57A51"/>
    <w:rsid w:val="00D70929"/>
    <w:rsid w:val="00D87FF6"/>
    <w:rsid w:val="00DA0D93"/>
    <w:rsid w:val="00DB28F8"/>
    <w:rsid w:val="00DB2CC4"/>
    <w:rsid w:val="00DB7D29"/>
    <w:rsid w:val="00DD2F27"/>
    <w:rsid w:val="00DE3A1B"/>
    <w:rsid w:val="00DE4773"/>
    <w:rsid w:val="00DF0BD1"/>
    <w:rsid w:val="00DF41FA"/>
    <w:rsid w:val="00DF4CFA"/>
    <w:rsid w:val="00E01F45"/>
    <w:rsid w:val="00E0462B"/>
    <w:rsid w:val="00E2223D"/>
    <w:rsid w:val="00E30BC9"/>
    <w:rsid w:val="00E347C3"/>
    <w:rsid w:val="00E365D5"/>
    <w:rsid w:val="00E4013B"/>
    <w:rsid w:val="00E524DA"/>
    <w:rsid w:val="00E65674"/>
    <w:rsid w:val="00E657F6"/>
    <w:rsid w:val="00E66CAB"/>
    <w:rsid w:val="00E7412C"/>
    <w:rsid w:val="00E76376"/>
    <w:rsid w:val="00E90064"/>
    <w:rsid w:val="00E91592"/>
    <w:rsid w:val="00E94895"/>
    <w:rsid w:val="00E96752"/>
    <w:rsid w:val="00EB24B8"/>
    <w:rsid w:val="00EB4531"/>
    <w:rsid w:val="00ED1D91"/>
    <w:rsid w:val="00EE00E2"/>
    <w:rsid w:val="00EE136D"/>
    <w:rsid w:val="00EF6623"/>
    <w:rsid w:val="00F00DFB"/>
    <w:rsid w:val="00F15214"/>
    <w:rsid w:val="00F45D2D"/>
    <w:rsid w:val="00F45E37"/>
    <w:rsid w:val="00F516D8"/>
    <w:rsid w:val="00F640CB"/>
    <w:rsid w:val="00F67B6F"/>
    <w:rsid w:val="00F72290"/>
    <w:rsid w:val="00F84DAF"/>
    <w:rsid w:val="00F86068"/>
    <w:rsid w:val="00F93528"/>
    <w:rsid w:val="00F97305"/>
    <w:rsid w:val="00FA36BD"/>
    <w:rsid w:val="00FA3802"/>
    <w:rsid w:val="00FB08F5"/>
    <w:rsid w:val="00FB2D9A"/>
    <w:rsid w:val="00FC77C7"/>
    <w:rsid w:val="00FD29EE"/>
    <w:rsid w:val="00FD4B34"/>
    <w:rsid w:val="00FD7A81"/>
    <w:rsid w:val="00FE1115"/>
    <w:rsid w:val="00FE6DF0"/>
    <w:rsid w:val="00FF3DDC"/>
    <w:rsid w:val="00FF5410"/>
    <w:rsid w:val="00FF5E12"/>
    <w:rsid w:val="00FF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359715"/>
  <w15:chartTrackingRefBased/>
  <w15:docId w15:val="{EFDA64D3-73C3-47FC-B1B2-A539366A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65EA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5E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5E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5E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5EA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65EAF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paragraph">
    <w:name w:val="paragraph"/>
    <w:semiHidden/>
    <w:rsid w:val="00465EAF"/>
    <w:pPr>
      <w:spacing w:before="100" w:beforeAutospacing="1" w:after="100" w:afterAutospacing="1"/>
    </w:pPr>
    <w:rPr>
      <w:rFonts w:ascii="等线" w:eastAsia="等线" w:hAnsi="等线" w:cs="Times New Roman"/>
      <w:kern w:val="0"/>
      <w:sz w:val="24"/>
      <w:szCs w:val="24"/>
    </w:rPr>
  </w:style>
  <w:style w:type="character" w:styleId="a7">
    <w:name w:val="annotation reference"/>
    <w:basedOn w:val="a0"/>
    <w:uiPriority w:val="99"/>
    <w:semiHidden/>
    <w:unhideWhenUsed/>
    <w:rsid w:val="00930847"/>
    <w:rPr>
      <w:sz w:val="21"/>
      <w:szCs w:val="21"/>
    </w:rPr>
  </w:style>
  <w:style w:type="paragraph" w:styleId="a8">
    <w:name w:val="annotation text"/>
    <w:basedOn w:val="a"/>
    <w:link w:val="a9"/>
    <w:uiPriority w:val="99"/>
    <w:unhideWhenUsed/>
    <w:rsid w:val="00930847"/>
    <w:pPr>
      <w:jc w:val="left"/>
    </w:pPr>
  </w:style>
  <w:style w:type="character" w:customStyle="1" w:styleId="a9">
    <w:name w:val="批注文字 字符"/>
    <w:basedOn w:val="a0"/>
    <w:link w:val="a8"/>
    <w:uiPriority w:val="99"/>
    <w:rsid w:val="00930847"/>
  </w:style>
  <w:style w:type="paragraph" w:styleId="aa">
    <w:name w:val="annotation subject"/>
    <w:basedOn w:val="a8"/>
    <w:next w:val="a8"/>
    <w:link w:val="ab"/>
    <w:uiPriority w:val="99"/>
    <w:semiHidden/>
    <w:unhideWhenUsed/>
    <w:rsid w:val="00930847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930847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930847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930847"/>
    <w:rPr>
      <w:sz w:val="18"/>
      <w:szCs w:val="18"/>
    </w:rPr>
  </w:style>
  <w:style w:type="paragraph" w:styleId="ae">
    <w:name w:val="footnote text"/>
    <w:basedOn w:val="a"/>
    <w:link w:val="af"/>
    <w:uiPriority w:val="99"/>
    <w:semiHidden/>
    <w:unhideWhenUsed/>
    <w:rsid w:val="00221C96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221C96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221C96"/>
    <w:rPr>
      <w:vertAlign w:val="superscript"/>
    </w:rPr>
  </w:style>
  <w:style w:type="table" w:styleId="af1">
    <w:name w:val="Table Grid"/>
    <w:basedOn w:val="a1"/>
    <w:uiPriority w:val="39"/>
    <w:rsid w:val="00652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endnote text"/>
    <w:basedOn w:val="a"/>
    <w:link w:val="af3"/>
    <w:uiPriority w:val="99"/>
    <w:semiHidden/>
    <w:unhideWhenUsed/>
    <w:rsid w:val="00915FEE"/>
    <w:pPr>
      <w:snapToGrid w:val="0"/>
      <w:jc w:val="left"/>
    </w:pPr>
  </w:style>
  <w:style w:type="character" w:customStyle="1" w:styleId="af3">
    <w:name w:val="尾注文本 字符"/>
    <w:basedOn w:val="a0"/>
    <w:link w:val="af2"/>
    <w:uiPriority w:val="99"/>
    <w:semiHidden/>
    <w:rsid w:val="00915FEE"/>
  </w:style>
  <w:style w:type="character" w:styleId="af4">
    <w:name w:val="endnote reference"/>
    <w:basedOn w:val="a0"/>
    <w:uiPriority w:val="99"/>
    <w:semiHidden/>
    <w:unhideWhenUsed/>
    <w:rsid w:val="00915FEE"/>
    <w:rPr>
      <w:vertAlign w:val="superscript"/>
    </w:rPr>
  </w:style>
  <w:style w:type="character" w:styleId="af5">
    <w:name w:val="Hyperlink"/>
    <w:basedOn w:val="a0"/>
    <w:uiPriority w:val="99"/>
    <w:semiHidden/>
    <w:unhideWhenUsed/>
    <w:rsid w:val="00AD7E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114.com.cn/keyword/default.asp?key=SK%B5%E7%D1%B6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c114.com.cn/keyword/default.asp?key=L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8CBF2-77F0-497D-B62D-FBD2D6AF7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6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</dc:creator>
  <cp:keywords/>
  <dc:description/>
  <cp:lastModifiedBy>roger</cp:lastModifiedBy>
  <cp:revision>142</cp:revision>
  <dcterms:created xsi:type="dcterms:W3CDTF">2024-07-29T03:25:00Z</dcterms:created>
  <dcterms:modified xsi:type="dcterms:W3CDTF">2024-09-06T07:48:00Z</dcterms:modified>
</cp:coreProperties>
</file>