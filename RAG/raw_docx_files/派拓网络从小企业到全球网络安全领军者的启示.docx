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2AF9" w:rsidDel="00683369" w:rsidRDefault="003255B4">
      <w:pPr>
        <w:widowControl/>
        <w:spacing w:before="100" w:beforeAutospacing="1" w:after="100" w:afterAutospacing="1"/>
        <w:jc w:val="center"/>
        <w:outlineLvl w:val="2"/>
        <w:rPr>
          <w:del w:id="0" w:author="guocf" w:date="2025-04-15T11:15:00Z"/>
          <w:rFonts w:ascii="宋体" w:eastAsia="宋体" w:hAnsi="宋体" w:cs="宋体"/>
          <w:b/>
          <w:bCs/>
          <w:kern w:val="0"/>
          <w:sz w:val="27"/>
          <w:szCs w:val="27"/>
        </w:rPr>
      </w:pPr>
      <w:del w:id="1" w:author="guocf" w:date="2025-04-15T11:15:00Z">
        <w:r w:rsidDel="00683369">
          <w:rPr>
            <w:rFonts w:ascii="宋体" w:eastAsia="宋体" w:hAnsi="宋体" w:cs="宋体"/>
            <w:b/>
            <w:bCs/>
            <w:kern w:val="0"/>
            <w:sz w:val="27"/>
            <w:szCs w:val="27"/>
          </w:rPr>
          <w:delText>派拓网络从小企业到全球网络安全领军者的启示</w:delText>
        </w:r>
      </w:del>
    </w:p>
    <w:p w:rsidR="00683369" w:rsidRDefault="00683369" w:rsidP="00683369">
      <w:pPr>
        <w:widowControl/>
        <w:spacing w:before="100" w:beforeAutospacing="1" w:after="100" w:afterAutospacing="1"/>
        <w:jc w:val="center"/>
        <w:outlineLvl w:val="2"/>
        <w:rPr>
          <w:ins w:id="2" w:author="guocf" w:date="2025-04-15T11:15:00Z"/>
          <w:rFonts w:ascii="宋体" w:eastAsia="宋体" w:hAnsi="宋体" w:cs="宋体"/>
          <w:b/>
          <w:bCs/>
          <w:kern w:val="0"/>
          <w:sz w:val="27"/>
          <w:szCs w:val="27"/>
        </w:rPr>
      </w:pPr>
      <w:ins w:id="3" w:author="guocf" w:date="2025-04-15T11:15:00Z">
        <w:r>
          <w:rPr>
            <w:rFonts w:ascii="宋体" w:eastAsia="宋体" w:hAnsi="宋体" w:cs="宋体"/>
            <w:b/>
            <w:bCs/>
            <w:kern w:val="0"/>
            <w:sz w:val="27"/>
            <w:szCs w:val="27"/>
          </w:rPr>
          <w:t>派拓网络从小企业到全球网络安全领军者的启示</w:t>
        </w:r>
      </w:ins>
    </w:p>
    <w:p w:rsidR="00683369" w:rsidRPr="00006F93" w:rsidRDefault="00683369" w:rsidP="00683369">
      <w:pPr>
        <w:spacing w:line="360" w:lineRule="auto"/>
        <w:ind w:firstLineChars="200" w:firstLine="420"/>
        <w:rPr>
          <w:ins w:id="4" w:author="guocf" w:date="2025-04-15T11:15:00Z"/>
          <w:rFonts w:ascii="Segoe UI" w:eastAsia="宋体" w:hAnsi="Segoe UI" w:cs="Segoe UI"/>
          <w:kern w:val="0"/>
          <w:szCs w:val="21"/>
        </w:rPr>
      </w:pPr>
      <w:ins w:id="5" w:author="guocf" w:date="2025-04-15T11:15:00Z">
        <w:r w:rsidRPr="00006F93">
          <w:rPr>
            <w:rFonts w:ascii="Segoe UI" w:eastAsia="宋体" w:hAnsi="Segoe UI" w:cs="Segoe UI"/>
            <w:kern w:val="0"/>
            <w:szCs w:val="21"/>
          </w:rPr>
          <w:t>在当今竞争激烈的网络安全市场中，</w:t>
        </w:r>
        <w:r>
          <w:t>总部</w:t>
        </w:r>
        <w:r>
          <w:rPr>
            <w:rFonts w:hint="eastAsia"/>
          </w:rPr>
          <w:t>位于</w:t>
        </w:r>
        <w:r w:rsidRPr="00210754">
          <w:t>硅谷圣克拉拉（Santa Clara, CA）</w:t>
        </w:r>
        <w:r>
          <w:rPr>
            <w:rFonts w:hint="eastAsia"/>
          </w:rPr>
          <w:t>的</w:t>
        </w:r>
        <w:r w:rsidRPr="00006F93">
          <w:rPr>
            <w:rFonts w:ascii="Segoe UI" w:eastAsia="宋体" w:hAnsi="Segoe UI" w:cs="Segoe UI"/>
            <w:kern w:val="0"/>
            <w:szCs w:val="21"/>
          </w:rPr>
          <w:t>派拓网络（</w:t>
        </w:r>
        <w:r w:rsidRPr="00006F93">
          <w:rPr>
            <w:rFonts w:ascii="Segoe UI" w:eastAsia="宋体" w:hAnsi="Segoe UI" w:cs="Segoe UI"/>
            <w:kern w:val="0"/>
            <w:szCs w:val="21"/>
          </w:rPr>
          <w:t>Palo Alto Networks</w:t>
        </w:r>
        <w:r w:rsidRPr="00006F93">
          <w:rPr>
            <w:rFonts w:ascii="Segoe UI" w:eastAsia="宋体" w:hAnsi="Segoe UI" w:cs="Segoe UI"/>
            <w:kern w:val="0"/>
            <w:szCs w:val="21"/>
          </w:rPr>
          <w:t>）</w:t>
        </w:r>
        <w:r>
          <w:rPr>
            <w:rFonts w:ascii="Segoe UI" w:eastAsia="宋体" w:hAnsi="Segoe UI" w:cs="Segoe UI" w:hint="eastAsia"/>
            <w:kern w:val="0"/>
            <w:szCs w:val="21"/>
          </w:rPr>
          <w:t>，</w:t>
        </w:r>
        <w:r w:rsidRPr="00006F93">
          <w:rPr>
            <w:rFonts w:ascii="Segoe UI" w:eastAsia="宋体" w:hAnsi="Segoe UI" w:cs="Segoe UI"/>
            <w:kern w:val="0"/>
            <w:szCs w:val="21"/>
          </w:rPr>
          <w:t>宛如一颗璀璨的明星，从</w:t>
        </w:r>
        <w:r w:rsidRPr="00006F93">
          <w:rPr>
            <w:rFonts w:ascii="Segoe UI" w:eastAsia="宋体" w:hAnsi="Segoe UI" w:cs="Segoe UI"/>
            <w:kern w:val="0"/>
            <w:szCs w:val="21"/>
          </w:rPr>
          <w:t xml:space="preserve"> 2005 </w:t>
        </w:r>
        <w:r w:rsidRPr="00006F93">
          <w:rPr>
            <w:rFonts w:ascii="Segoe UI" w:eastAsia="宋体" w:hAnsi="Segoe UI" w:cs="Segoe UI"/>
            <w:kern w:val="0"/>
            <w:szCs w:val="21"/>
          </w:rPr>
          <w:t>年的初创企业，历经短短</w:t>
        </w:r>
        <w:r w:rsidRPr="00006F93">
          <w:rPr>
            <w:rFonts w:ascii="Segoe UI" w:eastAsia="宋体" w:hAnsi="Segoe UI" w:cs="Segoe UI"/>
            <w:kern w:val="0"/>
            <w:szCs w:val="21"/>
          </w:rPr>
          <w:t xml:space="preserve"> 20 </w:t>
        </w:r>
        <w:r w:rsidRPr="00006F93">
          <w:rPr>
            <w:rFonts w:ascii="Segoe UI" w:eastAsia="宋体" w:hAnsi="Segoe UI" w:cs="Segoe UI"/>
            <w:kern w:val="0"/>
            <w:szCs w:val="21"/>
          </w:rPr>
          <w:t>年，一跃成为全球网络安全领域的领军企业。截至</w:t>
        </w:r>
        <w:r w:rsidRPr="002B08F8">
          <w:rPr>
            <w:rFonts w:ascii="Segoe UI" w:eastAsia="宋体" w:hAnsi="Segoe UI" w:cs="Segoe UI"/>
            <w:kern w:val="0"/>
            <w:szCs w:val="21"/>
          </w:rPr>
          <w:t xml:space="preserve"> </w:t>
        </w:r>
        <w:r>
          <w:rPr>
            <w:rFonts w:ascii="Segoe UI" w:eastAsia="宋体" w:hAnsi="Segoe UI" w:cs="Segoe UI"/>
            <w:kern w:val="0"/>
            <w:szCs w:val="21"/>
          </w:rPr>
          <w:t>4</w:t>
        </w:r>
        <w:r w:rsidRPr="00006F93">
          <w:rPr>
            <w:rFonts w:ascii="Segoe UI" w:eastAsia="宋体" w:hAnsi="Segoe UI" w:cs="Segoe UI"/>
            <w:kern w:val="0"/>
            <w:szCs w:val="21"/>
          </w:rPr>
          <w:t>月</w:t>
        </w:r>
        <w:r>
          <w:rPr>
            <w:rFonts w:ascii="Segoe UI" w:eastAsia="宋体" w:hAnsi="Segoe UI" w:cs="Segoe UI" w:hint="eastAsia"/>
            <w:kern w:val="0"/>
            <w:szCs w:val="21"/>
          </w:rPr>
          <w:t>中旬</w:t>
        </w:r>
        <w:r w:rsidRPr="00006F93">
          <w:rPr>
            <w:rFonts w:ascii="Segoe UI" w:eastAsia="宋体" w:hAnsi="Segoe UI" w:cs="Segoe UI"/>
            <w:kern w:val="0"/>
            <w:szCs w:val="21"/>
          </w:rPr>
          <w:t>，其市值高达</w:t>
        </w:r>
        <w:r w:rsidRPr="000924F0">
          <w:rPr>
            <w:rFonts w:ascii="Segoe UI" w:eastAsia="宋体" w:hAnsi="Segoe UI" w:cs="Segoe UI"/>
            <w:kern w:val="0"/>
            <w:szCs w:val="21"/>
          </w:rPr>
          <w:t xml:space="preserve"> 1</w:t>
        </w:r>
        <w:r>
          <w:rPr>
            <w:rFonts w:ascii="Segoe UI" w:eastAsia="宋体" w:hAnsi="Segoe UI" w:cs="Segoe UI"/>
            <w:kern w:val="0"/>
            <w:szCs w:val="21"/>
          </w:rPr>
          <w:t>115</w:t>
        </w:r>
        <w:r w:rsidRPr="00006F93">
          <w:rPr>
            <w:rFonts w:ascii="Segoe UI" w:eastAsia="宋体" w:hAnsi="Segoe UI" w:cs="Segoe UI"/>
            <w:kern w:val="0"/>
            <w:szCs w:val="21"/>
          </w:rPr>
          <w:t xml:space="preserve"> </w:t>
        </w:r>
        <w:r>
          <w:rPr>
            <w:rFonts w:ascii="Segoe UI" w:eastAsia="宋体" w:hAnsi="Segoe UI" w:cs="Segoe UI"/>
            <w:kern w:val="0"/>
            <w:szCs w:val="21"/>
          </w:rPr>
          <w:t>亿美元</w:t>
        </w:r>
        <w:r w:rsidRPr="00006F93">
          <w:rPr>
            <w:rFonts w:ascii="Segoe UI" w:eastAsia="宋体" w:hAnsi="Segoe UI" w:cs="Segoe UI"/>
            <w:kern w:val="0"/>
            <w:szCs w:val="21"/>
          </w:rPr>
          <w:t>。深入探究派拓网络的发展轨迹，对其他网安企业，尤其是电信运营商的网络安全业务发展，具有深远的启示意义。</w:t>
        </w:r>
      </w:ins>
    </w:p>
    <w:p w:rsidR="00683369" w:rsidRPr="002B08F8" w:rsidRDefault="00683369" w:rsidP="00683369">
      <w:pPr>
        <w:pStyle w:val="a7"/>
        <w:shd w:val="clear" w:color="auto" w:fill="FFFFFF"/>
        <w:spacing w:before="0" w:beforeAutospacing="0" w:after="0" w:afterAutospacing="0" w:line="360" w:lineRule="auto"/>
        <w:ind w:firstLineChars="200" w:firstLine="420"/>
        <w:jc w:val="both"/>
        <w:rPr>
          <w:ins w:id="6" w:author="guocf" w:date="2025-04-15T11:15:00Z"/>
          <w:rFonts w:ascii="Segoe UI" w:hAnsi="Segoe UI" w:cs="Segoe UI"/>
          <w:sz w:val="21"/>
          <w:szCs w:val="21"/>
        </w:rPr>
      </w:pPr>
    </w:p>
    <w:p w:rsidR="00B8694D" w:rsidRPr="00683369" w:rsidRDefault="003255B4">
      <w:pPr>
        <w:pStyle w:val="2"/>
        <w:pPrChange w:id="7" w:author="guocf" w:date="2025-04-15T11:15:00Z">
          <w:pPr>
            <w:pStyle w:val="a7"/>
            <w:shd w:val="clear" w:color="auto" w:fill="FFFFFF"/>
            <w:spacing w:before="0" w:beforeAutospacing="0" w:after="0" w:afterAutospacing="0" w:line="360" w:lineRule="auto"/>
            <w:ind w:firstLineChars="200" w:firstLine="422"/>
            <w:jc w:val="both"/>
          </w:pPr>
        </w:pPrChange>
      </w:pPr>
      <w:del w:id="8" w:author="guocf" w:date="2025-04-15T09:00:00Z">
        <w:r w:rsidRPr="00683369" w:rsidDel="00583097">
          <w:rPr>
            <w:rFonts w:hint="eastAsia"/>
            <w:rPrChange w:id="9" w:author="guocf" w:date="2025-04-15T11:15:00Z">
              <w:rPr>
                <w:rFonts w:hint="eastAsia"/>
                <w:b/>
                <w:bCs/>
                <w:sz w:val="21"/>
              </w:rPr>
            </w:rPrChange>
          </w:rPr>
          <w:delText>派拓网络成立于</w:delText>
        </w:r>
        <w:r w:rsidRPr="00683369" w:rsidDel="00583097">
          <w:rPr>
            <w:rPrChange w:id="10" w:author="guocf" w:date="2025-04-15T11:15:00Z">
              <w:rPr>
                <w:b/>
                <w:bCs/>
                <w:sz w:val="21"/>
              </w:rPr>
            </w:rPrChange>
          </w:rPr>
          <w:delText>2005</w:delText>
        </w:r>
        <w:r w:rsidRPr="00683369" w:rsidDel="00583097">
          <w:rPr>
            <w:rFonts w:hint="eastAsia"/>
            <w:rPrChange w:id="11" w:author="guocf" w:date="2025-04-15T11:15:00Z">
              <w:rPr>
                <w:rFonts w:hint="eastAsia"/>
                <w:b/>
                <w:bCs/>
                <w:sz w:val="21"/>
              </w:rPr>
            </w:rPrChange>
          </w:rPr>
          <w:delText>年，截止</w:delText>
        </w:r>
        <w:r w:rsidRPr="00683369" w:rsidDel="00583097">
          <w:rPr>
            <w:rPrChange w:id="12" w:author="guocf" w:date="2025-04-15T11:15:00Z">
              <w:rPr>
                <w:b/>
                <w:bCs/>
                <w:sz w:val="21"/>
              </w:rPr>
            </w:rPrChange>
          </w:rPr>
          <w:delText>3</w:delText>
        </w:r>
        <w:r w:rsidRPr="00683369" w:rsidDel="00583097">
          <w:rPr>
            <w:rFonts w:hint="eastAsia"/>
            <w:rPrChange w:id="13" w:author="guocf" w:date="2025-04-15T11:15:00Z">
              <w:rPr>
                <w:rFonts w:hint="eastAsia"/>
                <w:b/>
                <w:bCs/>
                <w:sz w:val="21"/>
              </w:rPr>
            </w:rPrChange>
          </w:rPr>
          <w:delText>月</w:delText>
        </w:r>
        <w:r w:rsidRPr="00683369" w:rsidDel="00583097">
          <w:rPr>
            <w:rPrChange w:id="14" w:author="guocf" w:date="2025-04-15T11:15:00Z">
              <w:rPr>
                <w:b/>
                <w:bCs/>
                <w:sz w:val="21"/>
              </w:rPr>
            </w:rPrChange>
          </w:rPr>
          <w:delText>19</w:delText>
        </w:r>
        <w:r w:rsidRPr="00683369" w:rsidDel="00583097">
          <w:rPr>
            <w:rFonts w:hint="eastAsia"/>
            <w:rPrChange w:id="15" w:author="guocf" w:date="2025-04-15T11:15:00Z">
              <w:rPr>
                <w:rFonts w:hint="eastAsia"/>
                <w:b/>
                <w:bCs/>
                <w:sz w:val="21"/>
              </w:rPr>
            </w:rPrChange>
          </w:rPr>
          <w:delText>日，市值达</w:delText>
        </w:r>
        <w:r w:rsidRPr="00683369" w:rsidDel="00583097">
          <w:rPr>
            <w:rPrChange w:id="16" w:author="guocf" w:date="2025-04-15T11:15:00Z">
              <w:rPr>
                <w:b/>
                <w:bCs/>
                <w:sz w:val="21"/>
              </w:rPr>
            </w:rPrChange>
          </w:rPr>
          <w:delText>1212</w:delText>
        </w:r>
        <w:r w:rsidRPr="00683369" w:rsidDel="00583097">
          <w:rPr>
            <w:rFonts w:hint="eastAsia"/>
            <w:rPrChange w:id="17" w:author="guocf" w:date="2025-04-15T11:15:00Z">
              <w:rPr>
                <w:rFonts w:hint="eastAsia"/>
                <w:b/>
                <w:bCs/>
                <w:sz w:val="21"/>
              </w:rPr>
            </w:rPrChange>
          </w:rPr>
          <w:delText>亿美元</w:delText>
        </w:r>
      </w:del>
      <w:del w:id="18" w:author="guocf" w:date="2025-04-01T15:01:00Z">
        <w:r w:rsidRPr="00683369">
          <w:rPr>
            <w:rFonts w:hint="eastAsia"/>
            <w:rPrChange w:id="19" w:author="guocf" w:date="2025-04-15T11:15:00Z">
              <w:rPr>
                <w:rFonts w:hint="eastAsia"/>
                <w:b/>
                <w:bCs/>
                <w:sz w:val="21"/>
              </w:rPr>
            </w:rPrChange>
          </w:rPr>
          <w:delText>。</w:delText>
        </w:r>
      </w:del>
      <w:del w:id="20" w:author="guocf" w:date="2025-04-01T14:58:00Z">
        <w:r w:rsidRPr="00683369">
          <w:rPr>
            <w:rFonts w:hint="eastAsia"/>
            <w:rPrChange w:id="21" w:author="guocf" w:date="2025-04-15T11:15:00Z">
              <w:rPr>
                <w:rFonts w:hint="eastAsia"/>
                <w:b/>
                <w:bCs/>
                <w:sz w:val="21"/>
              </w:rPr>
            </w:rPrChange>
          </w:rPr>
          <w:delText>凭借创新技术和收购策略，派拓网络从初创企业成长为全球网络安全领军者</w:delText>
        </w:r>
      </w:del>
      <w:del w:id="22" w:author="guocf" w:date="2025-04-01T14:41:00Z">
        <w:r w:rsidRPr="00683369">
          <w:rPr>
            <w:rFonts w:hint="eastAsia"/>
            <w:rPrChange w:id="23" w:author="guocf" w:date="2025-04-15T11:15:00Z">
              <w:rPr>
                <w:rFonts w:hint="eastAsia"/>
                <w:b/>
                <w:bCs/>
                <w:sz w:val="21"/>
              </w:rPr>
            </w:rPrChange>
          </w:rPr>
          <w:delText>。</w:delText>
        </w:r>
      </w:del>
      <w:r w:rsidR="002B08F8" w:rsidRPr="00683369">
        <w:rPr>
          <w:rFonts w:hint="eastAsia"/>
        </w:rPr>
        <w:t>一、</w:t>
      </w:r>
      <w:del w:id="24" w:author="guocf" w:date="2025-04-15T11:17:00Z">
        <w:r w:rsidR="00B8694D" w:rsidRPr="00683369" w:rsidDel="00683369">
          <w:rPr>
            <w:rFonts w:hint="eastAsia"/>
          </w:rPr>
          <w:delText>派拓网络</w:delText>
        </w:r>
      </w:del>
      <w:ins w:id="25" w:author="guocf" w:date="2025-04-15T10:18:00Z">
        <w:r w:rsidR="008B6E5A" w:rsidRPr="00683369">
          <w:rPr>
            <w:rFonts w:hint="eastAsia"/>
          </w:rPr>
          <w:t>公司</w:t>
        </w:r>
      </w:ins>
      <w:del w:id="26" w:author="guocf" w:date="2025-04-15T11:08:00Z">
        <w:r w:rsidR="00105497" w:rsidRPr="00683369" w:rsidDel="00095B78">
          <w:rPr>
            <w:rFonts w:hint="eastAsia"/>
          </w:rPr>
          <w:delText>主要情况简介</w:delText>
        </w:r>
      </w:del>
      <w:ins w:id="27" w:author="guocf" w:date="2025-04-15T11:08:00Z">
        <w:r w:rsidR="00095B78" w:rsidRPr="00683369">
          <w:rPr>
            <w:rFonts w:hint="eastAsia"/>
          </w:rPr>
          <w:t>概况</w:t>
        </w:r>
      </w:ins>
      <w:ins w:id="28" w:author="guocf" w:date="2025-04-15T11:18:00Z">
        <w:r w:rsidR="00683369">
          <w:rPr>
            <w:rFonts w:hint="eastAsia"/>
          </w:rPr>
          <w:t>：</w:t>
        </w:r>
      </w:ins>
      <w:ins w:id="29" w:author="guocf" w:date="2025-04-15T16:27:00Z">
        <w:r w:rsidR="001905A0">
          <w:rPr>
            <w:rFonts w:hint="eastAsia"/>
          </w:rPr>
          <w:t>重要客户</w:t>
        </w:r>
      </w:ins>
      <w:ins w:id="30" w:author="guocf" w:date="2025-04-15T16:28:00Z">
        <w:r w:rsidR="001905A0">
          <w:rPr>
            <w:rFonts w:hint="eastAsia"/>
          </w:rPr>
          <w:t>覆盖</w:t>
        </w:r>
      </w:ins>
      <w:ins w:id="31" w:author="guocf" w:date="2025-04-15T11:19:00Z">
        <w:r w:rsidR="00683369">
          <w:rPr>
            <w:rFonts w:hint="eastAsia"/>
          </w:rPr>
          <w:t>广、</w:t>
        </w:r>
      </w:ins>
      <w:ins w:id="32" w:author="guocf" w:date="2025-04-15T16:10:00Z">
        <w:r w:rsidR="00FF314D">
          <w:rPr>
            <w:rFonts w:hint="eastAsia"/>
          </w:rPr>
          <w:t>营收</w:t>
        </w:r>
      </w:ins>
      <w:ins w:id="33" w:author="guocf" w:date="2025-04-15T16:11:00Z">
        <w:r w:rsidR="00FF314D">
          <w:rPr>
            <w:rFonts w:hint="eastAsia"/>
          </w:rPr>
          <w:t>增长</w:t>
        </w:r>
      </w:ins>
      <w:ins w:id="34" w:author="guocf" w:date="2025-04-15T16:27:00Z">
        <w:r w:rsidR="001905A0">
          <w:rPr>
            <w:rFonts w:hint="eastAsia"/>
          </w:rPr>
          <w:t>快</w:t>
        </w:r>
      </w:ins>
      <w:ins w:id="35" w:author="guocf" w:date="2025-04-15T11:19:00Z">
        <w:r w:rsidR="00683369">
          <w:rPr>
            <w:rFonts w:hint="eastAsia"/>
          </w:rPr>
          <w:t>、</w:t>
        </w:r>
      </w:ins>
      <w:ins w:id="36" w:author="guocf" w:date="2025-04-15T16:12:00Z">
        <w:r w:rsidR="00FF314D">
          <w:rPr>
            <w:rFonts w:hint="eastAsia"/>
          </w:rPr>
          <w:t>主要经历三个</w:t>
        </w:r>
      </w:ins>
      <w:ins w:id="37" w:author="guocf" w:date="2025-04-15T11:19:00Z">
        <w:r w:rsidR="00683369">
          <w:rPr>
            <w:rFonts w:hint="eastAsia"/>
          </w:rPr>
          <w:t>发展</w:t>
        </w:r>
      </w:ins>
      <w:ins w:id="38" w:author="guocf" w:date="2025-04-15T16:27:00Z">
        <w:r w:rsidR="001905A0">
          <w:rPr>
            <w:rFonts w:hint="eastAsia"/>
          </w:rPr>
          <w:t>阶段</w:t>
        </w:r>
      </w:ins>
    </w:p>
    <w:p w:rsidR="000924F0" w:rsidDel="00194348" w:rsidRDefault="00210754">
      <w:pPr>
        <w:spacing w:line="360" w:lineRule="auto"/>
        <w:ind w:firstLineChars="200" w:firstLine="420"/>
        <w:rPr>
          <w:del w:id="39" w:author="guocf" w:date="2025-04-15T10:11:00Z"/>
        </w:rPr>
        <w:pPrChange w:id="40" w:author="guocf" w:date="2025-04-15T09:20:00Z">
          <w:pPr/>
        </w:pPrChange>
      </w:pPr>
      <w:r w:rsidRPr="00210754">
        <w:t>派拓网络</w:t>
      </w:r>
      <w:del w:id="41" w:author="guocf" w:date="2025-04-15T10:19:00Z">
        <w:r w:rsidDel="008B6E5A">
          <w:rPr>
            <w:rFonts w:hint="eastAsia"/>
          </w:rPr>
          <w:delText>（P</w:delText>
        </w:r>
        <w:r w:rsidRPr="00210754" w:rsidDel="008B6E5A">
          <w:delText>alo Alto Networks）</w:delText>
        </w:r>
      </w:del>
      <w:r w:rsidRPr="00210754">
        <w:t>目前服务超过 150 多个国家和地区，</w:t>
      </w:r>
      <w:ins w:id="42" w:author="guocf" w:date="2025-04-15T10:09:00Z">
        <w:r w:rsidR="00194348">
          <w:rPr>
            <w:rFonts w:hint="eastAsia"/>
          </w:rPr>
          <w:t>服务</w:t>
        </w:r>
      </w:ins>
      <w:r w:rsidR="002C474C" w:rsidRPr="00210754">
        <w:t>95%的全球财富百强</w:t>
      </w:r>
      <w:r w:rsidR="00556BEF">
        <w:rPr>
          <w:rFonts w:hint="eastAsia"/>
        </w:rPr>
        <w:t>企业</w:t>
      </w:r>
      <w:r w:rsidR="002C474C" w:rsidRPr="00210754">
        <w:t>，72%</w:t>
      </w:r>
      <w:ins w:id="43" w:author="guocf" w:date="2025-04-15T09:57:00Z">
        <w:r w:rsidR="00556BEF">
          <w:rPr>
            <w:rFonts w:hint="eastAsia"/>
          </w:rPr>
          <w:t>的</w:t>
        </w:r>
      </w:ins>
      <w:r w:rsidR="002C474C" w:rsidRPr="00210754">
        <w:t xml:space="preserve">全球 2000 </w:t>
      </w:r>
      <w:r w:rsidR="002C474C">
        <w:t>强</w:t>
      </w:r>
      <w:ins w:id="44" w:author="guocf" w:date="2025-04-15T09:58:00Z">
        <w:r w:rsidR="00556BEF">
          <w:rPr>
            <w:rFonts w:hint="eastAsia"/>
          </w:rPr>
          <w:t>企业</w:t>
        </w:r>
      </w:ins>
      <w:ins w:id="45" w:author="guocf" w:date="2025-04-15T10:09:00Z">
        <w:r w:rsidR="00194348">
          <w:rPr>
            <w:rFonts w:hint="eastAsia"/>
          </w:rPr>
          <w:t>，</w:t>
        </w:r>
      </w:ins>
      <w:del w:id="46" w:author="guocf" w:date="2025-04-15T10:09:00Z">
        <w:r w:rsidR="002C474C" w:rsidDel="00194348">
          <w:delText>客户</w:delText>
        </w:r>
        <w:r w:rsidR="002C474C" w:rsidDel="00194348">
          <w:rPr>
            <w:rFonts w:hint="eastAsia"/>
          </w:rPr>
          <w:delText>。</w:delText>
        </w:r>
      </w:del>
      <w:ins w:id="47" w:author="guocf" w:date="2025-04-15T10:09:00Z">
        <w:r w:rsidR="00194348">
          <w:rPr>
            <w:rFonts w:hint="eastAsia"/>
          </w:rPr>
          <w:t>在北京、上海、广州、深圳设立了</w:t>
        </w:r>
      </w:ins>
      <w:ins w:id="48" w:author="guocf" w:date="2025-04-15T10:53:00Z">
        <w:r w:rsidR="00DE79C7">
          <w:rPr>
            <w:rFonts w:hint="eastAsia"/>
          </w:rPr>
          <w:t>分支</w:t>
        </w:r>
      </w:ins>
      <w:ins w:id="49" w:author="guocf" w:date="2025-04-15T10:09:00Z">
        <w:r w:rsidR="00194348">
          <w:rPr>
            <w:rFonts w:hint="eastAsia"/>
          </w:rPr>
          <w:t>机构</w:t>
        </w:r>
      </w:ins>
      <w:ins w:id="50" w:author="guocf" w:date="2025-04-15T10:10:00Z">
        <w:r w:rsidR="00194348">
          <w:rPr>
            <w:rFonts w:hint="eastAsia"/>
          </w:rPr>
          <w:t>。</w:t>
        </w:r>
      </w:ins>
      <w:r w:rsidRPr="00210754">
        <w:t xml:space="preserve">目前在全球网安市场营收排名第一， </w:t>
      </w:r>
      <w:r>
        <w:rPr>
          <w:rFonts w:hint="eastAsia"/>
        </w:rPr>
        <w:t>2</w:t>
      </w:r>
      <w:r>
        <w:t>022-2024</w:t>
      </w:r>
      <w:r>
        <w:rPr>
          <w:rFonts w:hint="eastAsia"/>
        </w:rPr>
        <w:t>年</w:t>
      </w:r>
      <w:r w:rsidR="002C474C">
        <w:t>连续三年</w:t>
      </w:r>
      <w:r>
        <w:rPr>
          <w:rFonts w:hint="eastAsia"/>
        </w:rPr>
        <w:t>营收</w:t>
      </w:r>
      <w:r w:rsidRPr="00210754">
        <w:t>从</w:t>
      </w:r>
      <w:r>
        <w:t xml:space="preserve"> 55</w:t>
      </w:r>
      <w:r w:rsidRPr="00210754">
        <w:t xml:space="preserve"> 亿美元、</w:t>
      </w:r>
      <w:r>
        <w:t>68</w:t>
      </w:r>
      <w:r w:rsidRPr="00210754">
        <w:t>亿美元到</w:t>
      </w:r>
      <w:r>
        <w:rPr>
          <w:rFonts w:hint="eastAsia"/>
        </w:rPr>
        <w:t>8</w:t>
      </w:r>
      <w:r>
        <w:t>0</w:t>
      </w:r>
      <w:r w:rsidRPr="00210754">
        <w:t>亿美元，</w:t>
      </w:r>
      <w:r w:rsidR="002C474C">
        <w:rPr>
          <w:rFonts w:hint="eastAsia"/>
        </w:rPr>
        <w:t>年</w:t>
      </w:r>
      <w:r w:rsidR="002C474C">
        <w:t>复合增长率达到</w:t>
      </w:r>
      <w:r w:rsidR="002C474C">
        <w:rPr>
          <w:rFonts w:hint="eastAsia"/>
        </w:rPr>
        <w:t>了1</w:t>
      </w:r>
      <w:r w:rsidR="002C474C">
        <w:t>5.</w:t>
      </w:r>
      <w:r w:rsidRPr="00210754">
        <w:t>6%</w:t>
      </w:r>
      <w:r w:rsidR="002C474C">
        <w:rPr>
          <w:rFonts w:hint="eastAsia"/>
        </w:rPr>
        <w:t>。</w:t>
      </w:r>
      <w:r w:rsidR="000924F0">
        <w:t>派拓</w:t>
      </w:r>
      <w:r w:rsidR="002C474C">
        <w:t>网络的业务聚焦于全方位的网络安全领域</w:t>
      </w:r>
      <w:ins w:id="51" w:author="guocf" w:date="2025-04-15T09:59:00Z">
        <w:r w:rsidR="00556BEF">
          <w:rPr>
            <w:rFonts w:hint="eastAsia"/>
          </w:rPr>
          <w:t>，</w:t>
        </w:r>
      </w:ins>
      <w:del w:id="52" w:author="guocf" w:date="2025-04-15T09:59:00Z">
        <w:r w:rsidR="002C474C" w:rsidDel="00556BEF">
          <w:delText>。其</w:delText>
        </w:r>
      </w:del>
      <w:ins w:id="53" w:author="guocf" w:date="2025-04-15T10:53:00Z">
        <w:r w:rsidR="00DE79C7">
          <w:rPr>
            <w:rFonts w:hint="eastAsia"/>
          </w:rPr>
          <w:t>提供</w:t>
        </w:r>
      </w:ins>
      <w:del w:id="54" w:author="guocf" w:date="2025-04-15T10:53:00Z">
        <w:r w:rsidR="002C474C" w:rsidDel="00DE79C7">
          <w:delText>核心产品包括</w:delText>
        </w:r>
      </w:del>
      <w:r w:rsidR="002C474C">
        <w:rPr>
          <w:rFonts w:hint="eastAsia"/>
        </w:rPr>
        <w:t>网络安全、</w:t>
      </w:r>
      <w:r w:rsidR="000924F0">
        <w:t>云安全</w:t>
      </w:r>
      <w:r w:rsidR="002C474C">
        <w:rPr>
          <w:rFonts w:hint="eastAsia"/>
        </w:rPr>
        <w:t>、</w:t>
      </w:r>
      <w:r w:rsidR="000924F0">
        <w:t>端点安全</w:t>
      </w:r>
      <w:r w:rsidR="002C474C">
        <w:rPr>
          <w:rFonts w:hint="eastAsia"/>
        </w:rPr>
        <w:t>和运营安全</w:t>
      </w:r>
      <w:ins w:id="55" w:author="guocf" w:date="2025-04-15T09:59:00Z">
        <w:r w:rsidR="00556BEF">
          <w:rPr>
            <w:rFonts w:hint="eastAsia"/>
          </w:rPr>
          <w:t>等产品和解决方案</w:t>
        </w:r>
      </w:ins>
      <w:r w:rsidR="002C474C">
        <w:rPr>
          <w:rFonts w:hint="eastAsia"/>
        </w:rPr>
        <w:t>。</w:t>
      </w:r>
    </w:p>
    <w:p w:rsidR="000924F0" w:rsidRDefault="000924F0">
      <w:pPr>
        <w:spacing w:line="360" w:lineRule="auto"/>
        <w:ind w:firstLineChars="200" w:firstLine="420"/>
        <w:pPrChange w:id="56" w:author="guocf" w:date="2025-04-15T09:20:00Z">
          <w:pPr/>
        </w:pPrChange>
      </w:pPr>
      <w:r>
        <w:t>派拓网络的发展历程可划分为三个关键阶段。2005 - 2010 年是初创与技术创新期，</w:t>
      </w:r>
      <w:del w:id="57" w:author="guocf" w:date="2025-04-15T10:11:00Z">
        <w:r w:rsidDel="00194348">
          <w:delText>由资深网络安全技术专家组成的创始团队，凭借对行业痛点的深刻洞察，</w:delText>
        </w:r>
      </w:del>
      <w:r>
        <w:t>以 “下一代防火墙” 技术为突破口开启创业之旅。</w:t>
      </w:r>
      <w:del w:id="58" w:author="guocf" w:date="2025-04-15T10:11:00Z">
        <w:r w:rsidDel="00194348">
          <w:delText>这一技术创新让派拓网络在成立之初便崭露头角，迅速吸引了市场关注</w:delText>
        </w:r>
      </w:del>
      <w:del w:id="59" w:author="guocf" w:date="2025-04-15T10:12:00Z">
        <w:r w:rsidDel="00194348">
          <w:delText>。</w:delText>
        </w:r>
      </w:del>
      <w:r>
        <w:t>2011 - 2020 年进入快速扩张期，</w:t>
      </w:r>
      <w:ins w:id="60" w:author="guocf" w:date="2025-04-16T10:50:00Z">
        <w:r w:rsidR="009B184F">
          <w:rPr>
            <w:rFonts w:hint="eastAsia"/>
          </w:rPr>
          <w:t>在</w:t>
        </w:r>
      </w:ins>
      <w:r>
        <w:t>2012 年成功上市</w:t>
      </w:r>
      <w:del w:id="61" w:author="guocf" w:date="2025-04-15T10:12:00Z">
        <w:r w:rsidDel="00194348">
          <w:delText>为其带来雄厚资金，此</w:delText>
        </w:r>
      </w:del>
      <w:r>
        <w:t>后公司开启大规模收购</w:t>
      </w:r>
      <w:del w:id="62" w:author="guocf" w:date="2025-04-15T10:13:00Z">
        <w:r w:rsidDel="00194348">
          <w:delText>行动，通过一系列并购丰富了产品线，拓展了服务领域</w:delText>
        </w:r>
      </w:del>
      <w:r>
        <w:t>，实现业务快速增长与扩张。2021 年至今为 AI 驱动安全阶段，</w:t>
      </w:r>
      <w:ins w:id="63" w:author="guocf" w:date="2025-04-16T10:50:00Z">
        <w:r w:rsidR="009B184F">
          <w:rPr>
            <w:rFonts w:hint="eastAsia"/>
          </w:rPr>
          <w:t>通过</w:t>
        </w:r>
      </w:ins>
      <w:del w:id="64" w:author="guocf" w:date="2025-04-16T10:50:00Z">
        <w:r w:rsidDel="009B184F">
          <w:delText xml:space="preserve">公司深度融入 </w:delText>
        </w:r>
      </w:del>
      <w:r>
        <w:t>AI 技术</w:t>
      </w:r>
      <w:del w:id="65" w:author="guocf" w:date="2025-04-16T10:51:00Z">
        <w:r w:rsidDel="009B184F">
          <w:delText>，</w:delText>
        </w:r>
      </w:del>
      <w:r>
        <w:t>实现安全运营的智能化升级，进一步巩固其在全球网络安全市场的领先地位。</w:t>
      </w:r>
      <w:ins w:id="66" w:author="guocf" w:date="2025-04-16T08:49:00Z">
        <w:r w:rsidR="00411283">
          <w:rPr>
            <w:rFonts w:hint="eastAsia"/>
          </w:rPr>
          <w:t>后两个阶段</w:t>
        </w:r>
      </w:ins>
      <w:ins w:id="67" w:author="guocf" w:date="2025-04-16T08:50:00Z">
        <w:r w:rsidR="00411283">
          <w:rPr>
            <w:rFonts w:hint="eastAsia"/>
          </w:rPr>
          <w:t>做法</w:t>
        </w:r>
      </w:ins>
      <w:ins w:id="68" w:author="guocf" w:date="2025-04-16T08:49:00Z">
        <w:r w:rsidR="00411283">
          <w:rPr>
            <w:rFonts w:hint="eastAsia"/>
          </w:rPr>
          <w:t>是派拓</w:t>
        </w:r>
      </w:ins>
      <w:ins w:id="69" w:author="guocf" w:date="2025-04-16T08:50:00Z">
        <w:r w:rsidR="00411283">
          <w:rPr>
            <w:rFonts w:hint="eastAsia"/>
          </w:rPr>
          <w:t>网络成为全球领军企业的</w:t>
        </w:r>
      </w:ins>
      <w:ins w:id="70" w:author="guocf" w:date="2025-04-16T08:51:00Z">
        <w:r w:rsidR="00411283">
          <w:rPr>
            <w:rFonts w:hint="eastAsia"/>
          </w:rPr>
          <w:t>关键因素。</w:t>
        </w:r>
      </w:ins>
    </w:p>
    <w:p w:rsidR="00105497" w:rsidRPr="00105497" w:rsidRDefault="002B08F8">
      <w:pPr>
        <w:pStyle w:val="2"/>
        <w:rPr>
          <w:sz w:val="21"/>
          <w:rPrChange w:id="71" w:author="guocf" w:date="2025-04-14T16:55:00Z">
            <w:rPr>
              <w:rFonts w:ascii="Helvetica" w:hAnsi="Helvetica" w:cs="Helvetica"/>
              <w:color w:val="303133"/>
              <w:sz w:val="21"/>
              <w:szCs w:val="21"/>
              <w:shd w:val="clear" w:color="auto" w:fill="FFFFFF"/>
            </w:rPr>
          </w:rPrChange>
        </w:rPr>
        <w:pPrChange w:id="72" w:author="guocf" w:date="2025-04-15T11:15:00Z">
          <w:pPr>
            <w:pStyle w:val="a7"/>
            <w:shd w:val="clear" w:color="auto" w:fill="FFFFFF"/>
            <w:spacing w:before="0" w:beforeAutospacing="0" w:after="0" w:afterAutospacing="0" w:line="360" w:lineRule="auto"/>
            <w:ind w:firstLineChars="200" w:firstLine="480"/>
            <w:jc w:val="both"/>
          </w:pPr>
        </w:pPrChange>
      </w:pPr>
      <w:r>
        <w:rPr>
          <w:rFonts w:hint="eastAsia"/>
        </w:rPr>
        <w:t>二、</w:t>
      </w:r>
      <w:r w:rsidR="00105497" w:rsidRPr="00105497">
        <w:rPr>
          <w:rFonts w:hint="eastAsia"/>
          <w:rPrChange w:id="73" w:author="guocf" w:date="2025-04-14T16:55:00Z">
            <w:rPr>
              <w:rFonts w:ascii="Helvetica" w:hAnsi="Helvetica" w:cs="Helvetica" w:hint="eastAsia"/>
              <w:color w:val="303133"/>
              <w:shd w:val="clear" w:color="auto" w:fill="FFFFFF"/>
            </w:rPr>
          </w:rPrChange>
        </w:rPr>
        <w:t>主要</w:t>
      </w:r>
      <w:del w:id="74" w:author="guocf" w:date="2025-04-16T08:52:00Z">
        <w:r w:rsidR="00105497" w:rsidRPr="00105497" w:rsidDel="00411283">
          <w:rPr>
            <w:rFonts w:hint="eastAsia"/>
            <w:rPrChange w:id="75" w:author="guocf" w:date="2025-04-14T16:55:00Z">
              <w:rPr>
                <w:rFonts w:ascii="Helvetica" w:hAnsi="Helvetica" w:cs="Helvetica" w:hint="eastAsia"/>
                <w:color w:val="303133"/>
                <w:shd w:val="clear" w:color="auto" w:fill="FFFFFF"/>
              </w:rPr>
            </w:rPrChange>
          </w:rPr>
          <w:delText>的</w:delText>
        </w:r>
      </w:del>
      <w:r w:rsidR="00105497" w:rsidRPr="00105497">
        <w:rPr>
          <w:rFonts w:hint="eastAsia"/>
          <w:rPrChange w:id="76" w:author="guocf" w:date="2025-04-14T16:55:00Z">
            <w:rPr>
              <w:rFonts w:ascii="Helvetica" w:hAnsi="Helvetica" w:cs="Helvetica" w:hint="eastAsia"/>
              <w:color w:val="303133"/>
              <w:shd w:val="clear" w:color="auto" w:fill="FFFFFF"/>
            </w:rPr>
          </w:rPrChange>
        </w:rPr>
        <w:t>发展经验</w:t>
      </w:r>
      <w:ins w:id="77" w:author="guocf" w:date="2025-04-16T08:53:00Z">
        <w:r w:rsidR="00411283">
          <w:rPr>
            <w:rFonts w:hint="eastAsia"/>
          </w:rPr>
          <w:t>：</w:t>
        </w:r>
      </w:ins>
      <w:ins w:id="78" w:author="guocf" w:date="2025-04-16T10:51:00Z">
        <w:r w:rsidR="009B184F">
          <w:rPr>
            <w:rFonts w:hint="eastAsia"/>
            <w:sz w:val="21"/>
            <w:lang w:bidi="ar"/>
          </w:rPr>
          <w:t>投资</w:t>
        </w:r>
      </w:ins>
      <w:ins w:id="79" w:author="guocf" w:date="2025-04-16T08:53:00Z">
        <w:r w:rsidR="00411283" w:rsidRPr="00C71157">
          <w:rPr>
            <w:sz w:val="21"/>
            <w:lang w:bidi="ar"/>
          </w:rPr>
          <w:t>收购</w:t>
        </w:r>
        <w:r w:rsidR="00411283">
          <w:rPr>
            <w:rFonts w:hint="eastAsia"/>
            <w:sz w:val="21"/>
            <w:lang w:bidi="ar"/>
          </w:rPr>
          <w:t>、</w:t>
        </w:r>
      </w:ins>
      <w:ins w:id="80" w:author="guocf" w:date="2025-04-16T10:52:00Z">
        <w:r w:rsidR="009B184F">
          <w:rPr>
            <w:rFonts w:hint="eastAsia"/>
            <w:sz w:val="21"/>
            <w:lang w:bidi="ar"/>
          </w:rPr>
          <w:t>产品技术</w:t>
        </w:r>
      </w:ins>
      <w:ins w:id="81" w:author="guocf" w:date="2025-04-16T08:53:00Z">
        <w:r w:rsidR="00411283" w:rsidRPr="00C71157">
          <w:rPr>
            <w:sz w:val="21"/>
            <w:lang w:bidi="ar"/>
          </w:rPr>
          <w:t>平台化整合</w:t>
        </w:r>
        <w:r w:rsidR="00411283">
          <w:rPr>
            <w:rFonts w:hint="eastAsia"/>
            <w:sz w:val="21"/>
            <w:lang w:bidi="ar"/>
          </w:rPr>
          <w:t>、</w:t>
        </w:r>
        <w:r w:rsidR="00411283" w:rsidRPr="00C71157">
          <w:rPr>
            <w:sz w:val="21"/>
            <w:lang w:bidi="ar"/>
          </w:rPr>
          <w:t>生态合作</w:t>
        </w:r>
      </w:ins>
      <w:ins w:id="82" w:author="guocf" w:date="2025-04-16T08:56:00Z">
        <w:r w:rsidR="00411283">
          <w:rPr>
            <w:rFonts w:hint="eastAsia"/>
            <w:sz w:val="21"/>
            <w:lang w:bidi="ar"/>
          </w:rPr>
          <w:t>是派拓</w:t>
        </w:r>
      </w:ins>
      <w:ins w:id="83" w:author="guocf" w:date="2025-04-16T08:55:00Z">
        <w:r w:rsidR="00411283">
          <w:rPr>
            <w:rFonts w:hint="eastAsia"/>
            <w:sz w:val="21"/>
            <w:lang w:bidi="ar"/>
          </w:rPr>
          <w:t>快速发展的法宝</w:t>
        </w:r>
      </w:ins>
      <w:del w:id="84" w:author="guocf" w:date="2025-04-15T11:17:00Z">
        <w:r w:rsidR="00105497" w:rsidRPr="00105497" w:rsidDel="00683369">
          <w:rPr>
            <w:rFonts w:hint="eastAsia"/>
            <w:rPrChange w:id="85" w:author="guocf" w:date="2025-04-14T16:55:00Z">
              <w:rPr>
                <w:rFonts w:ascii="Helvetica" w:hAnsi="Helvetica" w:cs="Helvetica" w:hint="eastAsia"/>
                <w:color w:val="303133"/>
                <w:shd w:val="clear" w:color="auto" w:fill="FFFFFF"/>
              </w:rPr>
            </w:rPrChange>
          </w:rPr>
          <w:delText>或模式</w:delText>
        </w:r>
      </w:del>
      <w:del w:id="86" w:author="guocf" w:date="2025-04-15T11:15:00Z">
        <w:r w:rsidR="00105497" w:rsidRPr="00105497" w:rsidDel="00683369">
          <w:rPr>
            <w:rFonts w:hint="eastAsia"/>
            <w:rPrChange w:id="87" w:author="guocf" w:date="2025-04-14T16:55:00Z">
              <w:rPr>
                <w:rFonts w:ascii="Helvetica" w:hAnsi="Helvetica" w:cs="Helvetica" w:hint="eastAsia"/>
                <w:color w:val="303133"/>
                <w:shd w:val="clear" w:color="auto" w:fill="FFFFFF"/>
              </w:rPr>
            </w:rPrChange>
          </w:rPr>
          <w:delText>，</w:delText>
        </w:r>
      </w:del>
    </w:p>
    <w:p w:rsidR="002B08F8" w:rsidDel="00276AA8" w:rsidRDefault="00105497">
      <w:pPr>
        <w:pStyle w:val="a7"/>
        <w:shd w:val="clear" w:color="auto" w:fill="FFFFFF"/>
        <w:spacing w:before="0" w:beforeAutospacing="0" w:after="0" w:afterAutospacing="0" w:line="360" w:lineRule="auto"/>
        <w:ind w:left="840"/>
        <w:jc w:val="both"/>
        <w:rPr>
          <w:del w:id="88" w:author="guocf" w:date="2025-04-16T09:46:00Z"/>
          <w:rFonts w:ascii="Helvetica" w:hAnsi="Helvetica" w:cs="Helvetica"/>
          <w:color w:val="303133"/>
          <w:sz w:val="21"/>
          <w:szCs w:val="21"/>
          <w:shd w:val="clear" w:color="auto" w:fill="FFFFFF"/>
        </w:rPr>
        <w:pPrChange w:id="89" w:author="guocf" w:date="2025-04-14T16:56:00Z">
          <w:pPr>
            <w:pStyle w:val="a7"/>
            <w:shd w:val="clear" w:color="auto" w:fill="FFFFFF"/>
            <w:spacing w:before="0" w:beforeAutospacing="0" w:after="0" w:afterAutospacing="0" w:line="360" w:lineRule="auto"/>
            <w:ind w:firstLineChars="200" w:firstLine="420"/>
            <w:jc w:val="both"/>
          </w:pPr>
        </w:pPrChange>
      </w:pPr>
      <w:del w:id="90" w:author="guocf" w:date="2025-04-16T09:46:00Z">
        <w:r w:rsidDel="00276AA8">
          <w:rPr>
            <w:rFonts w:ascii="Helvetica" w:hAnsi="Helvetica" w:cs="Helvetica"/>
            <w:color w:val="303133"/>
            <w:sz w:val="21"/>
            <w:szCs w:val="21"/>
            <w:shd w:val="clear" w:color="auto" w:fill="FFFFFF"/>
          </w:rPr>
          <w:delText>即文章中现在总结的三个方面，这是全文的关键，最好能有深入分析其背景和成功的原因，如能引申到行业其他企业案例作为佐证更佳。</w:delText>
        </w:r>
      </w:del>
    </w:p>
    <w:p w:rsidR="000924F0" w:rsidDel="00276AA8" w:rsidRDefault="000924F0">
      <w:pPr>
        <w:pStyle w:val="a7"/>
        <w:shd w:val="clear" w:color="auto" w:fill="FFFFFF"/>
        <w:spacing w:before="0" w:beforeAutospacing="0" w:after="0" w:afterAutospacing="0" w:line="360" w:lineRule="auto"/>
        <w:ind w:left="840"/>
        <w:jc w:val="both"/>
        <w:rPr>
          <w:del w:id="91" w:author="guocf" w:date="2025-04-16T09:46:00Z"/>
          <w:rFonts w:ascii="Helvetica" w:hAnsi="Helvetica" w:cs="Helvetica"/>
          <w:color w:val="303133"/>
          <w:sz w:val="21"/>
          <w:szCs w:val="21"/>
          <w:shd w:val="clear" w:color="auto" w:fill="FFFFFF"/>
        </w:rPr>
        <w:pPrChange w:id="92" w:author="guocf" w:date="2025-04-14T16:56:00Z">
          <w:pPr>
            <w:pStyle w:val="a7"/>
            <w:shd w:val="clear" w:color="auto" w:fill="FFFFFF"/>
            <w:spacing w:before="0" w:beforeAutospacing="0" w:after="0" w:afterAutospacing="0" w:line="360" w:lineRule="auto"/>
            <w:ind w:firstLineChars="200" w:firstLine="420"/>
            <w:jc w:val="both"/>
          </w:pPr>
        </w:pPrChange>
      </w:pPr>
    </w:p>
    <w:p w:rsidR="000924F0" w:rsidRDefault="00411283" w:rsidP="000924F0">
      <w:pPr>
        <w:pStyle w:val="a7"/>
        <w:shd w:val="clear" w:color="auto" w:fill="FFFFFF"/>
        <w:spacing w:before="0" w:beforeAutospacing="0" w:after="0" w:afterAutospacing="0" w:line="360" w:lineRule="auto"/>
        <w:ind w:firstLineChars="200" w:firstLine="420"/>
        <w:jc w:val="both"/>
        <w:rPr>
          <w:rFonts w:ascii="Segoe UI" w:hAnsi="Segoe UI" w:cs="Segoe UI"/>
          <w:sz w:val="21"/>
          <w:szCs w:val="21"/>
        </w:rPr>
      </w:pPr>
      <w:ins w:id="93" w:author="guocf" w:date="2025-04-15T11:03:00Z">
        <w:r>
          <w:rPr>
            <w:rFonts w:ascii="Segoe UI" w:hAnsi="Segoe UI" w:cs="Segoe UI" w:hint="eastAsia"/>
            <w:sz w:val="21"/>
            <w:szCs w:val="21"/>
          </w:rPr>
          <w:t>派拓网络</w:t>
        </w:r>
      </w:ins>
      <w:del w:id="94" w:author="guocf" w:date="2025-04-15T11:05:00Z">
        <w:r w:rsidR="000924F0" w:rsidDel="00CE3C28">
          <w:rPr>
            <w:rFonts w:ascii="Segoe UI" w:hAnsi="Segoe UI" w:cs="Segoe UI" w:hint="eastAsia"/>
            <w:sz w:val="21"/>
            <w:szCs w:val="21"/>
          </w:rPr>
          <w:delText>其</w:delText>
        </w:r>
      </w:del>
      <w:r w:rsidR="000924F0">
        <w:rPr>
          <w:rFonts w:ascii="Segoe UI" w:hAnsi="Segoe UI" w:cs="Segoe UI"/>
          <w:sz w:val="21"/>
          <w:szCs w:val="21"/>
        </w:rPr>
        <w:t>发展</w:t>
      </w:r>
      <w:ins w:id="95" w:author="guocf" w:date="2025-04-16T08:57:00Z">
        <w:r>
          <w:rPr>
            <w:rFonts w:ascii="Segoe UI" w:hAnsi="Segoe UI" w:cs="Segoe UI" w:hint="eastAsia"/>
            <w:sz w:val="21"/>
            <w:szCs w:val="21"/>
          </w:rPr>
          <w:t>的关键</w:t>
        </w:r>
      </w:ins>
      <w:r w:rsidR="000924F0">
        <w:rPr>
          <w:rFonts w:ascii="Segoe UI" w:hAnsi="Segoe UI" w:cs="Segoe UI"/>
          <w:sz w:val="21"/>
          <w:szCs w:val="21"/>
        </w:rPr>
        <w:t>模式</w:t>
      </w:r>
      <w:ins w:id="96" w:author="guocf" w:date="2025-04-16T10:53:00Z">
        <w:r w:rsidR="009B184F">
          <w:rPr>
            <w:rFonts w:ascii="Segoe UI" w:hAnsi="Segoe UI" w:cs="Segoe UI" w:hint="eastAsia"/>
            <w:sz w:val="21"/>
            <w:szCs w:val="21"/>
          </w:rPr>
          <w:t>分</w:t>
        </w:r>
      </w:ins>
      <w:ins w:id="97" w:author="guocf" w:date="2025-04-16T08:57:00Z">
        <w:r>
          <w:rPr>
            <w:rFonts w:ascii="Segoe UI" w:hAnsi="Segoe UI" w:cs="Segoe UI" w:hint="eastAsia"/>
            <w:sz w:val="21"/>
            <w:szCs w:val="21"/>
          </w:rPr>
          <w:t>为三点</w:t>
        </w:r>
      </w:ins>
      <w:del w:id="98" w:author="guocf" w:date="2025-04-16T08:57:00Z">
        <w:r w:rsidR="000924F0" w:rsidDel="00411283">
          <w:rPr>
            <w:rFonts w:ascii="Segoe UI" w:hAnsi="Segoe UI" w:cs="Segoe UI" w:hint="eastAsia"/>
            <w:sz w:val="21"/>
            <w:szCs w:val="21"/>
          </w:rPr>
          <w:delText>对网安企业的发展具有启示意义</w:delText>
        </w:r>
      </w:del>
      <w:r w:rsidR="000924F0">
        <w:rPr>
          <w:rFonts w:ascii="Segoe UI" w:hAnsi="Segoe UI" w:cs="Segoe UI" w:hint="eastAsia"/>
          <w:sz w:val="21"/>
          <w:szCs w:val="21"/>
        </w:rPr>
        <w:t>：</w:t>
      </w:r>
      <w:del w:id="99" w:author="guocf" w:date="2025-04-16T08:57:00Z">
        <w:r w:rsidR="000924F0" w:rsidDel="00411283">
          <w:rPr>
            <w:rFonts w:ascii="Segoe UI" w:hAnsi="Segoe UI" w:cs="Segoe UI" w:hint="eastAsia"/>
            <w:sz w:val="21"/>
            <w:szCs w:val="21"/>
          </w:rPr>
          <w:delText>其</w:delText>
        </w:r>
      </w:del>
      <w:r w:rsidR="000924F0">
        <w:rPr>
          <w:rFonts w:ascii="Segoe UI" w:hAnsi="Segoe UI" w:cs="Segoe UI" w:hint="eastAsia"/>
          <w:sz w:val="21"/>
          <w:szCs w:val="21"/>
        </w:rPr>
        <w:t>一</w:t>
      </w:r>
      <w:ins w:id="100" w:author="guocf" w:date="2025-04-16T10:53:00Z">
        <w:r w:rsidR="009B184F">
          <w:rPr>
            <w:rFonts w:ascii="Segoe UI" w:hAnsi="Segoe UI" w:cs="Segoe UI" w:hint="eastAsia"/>
            <w:sz w:val="21"/>
            <w:szCs w:val="21"/>
          </w:rPr>
          <w:t>是</w:t>
        </w:r>
      </w:ins>
      <w:del w:id="101" w:author="guocf" w:date="2025-04-16T10:53:00Z">
        <w:r w:rsidR="000924F0" w:rsidDel="009B184F">
          <w:rPr>
            <w:rFonts w:ascii="Segoe UI" w:hAnsi="Segoe UI" w:cs="Segoe UI" w:hint="eastAsia"/>
            <w:sz w:val="21"/>
            <w:szCs w:val="21"/>
          </w:rPr>
          <w:delText>，</w:delText>
        </w:r>
      </w:del>
      <w:r w:rsidR="000924F0">
        <w:rPr>
          <w:rFonts w:ascii="Segoe UI" w:hAnsi="Segoe UI" w:cs="Segoe UI" w:hint="eastAsia"/>
          <w:sz w:val="21"/>
          <w:szCs w:val="21"/>
        </w:rPr>
        <w:t>通过收购兼并提升技术能力</w:t>
      </w:r>
      <w:ins w:id="102" w:author="guocf" w:date="2025-04-16T10:53:00Z">
        <w:r w:rsidR="009B184F">
          <w:rPr>
            <w:rFonts w:ascii="Segoe UI" w:hAnsi="Segoe UI" w:cs="Segoe UI" w:hint="eastAsia"/>
            <w:sz w:val="21"/>
            <w:szCs w:val="21"/>
          </w:rPr>
          <w:t>和快速</w:t>
        </w:r>
      </w:ins>
      <w:ins w:id="103" w:author="guocf" w:date="2025-04-16T10:54:00Z">
        <w:r w:rsidR="009B184F">
          <w:rPr>
            <w:rFonts w:ascii="Segoe UI" w:hAnsi="Segoe UI" w:cs="Segoe UI" w:hint="eastAsia"/>
            <w:sz w:val="21"/>
            <w:szCs w:val="21"/>
          </w:rPr>
          <w:t>获取市场</w:t>
        </w:r>
      </w:ins>
      <w:r w:rsidR="000924F0">
        <w:rPr>
          <w:rFonts w:ascii="Segoe UI" w:hAnsi="Segoe UI" w:cs="Segoe UI" w:hint="eastAsia"/>
          <w:sz w:val="21"/>
          <w:szCs w:val="21"/>
        </w:rPr>
        <w:t>。在过去十年中，派拓网络斥资约</w:t>
      </w:r>
      <w:r w:rsidR="000924F0">
        <w:rPr>
          <w:rFonts w:ascii="Segoe UI" w:hAnsi="Segoe UI" w:cs="Segoe UI" w:hint="eastAsia"/>
          <w:sz w:val="21"/>
          <w:szCs w:val="21"/>
        </w:rPr>
        <w:t xml:space="preserve"> 55 </w:t>
      </w:r>
      <w:r w:rsidR="000924F0">
        <w:rPr>
          <w:rFonts w:ascii="Segoe UI" w:hAnsi="Segoe UI" w:cs="Segoe UI" w:hint="eastAsia"/>
          <w:sz w:val="21"/>
          <w:szCs w:val="21"/>
        </w:rPr>
        <w:t>亿美元进行了</w:t>
      </w:r>
      <w:r w:rsidR="000924F0">
        <w:rPr>
          <w:rFonts w:ascii="Segoe UI" w:hAnsi="Segoe UI" w:cs="Segoe UI" w:hint="eastAsia"/>
          <w:sz w:val="21"/>
          <w:szCs w:val="21"/>
        </w:rPr>
        <w:t xml:space="preserve"> </w:t>
      </w:r>
      <w:r w:rsidR="000924F0">
        <w:rPr>
          <w:rFonts w:ascii="Segoe UI" w:hAnsi="Segoe UI" w:cs="Segoe UI" w:hint="eastAsia"/>
          <w:sz w:val="21"/>
          <w:szCs w:val="21"/>
        </w:rPr>
        <w:t>超过</w:t>
      </w:r>
      <w:r w:rsidR="000924F0">
        <w:rPr>
          <w:rFonts w:ascii="Segoe UI" w:hAnsi="Segoe UI" w:cs="Segoe UI" w:hint="eastAsia"/>
          <w:sz w:val="21"/>
          <w:szCs w:val="21"/>
        </w:rPr>
        <w:t xml:space="preserve">17 </w:t>
      </w:r>
      <w:r w:rsidR="000924F0">
        <w:rPr>
          <w:rFonts w:ascii="Segoe UI" w:hAnsi="Segoe UI" w:cs="Segoe UI" w:hint="eastAsia"/>
          <w:sz w:val="21"/>
          <w:szCs w:val="21"/>
        </w:rPr>
        <w:t>次收购，这些收购为其安全业务的发展奠定了良好基础；</w:t>
      </w:r>
      <w:del w:id="104" w:author="guocf" w:date="2025-04-16T08:58:00Z">
        <w:r w:rsidR="000924F0" w:rsidDel="00EF6E4C">
          <w:rPr>
            <w:rFonts w:ascii="Segoe UI" w:hAnsi="Segoe UI" w:cs="Segoe UI" w:hint="eastAsia"/>
            <w:sz w:val="21"/>
            <w:szCs w:val="21"/>
          </w:rPr>
          <w:delText>其</w:delText>
        </w:r>
      </w:del>
      <w:r w:rsidR="000924F0">
        <w:rPr>
          <w:rFonts w:ascii="Segoe UI" w:hAnsi="Segoe UI" w:cs="Segoe UI" w:hint="eastAsia"/>
          <w:sz w:val="21"/>
          <w:szCs w:val="21"/>
        </w:rPr>
        <w:t>二，实施业务平台化，搭建</w:t>
      </w:r>
      <w:r w:rsidR="000924F0">
        <w:rPr>
          <w:rFonts w:ascii="Segoe UI" w:hAnsi="Segoe UI" w:cs="Segoe UI" w:hint="eastAsia"/>
          <w:sz w:val="21"/>
          <w:szCs w:val="21"/>
        </w:rPr>
        <w:t>AI</w:t>
      </w:r>
      <w:r w:rsidR="000924F0">
        <w:rPr>
          <w:rFonts w:ascii="Segoe UI" w:hAnsi="Segoe UI" w:cs="Segoe UI" w:hint="eastAsia"/>
          <w:sz w:val="21"/>
          <w:szCs w:val="21"/>
        </w:rPr>
        <w:t>驱动的集中</w:t>
      </w:r>
      <w:r w:rsidR="000924F0">
        <w:rPr>
          <w:rFonts w:ascii="Segoe UI" w:hAnsi="Segoe UI" w:cs="Segoe UI"/>
          <w:sz w:val="21"/>
          <w:szCs w:val="21"/>
        </w:rPr>
        <w:t>安全能力平台</w:t>
      </w:r>
      <w:ins w:id="105" w:author="guocf" w:date="2025-04-16T08:59:00Z">
        <w:r w:rsidR="004B433C">
          <w:rPr>
            <w:rFonts w:ascii="Segoe UI" w:hAnsi="Segoe UI" w:cs="Segoe UI" w:hint="eastAsia"/>
            <w:sz w:val="21"/>
            <w:szCs w:val="21"/>
          </w:rPr>
          <w:t>。将收购技术和产品</w:t>
        </w:r>
      </w:ins>
      <w:ins w:id="106" w:author="guocf" w:date="2025-04-16T09:00:00Z">
        <w:r w:rsidR="004B433C">
          <w:rPr>
            <w:rFonts w:ascii="Segoe UI" w:hAnsi="Segoe UI" w:cs="Segoe UI" w:hint="eastAsia"/>
            <w:sz w:val="21"/>
            <w:szCs w:val="21"/>
          </w:rPr>
          <w:t>整合到集中业务平台</w:t>
        </w:r>
      </w:ins>
      <w:del w:id="107" w:author="guocf" w:date="2025-04-16T09:47:00Z">
        <w:r w:rsidR="000924F0" w:rsidDel="00276AA8">
          <w:rPr>
            <w:rFonts w:ascii="Segoe UI" w:hAnsi="Segoe UI" w:cs="Segoe UI"/>
            <w:sz w:val="21"/>
            <w:szCs w:val="21"/>
          </w:rPr>
          <w:delText>，</w:delText>
        </w:r>
        <w:r w:rsidR="000924F0" w:rsidDel="00276AA8">
          <w:rPr>
            <w:rFonts w:ascii="Segoe UI" w:hAnsi="Segoe UI" w:cs="Segoe UI" w:hint="eastAsia"/>
            <w:sz w:val="21"/>
            <w:szCs w:val="21"/>
          </w:rPr>
          <w:delText>包括基础网络安全、云安全和</w:delText>
        </w:r>
        <w:r w:rsidR="000924F0" w:rsidDel="00276AA8">
          <w:rPr>
            <w:rFonts w:ascii="Segoe UI" w:hAnsi="Segoe UI" w:cs="Segoe UI" w:hint="eastAsia"/>
            <w:sz w:val="21"/>
            <w:szCs w:val="21"/>
          </w:rPr>
          <w:delText>SOC</w:delText>
        </w:r>
        <w:r w:rsidR="000924F0" w:rsidDel="00276AA8">
          <w:rPr>
            <w:rFonts w:ascii="Segoe UI" w:hAnsi="Segoe UI" w:cs="Segoe UI" w:hint="eastAsia"/>
            <w:sz w:val="21"/>
            <w:szCs w:val="21"/>
          </w:rPr>
          <w:delText>安全运营</w:delText>
        </w:r>
        <w:r w:rsidR="000924F0" w:rsidDel="00276AA8">
          <w:rPr>
            <w:rFonts w:ascii="Segoe UI" w:hAnsi="Segoe UI" w:cs="Segoe UI"/>
            <w:sz w:val="21"/>
            <w:szCs w:val="21"/>
          </w:rPr>
          <w:delText>平台</w:delText>
        </w:r>
      </w:del>
      <w:r w:rsidR="000924F0">
        <w:rPr>
          <w:rFonts w:ascii="Segoe UI" w:hAnsi="Segoe UI" w:cs="Segoe UI"/>
          <w:sz w:val="21"/>
          <w:szCs w:val="21"/>
        </w:rPr>
        <w:t>；</w:t>
      </w:r>
      <w:del w:id="108" w:author="guocf" w:date="2025-04-16T08:58:00Z">
        <w:r w:rsidR="000924F0" w:rsidDel="00EF6E4C">
          <w:rPr>
            <w:rFonts w:ascii="Segoe UI" w:hAnsi="Segoe UI" w:cs="Segoe UI" w:hint="eastAsia"/>
            <w:sz w:val="21"/>
            <w:szCs w:val="21"/>
          </w:rPr>
          <w:delText>其</w:delText>
        </w:r>
      </w:del>
      <w:r w:rsidR="000924F0">
        <w:rPr>
          <w:rFonts w:ascii="Segoe UI" w:hAnsi="Segoe UI" w:cs="Segoe UI" w:hint="eastAsia"/>
          <w:sz w:val="21"/>
          <w:szCs w:val="21"/>
        </w:rPr>
        <w:t>三，</w:t>
      </w:r>
      <w:r w:rsidR="000924F0">
        <w:rPr>
          <w:rFonts w:ascii="Segoe UI" w:hAnsi="Segoe UI" w:cs="Segoe UI"/>
          <w:sz w:val="21"/>
          <w:szCs w:val="21"/>
        </w:rPr>
        <w:t>深化生态合作与本地化运营，构建安全生态联盟，提升市场竞争力和服务水平。</w:t>
      </w:r>
    </w:p>
    <w:p w:rsidR="000924F0" w:rsidRPr="000924F0" w:rsidRDefault="000924F0">
      <w:pPr>
        <w:pStyle w:val="a7"/>
        <w:shd w:val="clear" w:color="auto" w:fill="FFFFFF"/>
        <w:spacing w:before="0" w:beforeAutospacing="0" w:after="0" w:afterAutospacing="0" w:line="360" w:lineRule="auto"/>
        <w:ind w:left="840"/>
        <w:jc w:val="both"/>
        <w:rPr>
          <w:rFonts w:ascii="Helvetica" w:hAnsi="Helvetica" w:cs="Helvetica"/>
          <w:color w:val="303133"/>
          <w:sz w:val="21"/>
          <w:szCs w:val="21"/>
          <w:shd w:val="clear" w:color="auto" w:fill="FFFFFF"/>
        </w:rPr>
        <w:pPrChange w:id="109" w:author="guocf" w:date="2025-04-14T16:56:00Z">
          <w:pPr>
            <w:pStyle w:val="a7"/>
            <w:shd w:val="clear" w:color="auto" w:fill="FFFFFF"/>
            <w:spacing w:before="0" w:beforeAutospacing="0" w:after="0" w:afterAutospacing="0" w:line="360" w:lineRule="auto"/>
            <w:ind w:firstLineChars="200" w:firstLine="420"/>
            <w:jc w:val="both"/>
          </w:pPr>
        </w:pPrChange>
      </w:pPr>
    </w:p>
    <w:p w:rsidR="005F2AF9" w:rsidRDefault="00095B78" w:rsidP="004B433C">
      <w:pPr>
        <w:pStyle w:val="2"/>
        <w:rPr>
          <w:del w:id="110" w:author="guocf" w:date="2025-04-01T15:02:00Z"/>
        </w:rPr>
        <w:pPrChange w:id="111" w:author="guocf" w:date="2025-04-16T09:01:00Z">
          <w:pPr>
            <w:pStyle w:val="a7"/>
            <w:shd w:val="clear" w:color="auto" w:fill="FFFFFF"/>
            <w:spacing w:before="0" w:beforeAutospacing="0" w:after="0" w:afterAutospacing="0" w:line="360" w:lineRule="auto"/>
            <w:ind w:firstLineChars="200" w:firstLine="640"/>
            <w:jc w:val="both"/>
          </w:pPr>
        </w:pPrChange>
      </w:pPr>
      <w:ins w:id="112" w:author="guocf" w:date="2025-04-15T11:09:00Z">
        <w:r w:rsidRPr="004B433C">
          <w:rPr>
            <w:rFonts w:hint="eastAsia"/>
            <w:rPrChange w:id="113" w:author="guocf" w:date="2025-04-16T09:01:00Z">
              <w:rPr>
                <w:rFonts w:asciiTheme="minorHAnsi" w:hAnsiTheme="minorHAnsi" w:cstheme="minorBidi" w:hint="eastAsia"/>
                <w:sz w:val="32"/>
                <w:szCs w:val="32"/>
              </w:rPr>
            </w:rPrChange>
          </w:rPr>
          <w:t>（一</w:t>
        </w:r>
      </w:ins>
      <w:del w:id="114" w:author="guocf" w:date="2025-04-01T15:02:00Z">
        <w:r w:rsidR="003255B4">
          <w:rPr>
            <w:rFonts w:hint="eastAsia"/>
          </w:rPr>
          <w:delText>在过去十年中，其斥资约</w:delText>
        </w:r>
        <w:r w:rsidR="003255B4">
          <w:rPr>
            <w:rFonts w:hint="eastAsia"/>
          </w:rPr>
          <w:delText xml:space="preserve"> 55 </w:delText>
        </w:r>
        <w:r w:rsidR="003255B4">
          <w:rPr>
            <w:rFonts w:hint="eastAsia"/>
          </w:rPr>
          <w:delText>亿美元进行了</w:delText>
        </w:r>
        <w:r w:rsidR="003255B4">
          <w:rPr>
            <w:rFonts w:hint="eastAsia"/>
          </w:rPr>
          <w:delText xml:space="preserve"> 17 </w:delText>
        </w:r>
        <w:r w:rsidR="003255B4">
          <w:rPr>
            <w:rFonts w:hint="eastAsia"/>
          </w:rPr>
          <w:delText>次以上主要收购，这些收购为其下一代安全业务的发展奠定了良好基础。</w:delText>
        </w:r>
        <w:r w:rsidR="003255B4">
          <w:delText>其发展模式有诸多可借鉴之处，如推动安全能力平台化整合，打造</w:delText>
        </w:r>
        <w:r w:rsidR="003255B4">
          <w:delText>“</w:delText>
        </w:r>
        <w:r w:rsidR="003255B4">
          <w:delText>一站式</w:delText>
        </w:r>
        <w:r w:rsidR="003255B4">
          <w:delText>”</w:delText>
        </w:r>
        <w:r w:rsidR="003255B4">
          <w:delText>服务平台；强化技术收购与自主研发结合，补齐技术短板；深化生态合作与本地化运营，构建安全生态联盟，提升市场竞争力和服务水平。</w:delText>
        </w:r>
      </w:del>
    </w:p>
    <w:p w:rsidR="005F2AF9" w:rsidDel="00CE3C28" w:rsidRDefault="003255B4" w:rsidP="004B433C">
      <w:pPr>
        <w:pStyle w:val="2"/>
        <w:rPr>
          <w:del w:id="115" w:author="guocf" w:date="2025-04-15T11:06:00Z"/>
        </w:rPr>
        <w:pPrChange w:id="116" w:author="guocf" w:date="2025-04-16T09:01:00Z">
          <w:pPr>
            <w:pStyle w:val="3"/>
          </w:pPr>
        </w:pPrChange>
      </w:pPr>
      <w:del w:id="117" w:author="guocf" w:date="2025-04-15T11:06:00Z">
        <w:r w:rsidDel="00CE3C28">
          <w:delText>一、初创与技术创新（</w:delText>
        </w:r>
        <w:r w:rsidDel="00CE3C28">
          <w:delText>2005-2010</w:delText>
        </w:r>
        <w:r w:rsidDel="00CE3C28">
          <w:delText>）</w:delText>
        </w:r>
        <w:r w:rsidDel="00CE3C28">
          <w:rPr>
            <w:rFonts w:hint="eastAsia"/>
          </w:rPr>
          <w:delText>，凭借“下一代”防火墙技术崭露头角</w:delText>
        </w:r>
      </w:del>
    </w:p>
    <w:p w:rsidR="005F2AF9" w:rsidDel="00CE3C28" w:rsidRDefault="003255B4" w:rsidP="004B433C">
      <w:pPr>
        <w:pStyle w:val="2"/>
        <w:rPr>
          <w:del w:id="118" w:author="guocf" w:date="2025-04-15T11:06:00Z"/>
        </w:rPr>
        <w:pPrChange w:id="119" w:author="guocf" w:date="2025-04-16T09:01:00Z">
          <w:pPr>
            <w:pStyle w:val="a7"/>
            <w:shd w:val="clear" w:color="auto" w:fill="FFFFFF"/>
            <w:spacing w:before="0" w:beforeAutospacing="0" w:after="0" w:afterAutospacing="0" w:line="360" w:lineRule="auto"/>
            <w:ind w:firstLineChars="200" w:firstLine="480"/>
            <w:jc w:val="both"/>
          </w:pPr>
        </w:pPrChange>
      </w:pPr>
      <w:del w:id="120" w:author="guocf" w:date="2025-04-15T11:06:00Z">
        <w:r w:rsidDel="00CE3C28">
          <w:delText xml:space="preserve">2005 - 2010 </w:delText>
        </w:r>
        <w:r w:rsidDel="00CE3C28">
          <w:delText>年是派拓网络的初创与技术创新阶段。其创始团队均是网络安全领域的资深技术专家，凭借深厚的专业积累，以</w:delText>
        </w:r>
        <w:r w:rsidDel="00CE3C28">
          <w:delText xml:space="preserve"> “</w:delText>
        </w:r>
        <w:r w:rsidDel="00CE3C28">
          <w:delText>下一代防火墙</w:delText>
        </w:r>
        <w:r w:rsidDel="00CE3C28">
          <w:delText xml:space="preserve">” </w:delText>
        </w:r>
        <w:r w:rsidDel="00CE3C28">
          <w:delText>技术为核心开展创业。该技术具备应用识别、用户识别功能，有效突破传统防火墙局限。</w:delText>
        </w:r>
      </w:del>
      <w:del w:id="121" w:author="guocf" w:date="2025-04-01T15:19:00Z">
        <w:r>
          <w:delText>比如，在某企业中，</w:delText>
        </w:r>
      </w:del>
      <w:del w:id="122" w:author="guocf" w:date="2025-04-15T11:06:00Z">
        <w:r w:rsidDel="00CE3C28">
          <w:delText>传统防火墙难以精准区分内部员工正常办公应用与恶意软件伪装的应用流量，导致安全隐患。派拓网络的</w:delText>
        </w:r>
        <w:r w:rsidDel="00CE3C28">
          <w:delText xml:space="preserve"> “</w:delText>
        </w:r>
        <w:r w:rsidDel="00CE3C28">
          <w:delText>下一代防火墙</w:delText>
        </w:r>
        <w:r w:rsidDel="00CE3C28">
          <w:delText xml:space="preserve">” </w:delText>
        </w:r>
        <w:r w:rsidDel="00CE3C28">
          <w:delText>运用其独特技术，能够精准识别各类应用，阻断恶意软件流量，保障企业网络安全。这一技术优势让派拓网络在竞争激烈的市场中崭露头角，为后续发展奠定坚实基础</w:delText>
        </w:r>
      </w:del>
      <w:del w:id="123" w:author="guocf" w:date="2025-04-01T15:20:00Z">
        <w:r>
          <w:delText>，也重新定义了网络安全边界，开辟了网络安全防护的新路径</w:delText>
        </w:r>
      </w:del>
      <w:del w:id="124" w:author="guocf" w:date="2025-04-15T11:06:00Z">
        <w:r w:rsidDel="00CE3C28">
          <w:delText>。</w:delText>
        </w:r>
      </w:del>
      <w:ins w:id="125" w:author="guocf" w:date="2025-04-15T11:10:00Z">
        <w:r w:rsidR="00095B78">
          <w:rPr>
            <w:rFonts w:hint="eastAsia"/>
          </w:rPr>
          <w:t>）</w:t>
        </w:r>
      </w:ins>
    </w:p>
    <w:p w:rsidR="005F2AF9" w:rsidRDefault="003255B4" w:rsidP="004B433C">
      <w:pPr>
        <w:pStyle w:val="2"/>
        <w:pPrChange w:id="126" w:author="guocf" w:date="2025-04-16T09:01:00Z">
          <w:pPr>
            <w:pStyle w:val="3"/>
          </w:pPr>
        </w:pPrChange>
      </w:pPr>
      <w:del w:id="127" w:author="guocf" w:date="2025-04-15T11:10:00Z">
        <w:r w:rsidDel="00095B78">
          <w:delText>二</w:delText>
        </w:r>
      </w:del>
      <w:del w:id="128" w:author="guocf" w:date="2025-04-15T11:12:00Z">
        <w:r w:rsidDel="00095B78">
          <w:delText>、</w:delText>
        </w:r>
      </w:del>
      <w:del w:id="129" w:author="guocf" w:date="2025-04-15T11:10:00Z">
        <w:r w:rsidDel="00095B78">
          <w:delText>快速扩张期（</w:delText>
        </w:r>
        <w:r w:rsidDel="00095B78">
          <w:delText>2011-2020</w:delText>
        </w:r>
        <w:r w:rsidDel="00095B78">
          <w:delText>）</w:delText>
        </w:r>
        <w:r w:rsidDel="00095B78">
          <w:rPr>
            <w:rFonts w:hint="eastAsia"/>
          </w:rPr>
          <w:delText>，</w:delText>
        </w:r>
      </w:del>
      <w:r>
        <w:rPr>
          <w:rFonts w:hint="eastAsia"/>
        </w:rPr>
        <w:t>通过收购增加产品线</w:t>
      </w:r>
      <w:ins w:id="130" w:author="guocf" w:date="2025-04-15T16:18:00Z">
        <w:r w:rsidR="00FF314D">
          <w:rPr>
            <w:rFonts w:hint="eastAsia"/>
          </w:rPr>
          <w:t>，快速进入现有市场</w:t>
        </w:r>
      </w:ins>
      <w:r>
        <w:rPr>
          <w:rFonts w:hint="eastAsia"/>
        </w:rPr>
        <w:t>，</w:t>
      </w:r>
      <w:del w:id="131" w:author="guocf" w:date="2025-04-15T16:16:00Z">
        <w:r w:rsidDel="00FF314D">
          <w:rPr>
            <w:rFonts w:hint="eastAsia"/>
          </w:rPr>
          <w:delText>平台化整合，增强技术能力</w:delText>
        </w:r>
      </w:del>
      <w:ins w:id="132" w:author="guocf" w:date="2025-04-15T16:16:00Z">
        <w:r w:rsidR="00FF314D">
          <w:rPr>
            <w:rFonts w:hint="eastAsia"/>
          </w:rPr>
          <w:t>增加技术能力</w:t>
        </w:r>
      </w:ins>
    </w:p>
    <w:p w:rsidR="005F2AF9" w:rsidRDefault="003255B4" w:rsidP="00504C3D">
      <w:pPr>
        <w:pStyle w:val="3"/>
      </w:pPr>
      <w:r>
        <w:lastRenderedPageBreak/>
        <w:t>1</w:t>
      </w:r>
      <w:ins w:id="133" w:author="guocf" w:date="2025-04-15T16:30:00Z">
        <w:r w:rsidR="00A33AFB">
          <w:rPr>
            <w:rFonts w:hint="eastAsia"/>
          </w:rPr>
          <w:t>、</w:t>
        </w:r>
      </w:ins>
      <w:del w:id="134" w:author="guocf" w:date="2025-04-15T16:30:00Z">
        <w:r w:rsidDel="00A33AFB">
          <w:delText>.</w:delText>
        </w:r>
      </w:del>
      <w:ins w:id="135" w:author="guocf" w:date="2025-04-15T16:24:00Z">
        <w:r w:rsidR="001905A0">
          <w:rPr>
            <w:rFonts w:hint="eastAsia"/>
          </w:rPr>
          <w:t>扩张期</w:t>
        </w:r>
      </w:ins>
      <w:ins w:id="136" w:author="guocf" w:date="2025-04-15T16:29:00Z">
        <w:r w:rsidR="00A33AFB">
          <w:rPr>
            <w:rFonts w:hint="eastAsia"/>
          </w:rPr>
          <w:t>主要</w:t>
        </w:r>
      </w:ins>
      <w:del w:id="137" w:author="guocf" w:date="2025-04-15T16:24:00Z">
        <w:r w:rsidDel="001905A0">
          <w:delText xml:space="preserve"> </w:delText>
        </w:r>
      </w:del>
      <w:ins w:id="138" w:author="guocf" w:date="2025-04-15T16:23:00Z">
        <w:r w:rsidR="001905A0">
          <w:rPr>
            <w:rFonts w:hint="eastAsia"/>
          </w:rPr>
          <w:t>实施</w:t>
        </w:r>
        <w:r w:rsidR="001905A0">
          <w:rPr>
            <w:rFonts w:hint="eastAsia"/>
          </w:rPr>
          <w:t>1</w:t>
        </w:r>
        <w:r w:rsidR="001905A0">
          <w:t>1</w:t>
        </w:r>
        <w:r w:rsidR="001905A0">
          <w:t>项</w:t>
        </w:r>
        <w:r w:rsidR="001905A0">
          <w:rPr>
            <w:rFonts w:hint="eastAsia"/>
          </w:rPr>
          <w:t>企业并购，</w:t>
        </w:r>
      </w:ins>
      <w:del w:id="139" w:author="guocf" w:date="2025-04-15T16:23:00Z">
        <w:r w:rsidDel="001905A0">
          <w:delText>上市融资</w:delText>
        </w:r>
        <w:r w:rsidDel="001905A0">
          <w:rPr>
            <w:rFonts w:hint="eastAsia"/>
          </w:rPr>
          <w:delText>，开启系列</w:delText>
        </w:r>
        <w:r w:rsidDel="001905A0">
          <w:delText>收购</w:delText>
        </w:r>
        <w:r w:rsidDel="001905A0">
          <w:rPr>
            <w:rFonts w:hint="eastAsia"/>
          </w:rPr>
          <w:delText>，</w:delText>
        </w:r>
      </w:del>
      <w:r>
        <w:rPr>
          <w:rFonts w:hint="eastAsia"/>
        </w:rPr>
        <w:t>增强云安全、端点安全、威胁情报等领域</w:t>
      </w:r>
    </w:p>
    <w:p w:rsidR="005F2AF9" w:rsidDel="001905A0" w:rsidRDefault="003255B4">
      <w:pPr>
        <w:pStyle w:val="a7"/>
        <w:shd w:val="clear" w:color="auto" w:fill="FFFFFF"/>
        <w:spacing w:before="0" w:beforeAutospacing="0" w:after="0" w:afterAutospacing="0" w:line="368" w:lineRule="atLeast"/>
        <w:ind w:firstLineChars="200" w:firstLine="420"/>
        <w:jc w:val="both"/>
        <w:rPr>
          <w:del w:id="140" w:author="guocf" w:date="2025-04-15T16:25:00Z"/>
          <w:rFonts w:ascii="Segoe UI" w:hAnsi="Segoe UI" w:cs="Segoe UI"/>
          <w:b/>
          <w:bCs/>
          <w:sz w:val="21"/>
          <w:szCs w:val="21"/>
        </w:rPr>
      </w:pPr>
      <w:r>
        <w:rPr>
          <w:rFonts w:ascii="Segoe UI" w:hAnsi="Segoe UI" w:cs="Segoe UI"/>
          <w:sz w:val="21"/>
          <w:szCs w:val="21"/>
        </w:rPr>
        <w:t>2012</w:t>
      </w:r>
      <w:r>
        <w:rPr>
          <w:rFonts w:ascii="Segoe UI" w:hAnsi="Segoe UI" w:cs="Segoe UI"/>
          <w:sz w:val="21"/>
          <w:szCs w:val="21"/>
        </w:rPr>
        <w:t>年</w:t>
      </w:r>
      <w:del w:id="141" w:author="guocf" w:date="2025-04-15T16:25:00Z">
        <w:r w:rsidDel="001905A0">
          <w:rPr>
            <w:rFonts w:ascii="Segoe UI" w:hAnsi="Segoe UI" w:cs="Segoe UI"/>
            <w:sz w:val="21"/>
            <w:szCs w:val="21"/>
          </w:rPr>
          <w:delText>，派拓网络</w:delText>
        </w:r>
      </w:del>
      <w:r>
        <w:rPr>
          <w:rFonts w:ascii="Segoe UI" w:hAnsi="Segoe UI" w:cs="Segoe UI"/>
          <w:sz w:val="21"/>
          <w:szCs w:val="21"/>
        </w:rPr>
        <w:t>成功上市</w:t>
      </w:r>
      <w:ins w:id="142" w:author="guocf" w:date="2025-04-15T16:25:00Z">
        <w:r w:rsidR="001905A0">
          <w:rPr>
            <w:rFonts w:ascii="Segoe UI" w:hAnsi="Segoe UI" w:cs="Segoe UI" w:hint="eastAsia"/>
            <w:sz w:val="21"/>
            <w:szCs w:val="21"/>
          </w:rPr>
          <w:t>后</w:t>
        </w:r>
      </w:ins>
      <w:r>
        <w:rPr>
          <w:rFonts w:ascii="Segoe UI" w:hAnsi="Segoe UI" w:cs="Segoe UI"/>
          <w:sz w:val="21"/>
          <w:szCs w:val="21"/>
        </w:rPr>
        <w:t>，</w:t>
      </w:r>
      <w:del w:id="143" w:author="guocf" w:date="2025-04-15T16:25:00Z">
        <w:r w:rsidDel="001905A0">
          <w:rPr>
            <w:rFonts w:ascii="Segoe UI" w:hAnsi="Segoe UI" w:cs="Segoe UI"/>
            <w:sz w:val="21"/>
            <w:szCs w:val="21"/>
          </w:rPr>
          <w:delText>获得了充足的资金支持。此后，</w:delText>
        </w:r>
      </w:del>
      <w:ins w:id="144" w:author="guocf" w:date="2025-04-15T17:14:00Z">
        <w:r w:rsidR="0005318A">
          <w:rPr>
            <w:rFonts w:ascii="Segoe UI" w:hAnsi="Segoe UI" w:cs="Segoe UI" w:hint="eastAsia"/>
            <w:sz w:val="21"/>
            <w:szCs w:val="21"/>
          </w:rPr>
          <w:t>派拓网络</w:t>
        </w:r>
      </w:ins>
      <w:del w:id="145" w:author="guocf" w:date="2025-04-15T17:14:00Z">
        <w:r w:rsidDel="0005318A">
          <w:rPr>
            <w:rFonts w:ascii="Segoe UI" w:hAnsi="Segoe UI" w:cs="Segoe UI"/>
            <w:sz w:val="21"/>
            <w:szCs w:val="21"/>
          </w:rPr>
          <w:delText>公司</w:delText>
        </w:r>
      </w:del>
      <w:r>
        <w:rPr>
          <w:rFonts w:ascii="Segoe UI" w:hAnsi="Segoe UI" w:cs="Segoe UI"/>
          <w:sz w:val="21"/>
          <w:szCs w:val="21"/>
        </w:rPr>
        <w:t>开始了一系列的收购活动，旨在快速扩展其产品线和服务范围。这些收购涵盖了云安全、端点安全、威胁情报等多个领域，使得派拓网络能够为客户提供更加全面和高效的网络安全解决方案。</w:t>
      </w:r>
      <w:ins w:id="146" w:author="guocf" w:date="2025-04-15T17:15:00Z">
        <w:r w:rsidR="0005318A">
          <w:rPr>
            <w:rFonts w:ascii="Segoe UI" w:hAnsi="Segoe UI" w:cs="Segoe UI" w:hint="eastAsia"/>
            <w:sz w:val="21"/>
            <w:szCs w:val="21"/>
          </w:rPr>
          <w:t>其中，</w:t>
        </w:r>
      </w:ins>
    </w:p>
    <w:p w:rsidR="005F2AF9" w:rsidRDefault="003255B4" w:rsidP="001905A0">
      <w:pPr>
        <w:pStyle w:val="a7"/>
        <w:shd w:val="clear" w:color="auto" w:fill="FFFFFF"/>
        <w:spacing w:before="0" w:beforeAutospacing="0" w:after="0" w:afterAutospacing="0" w:line="368" w:lineRule="atLeast"/>
        <w:ind w:firstLineChars="200" w:firstLine="420"/>
        <w:jc w:val="both"/>
        <w:rPr>
          <w:rFonts w:ascii="Segoe UI" w:hAnsi="Segoe UI" w:cs="Segoe UI"/>
          <w:sz w:val="21"/>
          <w:szCs w:val="21"/>
        </w:rPr>
      </w:pPr>
      <w:del w:id="147" w:author="guocf" w:date="2025-04-15T16:25:00Z">
        <w:r w:rsidDel="001905A0">
          <w:rPr>
            <w:rFonts w:ascii="Segoe UI" w:hAnsi="Segoe UI" w:cs="Segoe UI"/>
            <w:sz w:val="21"/>
            <w:szCs w:val="21"/>
          </w:rPr>
          <w:delText>在快速扩张期，派拓网络</w:delText>
        </w:r>
      </w:del>
      <w:del w:id="148" w:author="guocf" w:date="2025-04-02T09:22:00Z">
        <w:r w:rsidDel="0084590D">
          <w:rPr>
            <w:rFonts w:ascii="Segoe UI" w:hAnsi="Segoe UI" w:cs="Segoe UI"/>
            <w:sz w:val="21"/>
            <w:szCs w:val="21"/>
          </w:rPr>
          <w:delText>进行</w:delText>
        </w:r>
      </w:del>
      <w:del w:id="149" w:author="guocf" w:date="2025-04-15T16:23:00Z">
        <w:r w:rsidDel="001905A0">
          <w:rPr>
            <w:rFonts w:ascii="Segoe UI" w:hAnsi="Segoe UI" w:cs="Segoe UI"/>
            <w:sz w:val="21"/>
            <w:szCs w:val="21"/>
          </w:rPr>
          <w:delText>了</w:delText>
        </w:r>
        <w:r w:rsidDel="001905A0">
          <w:rPr>
            <w:rFonts w:ascii="Segoe UI" w:hAnsi="Segoe UI" w:cs="Segoe UI" w:hint="eastAsia"/>
            <w:sz w:val="21"/>
            <w:szCs w:val="21"/>
          </w:rPr>
          <w:delText>1</w:delText>
        </w:r>
        <w:r w:rsidDel="001905A0">
          <w:rPr>
            <w:rFonts w:ascii="Segoe UI" w:hAnsi="Segoe UI" w:cs="Segoe UI"/>
            <w:sz w:val="21"/>
            <w:szCs w:val="21"/>
          </w:rPr>
          <w:delText>1</w:delText>
        </w:r>
      </w:del>
      <w:del w:id="150" w:author="guocf" w:date="2025-04-01T15:21:00Z">
        <w:r>
          <w:rPr>
            <w:rFonts w:ascii="Segoe UI" w:hAnsi="Segoe UI" w:cs="Segoe UI"/>
            <w:sz w:val="21"/>
            <w:szCs w:val="21"/>
          </w:rPr>
          <w:delText>+</w:delText>
        </w:r>
      </w:del>
      <w:del w:id="151" w:author="guocf" w:date="2025-04-15T16:23:00Z">
        <w:r w:rsidDel="001905A0">
          <w:rPr>
            <w:rFonts w:ascii="Segoe UI" w:hAnsi="Segoe UI" w:cs="Segoe UI"/>
            <w:sz w:val="21"/>
            <w:szCs w:val="21"/>
          </w:rPr>
          <w:delText>项</w:delText>
        </w:r>
      </w:del>
      <w:del w:id="152" w:author="guocf" w:date="2025-04-02T09:22:00Z">
        <w:r w:rsidDel="0084590D">
          <w:rPr>
            <w:rFonts w:ascii="Segoe UI" w:hAnsi="Segoe UI" w:cs="Segoe UI"/>
            <w:sz w:val="21"/>
            <w:szCs w:val="21"/>
          </w:rPr>
          <w:delText>关键</w:delText>
        </w:r>
      </w:del>
      <w:del w:id="153" w:author="guocf" w:date="2025-04-02T09:23:00Z">
        <w:r w:rsidDel="0084590D">
          <w:rPr>
            <w:rFonts w:ascii="Segoe UI" w:hAnsi="Segoe UI" w:cs="Segoe UI"/>
            <w:sz w:val="21"/>
            <w:szCs w:val="21"/>
          </w:rPr>
          <w:delText>收购</w:delText>
        </w:r>
      </w:del>
      <w:del w:id="154" w:author="guocf" w:date="2025-04-15T16:25:00Z">
        <w:r w:rsidDel="001905A0">
          <w:rPr>
            <w:rFonts w:ascii="Segoe UI" w:hAnsi="Segoe UI" w:cs="Segoe UI"/>
            <w:sz w:val="21"/>
            <w:szCs w:val="21"/>
          </w:rPr>
          <w:delText>。公司</w:delText>
        </w:r>
      </w:del>
      <w:r>
        <w:rPr>
          <w:rFonts w:ascii="Segoe UI" w:hAnsi="Segoe UI" w:cs="Segoe UI"/>
          <w:sz w:val="21"/>
          <w:szCs w:val="21"/>
        </w:rPr>
        <w:t>收购了</w:t>
      </w:r>
      <w:r>
        <w:rPr>
          <w:rFonts w:ascii="Segoe UI" w:hAnsi="Segoe UI" w:cs="Segoe UI"/>
          <w:sz w:val="21"/>
          <w:szCs w:val="21"/>
        </w:rPr>
        <w:t>CloudGenix</w:t>
      </w:r>
      <w:r>
        <w:rPr>
          <w:rFonts w:ascii="Segoe UI" w:hAnsi="Segoe UI" w:cs="Segoe UI"/>
          <w:sz w:val="21"/>
          <w:szCs w:val="21"/>
        </w:rPr>
        <w:t>，加强了其在云安全领域的实力；收购了</w:t>
      </w:r>
      <w:r>
        <w:rPr>
          <w:rFonts w:ascii="Segoe UI" w:hAnsi="Segoe UI" w:cs="Segoe UI"/>
          <w:sz w:val="21"/>
          <w:szCs w:val="21"/>
        </w:rPr>
        <w:t>Demisto</w:t>
      </w:r>
      <w:r>
        <w:rPr>
          <w:rFonts w:ascii="Segoe UI" w:hAnsi="Segoe UI" w:cs="Segoe UI"/>
          <w:sz w:val="21"/>
          <w:szCs w:val="21"/>
        </w:rPr>
        <w:t>，</w:t>
      </w:r>
      <w:r>
        <w:rPr>
          <w:rFonts w:hint="eastAsia"/>
          <w:color w:val="000000"/>
          <w:sz w:val="22"/>
        </w:rPr>
        <w:t>增强安全协调、自动化和响应 (SOAR) 能力，从而简化和自动化事件响应流程</w:t>
      </w:r>
      <w:r>
        <w:rPr>
          <w:rFonts w:ascii="Segoe UI" w:hAnsi="Segoe UI" w:cs="Segoe UI"/>
          <w:sz w:val="21"/>
          <w:szCs w:val="21"/>
        </w:rPr>
        <w:t>；</w:t>
      </w:r>
      <w:del w:id="155" w:author="guocf" w:date="2025-04-01T15:22:00Z">
        <w:r>
          <w:rPr>
            <w:rFonts w:ascii="Segoe UI" w:hAnsi="Segoe UI" w:cs="Segoe UI"/>
            <w:sz w:val="21"/>
            <w:szCs w:val="21"/>
          </w:rPr>
          <w:delText>还</w:delText>
        </w:r>
      </w:del>
      <w:r>
        <w:rPr>
          <w:rFonts w:ascii="Segoe UI" w:hAnsi="Segoe UI" w:cs="Segoe UI"/>
          <w:sz w:val="21"/>
          <w:szCs w:val="21"/>
        </w:rPr>
        <w:t>收购了</w:t>
      </w:r>
      <w:r>
        <w:rPr>
          <w:rFonts w:hint="eastAsia"/>
          <w:color w:val="000000"/>
          <w:sz w:val="22"/>
        </w:rPr>
        <w:t>Cortex Xpanse</w:t>
      </w:r>
      <w:r>
        <w:rPr>
          <w:rFonts w:ascii="Segoe UI" w:hAnsi="Segoe UI" w:cs="Segoe UI"/>
          <w:sz w:val="21"/>
          <w:szCs w:val="21"/>
        </w:rPr>
        <w:t>，</w:t>
      </w:r>
      <w:r>
        <w:rPr>
          <w:rFonts w:hint="eastAsia"/>
          <w:color w:val="000000"/>
          <w:sz w:val="22"/>
        </w:rPr>
        <w:t>增强攻击面管理和漏洞扫描功能</w:t>
      </w:r>
      <w:del w:id="156" w:author="guocf" w:date="2025-04-01T15:22:00Z">
        <w:r>
          <w:rPr>
            <w:rFonts w:hint="eastAsia"/>
            <w:color w:val="000000"/>
            <w:sz w:val="22"/>
          </w:rPr>
          <w:delText>，这些功能对于识别和保护互联网上暴露的资产至关重要</w:delText>
        </w:r>
      </w:del>
      <w:r>
        <w:rPr>
          <w:rFonts w:ascii="Segoe UI" w:hAnsi="Segoe UI" w:cs="Segoe UI"/>
          <w:sz w:val="21"/>
          <w:szCs w:val="21"/>
        </w:rPr>
        <w:t>。这些收购不仅丰富了派拓网络的产品线，还为其带来了先进的技术和人才。</w:t>
      </w:r>
    </w:p>
    <w:p w:rsidR="005F2AF9" w:rsidRDefault="003255B4">
      <w:pPr>
        <w:pStyle w:val="a7"/>
        <w:shd w:val="clear" w:color="auto" w:fill="FFFFFF"/>
        <w:spacing w:before="0" w:beforeAutospacing="0" w:after="0" w:afterAutospacing="0" w:line="368" w:lineRule="atLeast"/>
        <w:ind w:firstLineChars="200" w:firstLine="480"/>
        <w:jc w:val="center"/>
        <w:rPr>
          <w:rFonts w:ascii="Segoe UI" w:hAnsi="Segoe UI" w:cs="Segoe UI"/>
          <w:sz w:val="21"/>
          <w:szCs w:val="21"/>
        </w:rPr>
      </w:pPr>
      <w:r>
        <w:rPr>
          <w:noProof/>
        </w:rPr>
        <w:drawing>
          <wp:inline distT="0" distB="0" distL="0" distR="0" wp14:anchorId="6122296C" wp14:editId="769C0DC4">
            <wp:extent cx="4806315" cy="340741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809273" cy="3409524"/>
                    </a:xfrm>
                    <a:prstGeom prst="rect">
                      <a:avLst/>
                    </a:prstGeom>
                    <a:noFill/>
                    <a:ln>
                      <a:noFill/>
                    </a:ln>
                  </pic:spPr>
                </pic:pic>
              </a:graphicData>
            </a:graphic>
          </wp:inline>
        </w:drawing>
      </w:r>
    </w:p>
    <w:p w:rsidR="005F2AF9" w:rsidRDefault="003255B4">
      <w:pPr>
        <w:pStyle w:val="a7"/>
        <w:shd w:val="clear" w:color="auto" w:fill="FFFFFF"/>
        <w:spacing w:before="0" w:beforeAutospacing="0" w:after="0" w:afterAutospacing="0" w:line="368" w:lineRule="atLeast"/>
        <w:ind w:firstLineChars="200" w:firstLine="420"/>
        <w:jc w:val="center"/>
        <w:rPr>
          <w:ins w:id="157" w:author="guocf" w:date="2025-04-15T16:26:00Z"/>
          <w:rFonts w:ascii="Segoe UI" w:hAnsi="Segoe UI" w:cs="Segoe UI"/>
          <w:sz w:val="21"/>
          <w:szCs w:val="21"/>
        </w:rPr>
      </w:pPr>
      <w:r>
        <w:rPr>
          <w:rFonts w:ascii="Segoe UI" w:hAnsi="Segoe UI" w:cs="Segoe UI" w:hint="eastAsia"/>
          <w:sz w:val="21"/>
          <w:szCs w:val="21"/>
        </w:rPr>
        <w:t>表</w:t>
      </w:r>
      <w:r>
        <w:rPr>
          <w:rFonts w:ascii="Segoe UI" w:hAnsi="Segoe UI" w:cs="Segoe UI" w:hint="eastAsia"/>
          <w:sz w:val="21"/>
          <w:szCs w:val="21"/>
        </w:rPr>
        <w:t>1</w:t>
      </w:r>
      <w:r>
        <w:rPr>
          <w:rFonts w:ascii="Segoe UI" w:hAnsi="Segoe UI" w:cs="Segoe UI" w:hint="eastAsia"/>
          <w:sz w:val="21"/>
          <w:szCs w:val="21"/>
        </w:rPr>
        <w:t>：派拓网络在扩张期发生的主要收购</w:t>
      </w:r>
    </w:p>
    <w:p w:rsidR="00A33AFB" w:rsidRDefault="00A33AFB">
      <w:pPr>
        <w:pStyle w:val="3"/>
        <w:rPr>
          <w:ins w:id="158" w:author="guocf" w:date="2025-04-15T16:32:00Z"/>
        </w:rPr>
        <w:pPrChange w:id="159" w:author="guocf" w:date="2025-04-15T16:48:00Z">
          <w:pPr>
            <w:pStyle w:val="a7"/>
            <w:shd w:val="clear" w:color="auto" w:fill="FFFFFF"/>
            <w:spacing w:before="0" w:beforeAutospacing="0" w:after="0" w:afterAutospacing="0" w:line="368" w:lineRule="atLeast"/>
            <w:ind w:firstLineChars="200" w:firstLine="480"/>
            <w:jc w:val="both"/>
          </w:pPr>
        </w:pPrChange>
      </w:pPr>
      <w:ins w:id="160" w:author="guocf" w:date="2025-04-15T16:31:00Z">
        <w:r>
          <w:rPr>
            <w:rFonts w:hint="eastAsia"/>
          </w:rPr>
          <w:t>2</w:t>
        </w:r>
        <w:r>
          <w:rPr>
            <w:rFonts w:hint="eastAsia"/>
          </w:rPr>
          <w:t>、</w:t>
        </w:r>
      </w:ins>
      <w:ins w:id="161" w:author="guocf" w:date="2025-04-15T16:32:00Z">
        <w:r>
          <w:rPr>
            <w:rFonts w:hint="eastAsia"/>
          </w:rPr>
          <w:t>AI</w:t>
        </w:r>
        <w:r>
          <w:rPr>
            <w:rFonts w:hint="eastAsia"/>
          </w:rPr>
          <w:t>驱动阶段</w:t>
        </w:r>
      </w:ins>
      <w:ins w:id="162" w:author="guocf" w:date="2025-04-15T16:33:00Z">
        <w:r>
          <w:rPr>
            <w:rFonts w:hint="eastAsia"/>
          </w:rPr>
          <w:t>主要实施</w:t>
        </w:r>
        <w:r>
          <w:rPr>
            <w:rFonts w:hint="eastAsia"/>
          </w:rPr>
          <w:t>5</w:t>
        </w:r>
        <w:r>
          <w:rPr>
            <w:rFonts w:hint="eastAsia"/>
          </w:rPr>
          <w:t>项企业并购，增强</w:t>
        </w:r>
      </w:ins>
      <w:ins w:id="163" w:author="guocf" w:date="2025-04-15T16:34:00Z">
        <w:r>
          <w:rPr>
            <w:rFonts w:hint="eastAsia"/>
          </w:rPr>
          <w:t>云安全、</w:t>
        </w:r>
      </w:ins>
      <w:ins w:id="164" w:author="guocf" w:date="2025-04-15T16:36:00Z">
        <w:r w:rsidRPr="00A33AFB">
          <w:t xml:space="preserve">DevSecOps </w:t>
        </w:r>
        <w:r>
          <w:rPr>
            <w:rFonts w:hint="eastAsia"/>
          </w:rPr>
          <w:t>、数据安全以及</w:t>
        </w:r>
        <w:r>
          <w:rPr>
            <w:rFonts w:hint="eastAsia"/>
          </w:rPr>
          <w:t>AI</w:t>
        </w:r>
      </w:ins>
      <w:ins w:id="165" w:author="guocf" w:date="2025-04-15T16:37:00Z">
        <w:r>
          <w:rPr>
            <w:rFonts w:hint="eastAsia"/>
          </w:rPr>
          <w:t>驱动能力</w:t>
        </w:r>
      </w:ins>
    </w:p>
    <w:p w:rsidR="00A33AFB" w:rsidRDefault="004D0714" w:rsidP="00A33AFB">
      <w:pPr>
        <w:pStyle w:val="a7"/>
        <w:shd w:val="clear" w:color="auto" w:fill="FFFFFF"/>
        <w:spacing w:before="0" w:beforeAutospacing="0" w:after="0" w:afterAutospacing="0" w:line="368" w:lineRule="atLeast"/>
        <w:ind w:firstLineChars="200" w:firstLine="420"/>
        <w:jc w:val="both"/>
        <w:rPr>
          <w:moveTo w:id="166" w:author="guocf" w:date="2025-04-15T16:31:00Z"/>
          <w:rFonts w:ascii="Segoe UI" w:hAnsi="Segoe UI" w:cs="Segoe UI"/>
          <w:sz w:val="21"/>
          <w:szCs w:val="21"/>
        </w:rPr>
      </w:pPr>
      <w:ins w:id="167" w:author="guocf" w:date="2025-04-16T09:02:00Z">
        <w:r>
          <w:rPr>
            <w:rFonts w:ascii="Segoe UI" w:hAnsi="Segoe UI" w:cs="Segoe UI" w:hint="eastAsia"/>
            <w:sz w:val="21"/>
            <w:szCs w:val="21"/>
          </w:rPr>
          <w:t>2</w:t>
        </w:r>
        <w:r>
          <w:rPr>
            <w:rFonts w:ascii="Segoe UI" w:hAnsi="Segoe UI" w:cs="Segoe UI"/>
            <w:sz w:val="21"/>
            <w:szCs w:val="21"/>
          </w:rPr>
          <w:t>021</w:t>
        </w:r>
        <w:r>
          <w:rPr>
            <w:rFonts w:ascii="Segoe UI" w:hAnsi="Segoe UI" w:cs="Segoe UI" w:hint="eastAsia"/>
            <w:sz w:val="21"/>
            <w:szCs w:val="21"/>
          </w:rPr>
          <w:t>年，</w:t>
        </w:r>
      </w:ins>
      <w:ins w:id="168" w:author="guocf" w:date="2025-04-15T17:17:00Z">
        <w:r w:rsidR="0005318A">
          <w:rPr>
            <w:rFonts w:ascii="Segoe UI" w:hAnsi="Segoe UI" w:cs="Segoe UI" w:hint="eastAsia"/>
            <w:sz w:val="21"/>
            <w:szCs w:val="21"/>
          </w:rPr>
          <w:t>收购</w:t>
        </w:r>
      </w:ins>
      <w:ins w:id="169" w:author="guocf" w:date="2025-04-15T17:18:00Z">
        <w:r w:rsidR="0005318A" w:rsidRPr="0005318A">
          <w:rPr>
            <w:rFonts w:ascii="Segoe UI" w:hAnsi="Segoe UI" w:cs="Segoe UI"/>
            <w:sz w:val="21"/>
            <w:szCs w:val="21"/>
          </w:rPr>
          <w:t>Bridgecrew</w:t>
        </w:r>
        <w:r>
          <w:rPr>
            <w:rFonts w:ascii="Segoe UI" w:hAnsi="Segoe UI" w:cs="Segoe UI" w:hint="eastAsia"/>
            <w:sz w:val="21"/>
            <w:szCs w:val="21"/>
          </w:rPr>
          <w:t>，加强云安全产品</w:t>
        </w:r>
      </w:ins>
      <w:ins w:id="170" w:author="guocf" w:date="2025-04-16T09:03:00Z">
        <w:r>
          <w:rPr>
            <w:rFonts w:ascii="Segoe UI" w:hAnsi="Segoe UI" w:cs="Segoe UI" w:hint="eastAsia"/>
            <w:sz w:val="21"/>
            <w:szCs w:val="21"/>
          </w:rPr>
          <w:t>。</w:t>
        </w:r>
      </w:ins>
      <w:ins w:id="171" w:author="guocf" w:date="2025-04-16T09:02:00Z">
        <w:r>
          <w:rPr>
            <w:rFonts w:ascii="Segoe UI" w:hAnsi="Segoe UI" w:cs="Segoe UI" w:hint="eastAsia"/>
            <w:sz w:val="21"/>
            <w:szCs w:val="21"/>
          </w:rPr>
          <w:t>2</w:t>
        </w:r>
        <w:r>
          <w:rPr>
            <w:rFonts w:ascii="Segoe UI" w:hAnsi="Segoe UI" w:cs="Segoe UI"/>
            <w:sz w:val="21"/>
            <w:szCs w:val="21"/>
          </w:rPr>
          <w:t>023</w:t>
        </w:r>
        <w:r>
          <w:rPr>
            <w:rFonts w:ascii="Segoe UI" w:hAnsi="Segoe UI" w:cs="Segoe UI" w:hint="eastAsia"/>
            <w:sz w:val="21"/>
            <w:szCs w:val="21"/>
          </w:rPr>
          <w:t>年</w:t>
        </w:r>
      </w:ins>
      <w:ins w:id="172" w:author="guocf" w:date="2025-04-16T09:03:00Z">
        <w:r>
          <w:rPr>
            <w:rFonts w:ascii="Segoe UI" w:hAnsi="Segoe UI" w:cs="Segoe UI" w:hint="eastAsia"/>
            <w:sz w:val="21"/>
            <w:szCs w:val="21"/>
          </w:rPr>
          <w:t>，</w:t>
        </w:r>
      </w:ins>
      <w:ins w:id="173" w:author="guocf" w:date="2025-04-15T17:18:00Z">
        <w:r w:rsidR="0005318A">
          <w:rPr>
            <w:rFonts w:ascii="Segoe UI" w:hAnsi="Segoe UI" w:cs="Segoe UI" w:hint="eastAsia"/>
            <w:sz w:val="21"/>
            <w:szCs w:val="21"/>
          </w:rPr>
          <w:t>收购</w:t>
        </w:r>
      </w:ins>
      <w:ins w:id="174" w:author="guocf" w:date="2025-04-15T17:19:00Z">
        <w:r w:rsidR="0005318A" w:rsidRPr="0005318A">
          <w:rPr>
            <w:rFonts w:ascii="Segoe UI" w:hAnsi="Segoe UI" w:cs="Segoe UI"/>
            <w:sz w:val="21"/>
            <w:szCs w:val="21"/>
          </w:rPr>
          <w:t>Dig Security</w:t>
        </w:r>
        <w:r>
          <w:rPr>
            <w:rFonts w:ascii="Segoe UI" w:hAnsi="Segoe UI" w:cs="Segoe UI" w:hint="eastAsia"/>
            <w:sz w:val="21"/>
            <w:szCs w:val="21"/>
          </w:rPr>
          <w:t>，增强数据安全能力</w:t>
        </w:r>
      </w:ins>
      <w:ins w:id="175" w:author="guocf" w:date="2025-04-16T09:04:00Z">
        <w:r>
          <w:rPr>
            <w:rFonts w:ascii="Segoe UI" w:hAnsi="Segoe UI" w:cs="Segoe UI" w:hint="eastAsia"/>
            <w:sz w:val="21"/>
            <w:szCs w:val="21"/>
          </w:rPr>
          <w:t>；</w:t>
        </w:r>
      </w:ins>
      <w:ins w:id="176" w:author="guocf" w:date="2025-04-15T17:20:00Z">
        <w:r w:rsidR="0005318A">
          <w:rPr>
            <w:rFonts w:ascii="Segoe UI" w:hAnsi="Segoe UI" w:cs="Segoe UI" w:hint="eastAsia"/>
            <w:sz w:val="21"/>
            <w:szCs w:val="21"/>
          </w:rPr>
          <w:t>收购</w:t>
        </w:r>
        <w:r w:rsidR="0005318A" w:rsidRPr="0005318A">
          <w:rPr>
            <w:rFonts w:ascii="Segoe UI" w:hAnsi="Segoe UI" w:cs="Segoe UI"/>
            <w:sz w:val="21"/>
            <w:szCs w:val="21"/>
          </w:rPr>
          <w:t>Talon Cyber Security</w:t>
        </w:r>
        <w:r w:rsidR="009737DF">
          <w:rPr>
            <w:rFonts w:ascii="Segoe UI" w:hAnsi="Segoe UI" w:cs="Segoe UI" w:hint="eastAsia"/>
            <w:sz w:val="21"/>
            <w:szCs w:val="21"/>
          </w:rPr>
          <w:t>，增强企业浏览器安全</w:t>
        </w:r>
        <w:r w:rsidR="0005318A">
          <w:rPr>
            <w:rFonts w:ascii="Segoe UI" w:hAnsi="Segoe UI" w:cs="Segoe UI" w:hint="eastAsia"/>
            <w:sz w:val="21"/>
            <w:szCs w:val="21"/>
          </w:rPr>
          <w:t>产品</w:t>
        </w:r>
      </w:ins>
      <w:ins w:id="177" w:author="guocf" w:date="2025-04-15T17:21:00Z">
        <w:r w:rsidR="0005318A">
          <w:rPr>
            <w:rFonts w:ascii="Segoe UI" w:hAnsi="Segoe UI" w:cs="Segoe UI" w:hint="eastAsia"/>
            <w:sz w:val="21"/>
            <w:szCs w:val="21"/>
          </w:rPr>
          <w:t>。</w:t>
        </w:r>
      </w:ins>
      <w:moveToRangeStart w:id="178" w:author="guocf" w:date="2025-04-15T16:31:00Z" w:name="move195627135"/>
      <w:moveTo w:id="179" w:author="guocf" w:date="2025-04-15T16:31:00Z">
        <w:r w:rsidR="00A33AFB">
          <w:rPr>
            <w:rFonts w:ascii="Segoe UI" w:hAnsi="Segoe UI" w:cs="Segoe UI"/>
            <w:sz w:val="21"/>
            <w:szCs w:val="21"/>
          </w:rPr>
          <w:t>2024</w:t>
        </w:r>
        <w:r w:rsidR="00A33AFB">
          <w:rPr>
            <w:rFonts w:ascii="Segoe UI" w:hAnsi="Segoe UI" w:cs="Segoe UI"/>
            <w:sz w:val="21"/>
            <w:szCs w:val="21"/>
          </w:rPr>
          <w:t>年，</w:t>
        </w:r>
        <w:del w:id="180" w:author="guocf" w:date="2025-04-16T09:04:00Z">
          <w:r w:rsidR="00A33AFB" w:rsidDel="004D0714">
            <w:rPr>
              <w:rFonts w:ascii="Segoe UI" w:hAnsi="Segoe UI" w:cs="Segoe UI"/>
              <w:sz w:val="21"/>
              <w:szCs w:val="21"/>
            </w:rPr>
            <w:delText>派拓网络</w:delText>
          </w:r>
        </w:del>
        <w:r w:rsidR="00A33AFB">
          <w:rPr>
            <w:rFonts w:ascii="Segoe UI" w:hAnsi="Segoe UI" w:cs="Segoe UI"/>
            <w:sz w:val="21"/>
            <w:szCs w:val="21"/>
          </w:rPr>
          <w:t>完成</w:t>
        </w:r>
        <w:del w:id="181" w:author="guocf" w:date="2025-04-16T09:04:00Z">
          <w:r w:rsidR="00A33AFB" w:rsidDel="004D0714">
            <w:rPr>
              <w:rFonts w:ascii="Segoe UI" w:hAnsi="Segoe UI" w:cs="Segoe UI"/>
              <w:sz w:val="21"/>
              <w:szCs w:val="21"/>
            </w:rPr>
            <w:delText>了</w:delText>
          </w:r>
        </w:del>
        <w:r w:rsidR="00A33AFB">
          <w:rPr>
            <w:rFonts w:ascii="Segoe UI" w:hAnsi="Segoe UI" w:cs="Segoe UI"/>
            <w:sz w:val="21"/>
            <w:szCs w:val="21"/>
          </w:rPr>
          <w:t>对</w:t>
        </w:r>
        <w:r w:rsidR="00A33AFB">
          <w:rPr>
            <w:rFonts w:ascii="Segoe UI" w:hAnsi="Segoe UI" w:cs="Segoe UI"/>
            <w:sz w:val="21"/>
            <w:szCs w:val="21"/>
          </w:rPr>
          <w:t>IBM QRadar SaaS</w:t>
        </w:r>
        <w:r w:rsidR="00A33AFB">
          <w:rPr>
            <w:rFonts w:ascii="Segoe UI" w:hAnsi="Segoe UI" w:cs="Segoe UI"/>
            <w:sz w:val="21"/>
            <w:szCs w:val="21"/>
          </w:rPr>
          <w:t>资产的收购</w:t>
        </w:r>
      </w:moveTo>
      <w:ins w:id="182" w:author="guocf" w:date="2025-04-16T09:04:00Z">
        <w:r>
          <w:rPr>
            <w:rFonts w:ascii="Segoe UI" w:hAnsi="Segoe UI" w:cs="Segoe UI" w:hint="eastAsia"/>
            <w:sz w:val="21"/>
            <w:szCs w:val="21"/>
          </w:rPr>
          <w:t>，</w:t>
        </w:r>
      </w:ins>
      <w:moveTo w:id="183" w:author="guocf" w:date="2025-04-15T16:31:00Z">
        <w:del w:id="184" w:author="guocf" w:date="2025-04-16T09:04:00Z">
          <w:r w:rsidR="00A33AFB" w:rsidDel="004D0714">
            <w:rPr>
              <w:rFonts w:ascii="Segoe UI" w:hAnsi="Segoe UI" w:cs="Segoe UI"/>
              <w:sz w:val="21"/>
              <w:szCs w:val="21"/>
            </w:rPr>
            <w:delText>。</w:delText>
          </w:r>
        </w:del>
        <w:del w:id="185" w:author="guocf" w:date="2025-04-16T10:56:00Z">
          <w:r w:rsidR="00A33AFB" w:rsidDel="009737DF">
            <w:rPr>
              <w:rFonts w:ascii="Segoe UI" w:hAnsi="Segoe UI" w:cs="Segoe UI"/>
              <w:sz w:val="21"/>
              <w:szCs w:val="21"/>
            </w:rPr>
            <w:delText>这次收购</w:delText>
          </w:r>
        </w:del>
        <w:r w:rsidR="00A33AFB">
          <w:rPr>
            <w:rFonts w:ascii="Segoe UI" w:hAnsi="Segoe UI" w:cs="Segoe UI"/>
            <w:sz w:val="21"/>
            <w:szCs w:val="21"/>
          </w:rPr>
          <w:t>将</w:t>
        </w:r>
        <w:r w:rsidR="00A33AFB">
          <w:rPr>
            <w:rFonts w:ascii="Segoe UI" w:hAnsi="Segoe UI" w:cs="Segoe UI"/>
            <w:sz w:val="21"/>
            <w:szCs w:val="21"/>
          </w:rPr>
          <w:t>SIEM</w:t>
        </w:r>
        <w:r w:rsidR="00A33AFB">
          <w:rPr>
            <w:rFonts w:ascii="Segoe UI" w:hAnsi="Segoe UI" w:cs="Segoe UI"/>
            <w:sz w:val="21"/>
            <w:szCs w:val="21"/>
          </w:rPr>
          <w:t>（安全信息与事件管理）能力融入到</w:t>
        </w:r>
        <w:r w:rsidR="00A33AFB">
          <w:rPr>
            <w:rFonts w:ascii="Segoe UI" w:hAnsi="Segoe UI" w:cs="Segoe UI"/>
            <w:sz w:val="21"/>
            <w:szCs w:val="21"/>
          </w:rPr>
          <w:t>Cortex XSIAM</w:t>
        </w:r>
        <w:r w:rsidR="00A33AFB">
          <w:rPr>
            <w:rFonts w:ascii="Segoe UI" w:hAnsi="Segoe UI" w:cs="Segoe UI"/>
            <w:sz w:val="21"/>
            <w:szCs w:val="21"/>
          </w:rPr>
          <w:t>平台中，进一步强化了安全运营的自动化水平。这一举措不仅提升了派拓网络的技术实力，还为其在全球网络安全市场中赢得了更多的竞争优势。</w:t>
        </w:r>
      </w:moveTo>
    </w:p>
    <w:p w:rsidR="00A33AFB" w:rsidRDefault="00A33AFB" w:rsidP="00A33AFB">
      <w:pPr>
        <w:pStyle w:val="a7"/>
        <w:shd w:val="clear" w:color="auto" w:fill="FFFFFF"/>
        <w:spacing w:before="0" w:beforeAutospacing="0" w:after="0" w:afterAutospacing="0" w:line="368" w:lineRule="atLeast"/>
        <w:ind w:firstLineChars="200" w:firstLine="480"/>
        <w:rPr>
          <w:moveTo w:id="186" w:author="guocf" w:date="2025-04-15T16:31:00Z"/>
          <w:rFonts w:ascii="Segoe UI" w:hAnsi="Segoe UI" w:cs="Segoe UI"/>
          <w:sz w:val="21"/>
          <w:szCs w:val="21"/>
        </w:rPr>
      </w:pPr>
      <w:moveTo w:id="187" w:author="guocf" w:date="2025-04-15T16:31:00Z">
        <w:r>
          <w:rPr>
            <w:noProof/>
          </w:rPr>
          <w:lastRenderedPageBreak/>
          <w:drawing>
            <wp:inline distT="0" distB="0" distL="0" distR="0" wp14:anchorId="2C964E1C" wp14:editId="1D3F5BF2">
              <wp:extent cx="4896485" cy="18364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906138" cy="1840306"/>
                      </a:xfrm>
                      <a:prstGeom prst="rect">
                        <a:avLst/>
                      </a:prstGeom>
                      <a:noFill/>
                      <a:ln>
                        <a:noFill/>
                      </a:ln>
                    </pic:spPr>
                  </pic:pic>
                </a:graphicData>
              </a:graphic>
            </wp:inline>
          </w:drawing>
        </w:r>
      </w:moveTo>
    </w:p>
    <w:p w:rsidR="00A33AFB" w:rsidRDefault="00A33AFB" w:rsidP="00A33AFB">
      <w:pPr>
        <w:pStyle w:val="a7"/>
        <w:shd w:val="clear" w:color="auto" w:fill="FFFFFF"/>
        <w:spacing w:before="0" w:beforeAutospacing="0" w:after="0" w:afterAutospacing="0" w:line="368" w:lineRule="atLeast"/>
        <w:ind w:firstLineChars="200" w:firstLine="420"/>
        <w:jc w:val="center"/>
        <w:rPr>
          <w:ins w:id="188" w:author="guocf" w:date="2025-04-16T09:52:00Z"/>
          <w:rFonts w:ascii="Segoe UI" w:hAnsi="Segoe UI" w:cs="Segoe UI"/>
          <w:sz w:val="21"/>
          <w:szCs w:val="21"/>
        </w:rPr>
      </w:pPr>
      <w:moveTo w:id="189" w:author="guocf" w:date="2025-04-15T16:31:00Z">
        <w:r>
          <w:rPr>
            <w:rFonts w:ascii="Segoe UI" w:hAnsi="Segoe UI" w:cs="Segoe UI" w:hint="eastAsia"/>
            <w:sz w:val="21"/>
            <w:szCs w:val="21"/>
          </w:rPr>
          <w:t>表</w:t>
        </w:r>
        <w:r>
          <w:rPr>
            <w:rFonts w:ascii="Segoe UI" w:hAnsi="Segoe UI" w:cs="Segoe UI"/>
            <w:sz w:val="21"/>
            <w:szCs w:val="21"/>
          </w:rPr>
          <w:t>2</w:t>
        </w:r>
        <w:r>
          <w:rPr>
            <w:rFonts w:ascii="Segoe UI" w:hAnsi="Segoe UI" w:cs="Segoe UI" w:hint="eastAsia"/>
            <w:sz w:val="21"/>
            <w:szCs w:val="21"/>
          </w:rPr>
          <w:t>：派拓网络在</w:t>
        </w:r>
        <w:r>
          <w:rPr>
            <w:rFonts w:ascii="Segoe UI" w:hAnsi="Segoe UI" w:cs="Segoe UI" w:hint="eastAsia"/>
            <w:sz w:val="21"/>
            <w:szCs w:val="21"/>
          </w:rPr>
          <w:t>2</w:t>
        </w:r>
        <w:r>
          <w:rPr>
            <w:rFonts w:ascii="Segoe UI" w:hAnsi="Segoe UI" w:cs="Segoe UI"/>
            <w:sz w:val="21"/>
            <w:szCs w:val="21"/>
          </w:rPr>
          <w:t>021</w:t>
        </w:r>
        <w:r>
          <w:rPr>
            <w:rFonts w:ascii="Segoe UI" w:hAnsi="Segoe UI" w:cs="Segoe UI" w:hint="eastAsia"/>
            <w:sz w:val="21"/>
            <w:szCs w:val="21"/>
          </w:rPr>
          <w:t>年后发生的主要收购</w:t>
        </w:r>
      </w:moveTo>
    </w:p>
    <w:p w:rsidR="00592BEE" w:rsidRPr="00795D65" w:rsidRDefault="00592BEE" w:rsidP="00795D65">
      <w:pPr>
        <w:widowControl/>
        <w:shd w:val="clear" w:color="auto" w:fill="FFFFFF"/>
        <w:spacing w:line="368" w:lineRule="atLeast"/>
        <w:ind w:left="420" w:firstLineChars="200" w:firstLine="420"/>
        <w:jc w:val="left"/>
        <w:textAlignment w:val="baseline"/>
        <w:rPr>
          <w:moveTo w:id="190" w:author="guocf" w:date="2025-04-15T16:31:00Z"/>
          <w:rFonts w:ascii="Segoe UI" w:hAnsi="Segoe UI" w:cs="Segoe UI" w:hint="eastAsia"/>
          <w:szCs w:val="21"/>
        </w:rPr>
        <w:pPrChange w:id="191" w:author="guocf" w:date="2025-04-16T10:03:00Z">
          <w:pPr>
            <w:pStyle w:val="a7"/>
            <w:shd w:val="clear" w:color="auto" w:fill="FFFFFF"/>
            <w:spacing w:before="0" w:beforeAutospacing="0" w:after="0" w:afterAutospacing="0" w:line="368" w:lineRule="atLeast"/>
            <w:ind w:firstLineChars="200" w:firstLine="480"/>
            <w:jc w:val="center"/>
          </w:pPr>
        </w:pPrChange>
      </w:pPr>
      <w:ins w:id="192" w:author="guocf" w:date="2025-04-16T09:52:00Z">
        <w:r w:rsidRPr="00795D65">
          <w:rPr>
            <w:rFonts w:ascii="Segoe UI" w:hAnsi="Segoe UI" w:cs="Segoe UI"/>
            <w:szCs w:val="21"/>
            <w:rPrChange w:id="193" w:author="guocf" w:date="2025-04-16T10:03:00Z">
              <w:rPr>
                <w:rFonts w:ascii="Segoe UI" w:hAnsi="Segoe UI" w:cs="Segoe UI"/>
                <w:shd w:val="clear" w:color="auto" w:fill="FFFFFF"/>
              </w:rPr>
            </w:rPrChange>
          </w:rPr>
          <w:t>收购其他安全企业为派拓网络带来了显著的技术整合、市场拓展、人才获取和创新能力提升等益处。通过这些收购，派拓网络不仅能够更好地应对网络安全市场的复杂需求，还能够进一步巩固其在全球网络安全市场的领先地位。</w:t>
        </w:r>
      </w:ins>
    </w:p>
    <w:moveToRangeEnd w:id="178"/>
    <w:p w:rsidR="00A33AFB" w:rsidRDefault="00504C3D">
      <w:pPr>
        <w:pStyle w:val="2"/>
        <w:pPrChange w:id="194" w:author="guocf" w:date="2025-04-15T16:42:00Z">
          <w:pPr>
            <w:pStyle w:val="a7"/>
            <w:shd w:val="clear" w:color="auto" w:fill="FFFFFF"/>
            <w:spacing w:before="0" w:beforeAutospacing="0" w:after="0" w:afterAutospacing="0" w:line="368" w:lineRule="atLeast"/>
            <w:ind w:firstLineChars="200" w:firstLine="480"/>
            <w:jc w:val="center"/>
          </w:pPr>
        </w:pPrChange>
      </w:pPr>
      <w:ins w:id="195" w:author="guocf" w:date="2025-04-15T16:39:00Z">
        <w:r>
          <w:rPr>
            <w:rFonts w:hint="eastAsia"/>
          </w:rPr>
          <w:t>（二）</w:t>
        </w:r>
      </w:ins>
      <w:ins w:id="196" w:author="guocf" w:date="2025-04-16T10:57:00Z">
        <w:r w:rsidR="00AE117A">
          <w:rPr>
            <w:rFonts w:hint="eastAsia"/>
          </w:rPr>
          <w:t>对</w:t>
        </w:r>
      </w:ins>
      <w:ins w:id="197" w:author="guocf" w:date="2025-04-15T16:40:00Z">
        <w:r>
          <w:rPr>
            <w:rFonts w:hint="eastAsia"/>
          </w:rPr>
          <w:t>收购技术及产品</w:t>
        </w:r>
      </w:ins>
      <w:ins w:id="198" w:author="guocf" w:date="2025-04-16T10:58:00Z">
        <w:r w:rsidR="00AE117A">
          <w:rPr>
            <w:rFonts w:hint="eastAsia"/>
          </w:rPr>
          <w:t>进行</w:t>
        </w:r>
      </w:ins>
      <w:ins w:id="199" w:author="guocf" w:date="2025-04-15T16:40:00Z">
        <w:r>
          <w:rPr>
            <w:rFonts w:hint="eastAsia"/>
          </w:rPr>
          <w:t>平台化整合</w:t>
        </w:r>
      </w:ins>
      <w:ins w:id="200" w:author="guocf" w:date="2025-04-15T16:41:00Z">
        <w:r>
          <w:rPr>
            <w:rFonts w:hint="eastAsia"/>
          </w:rPr>
          <w:t>，</w:t>
        </w:r>
      </w:ins>
      <w:ins w:id="201" w:author="guocf" w:date="2025-04-15T16:49:00Z">
        <w:r>
          <w:rPr>
            <w:rFonts w:hint="eastAsia"/>
          </w:rPr>
          <w:t>通过</w:t>
        </w:r>
        <w:r>
          <w:rPr>
            <w:rFonts w:hint="eastAsia"/>
          </w:rPr>
          <w:t>AI</w:t>
        </w:r>
        <w:r>
          <w:rPr>
            <w:rFonts w:hint="eastAsia"/>
          </w:rPr>
          <w:t>驱动，</w:t>
        </w:r>
      </w:ins>
      <w:ins w:id="202" w:author="guocf" w:date="2025-04-15T16:41:00Z">
        <w:r>
          <w:rPr>
            <w:rFonts w:hint="eastAsia"/>
          </w:rPr>
          <w:t>提升防护能力和客户体验</w:t>
        </w:r>
      </w:ins>
    </w:p>
    <w:p w:rsidR="005F2AF9" w:rsidDel="00504C3D" w:rsidRDefault="00AE117A">
      <w:pPr>
        <w:pStyle w:val="3"/>
        <w:rPr>
          <w:del w:id="203" w:author="guocf" w:date="2025-04-15T16:42:00Z"/>
          <w:rFonts w:eastAsia="宋体"/>
          <w:b w:val="0"/>
          <w:bCs w:val="0"/>
          <w:kern w:val="0"/>
        </w:rPr>
      </w:pPr>
      <w:ins w:id="204" w:author="guocf" w:date="2025-04-16T10:58:00Z">
        <w:r>
          <w:rPr>
            <w:rFonts w:hint="eastAsia"/>
          </w:rPr>
          <w:t>建立了网络安全、云安全</w:t>
        </w:r>
        <w:r>
          <w:rPr>
            <w:rFonts w:hint="eastAsia"/>
          </w:rPr>
          <w:t xml:space="preserve"> </w:t>
        </w:r>
        <w:r>
          <w:rPr>
            <w:rFonts w:hint="eastAsia"/>
          </w:rPr>
          <w:t>和安全运营三大平台，</w:t>
        </w:r>
        <w:r>
          <w:t>整合多源数据，</w:t>
        </w:r>
      </w:ins>
      <w:ins w:id="205" w:author="guocf" w:date="2025-04-16T10:59:00Z">
        <w:r>
          <w:t>将被收购企业的技术</w:t>
        </w:r>
        <w:r>
          <w:rPr>
            <w:rFonts w:hint="eastAsia"/>
          </w:rPr>
          <w:t>和产品</w:t>
        </w:r>
        <w:r>
          <w:t>整合到统一的安全平台中</w:t>
        </w:r>
        <w:r>
          <w:rPr>
            <w:rFonts w:hint="eastAsia"/>
          </w:rPr>
          <w:t>，</w:t>
        </w:r>
      </w:ins>
      <w:del w:id="206" w:author="guocf" w:date="2025-04-15T16:42:00Z">
        <w:r w:rsidR="003255B4" w:rsidDel="00504C3D">
          <w:rPr>
            <w:rFonts w:eastAsia="宋体"/>
            <w:b w:val="0"/>
            <w:bCs w:val="0"/>
            <w:kern w:val="0"/>
          </w:rPr>
          <w:delText xml:space="preserve">2. </w:delText>
        </w:r>
        <w:r w:rsidR="003255B4" w:rsidDel="00504C3D">
          <w:rPr>
            <w:rFonts w:eastAsia="宋体" w:hint="eastAsia"/>
            <w:b w:val="0"/>
            <w:bCs w:val="0"/>
            <w:kern w:val="0"/>
          </w:rPr>
          <w:delText>收购企业技术统一</w:delText>
        </w:r>
        <w:r w:rsidR="003255B4" w:rsidDel="00504C3D">
          <w:rPr>
            <w:rFonts w:eastAsia="宋体"/>
            <w:b w:val="0"/>
            <w:bCs w:val="0"/>
            <w:kern w:val="0"/>
          </w:rPr>
          <w:delText>平台化整合</w:delText>
        </w:r>
        <w:r w:rsidR="003255B4" w:rsidDel="00504C3D">
          <w:rPr>
            <w:rFonts w:eastAsia="宋体" w:hint="eastAsia"/>
            <w:b w:val="0"/>
            <w:bCs w:val="0"/>
            <w:kern w:val="0"/>
          </w:rPr>
          <w:delText>，提升客户体验</w:delText>
        </w:r>
      </w:del>
    </w:p>
    <w:p w:rsidR="00504C3D" w:rsidDel="00BB2C45" w:rsidRDefault="003255B4" w:rsidP="00AE117A">
      <w:pPr>
        <w:pStyle w:val="a7"/>
        <w:shd w:val="clear" w:color="auto" w:fill="FFFFFF"/>
        <w:spacing w:before="0" w:beforeAutospacing="0" w:after="0" w:afterAutospacing="0" w:line="368" w:lineRule="atLeast"/>
        <w:ind w:firstLineChars="200" w:firstLine="420"/>
        <w:jc w:val="both"/>
        <w:rPr>
          <w:del w:id="207" w:author="guocf" w:date="2025-04-15T16:53:00Z"/>
          <w:moveTo w:id="208" w:author="guocf" w:date="2025-04-15T16:43:00Z"/>
          <w:rFonts w:ascii="Segoe UI" w:hAnsi="Segoe UI" w:cs="Segoe UI"/>
          <w:sz w:val="21"/>
          <w:szCs w:val="21"/>
        </w:rPr>
        <w:pPrChange w:id="209" w:author="guocf" w:date="2025-04-16T10:59:00Z">
          <w:pPr>
            <w:pStyle w:val="a7"/>
            <w:shd w:val="clear" w:color="auto" w:fill="FFFFFF"/>
            <w:spacing w:before="0" w:beforeAutospacing="0" w:after="0" w:afterAutospacing="0" w:line="368" w:lineRule="atLeast"/>
            <w:ind w:firstLineChars="200" w:firstLine="420"/>
            <w:jc w:val="both"/>
          </w:pPr>
        </w:pPrChange>
      </w:pPr>
      <w:del w:id="210" w:author="guocf" w:date="2025-04-01T15:25:00Z">
        <w:r>
          <w:rPr>
            <w:rFonts w:ascii="Segoe UI" w:hAnsi="Segoe UI" w:cs="Segoe UI"/>
            <w:sz w:val="21"/>
            <w:szCs w:val="21"/>
          </w:rPr>
          <w:delText>派拓网络在</w:delText>
        </w:r>
      </w:del>
      <w:del w:id="211" w:author="guocf" w:date="2025-04-16T10:59:00Z">
        <w:r w:rsidDel="00AE117A">
          <w:rPr>
            <w:rFonts w:ascii="Segoe UI" w:hAnsi="Segoe UI" w:cs="Segoe UI"/>
            <w:sz w:val="21"/>
            <w:szCs w:val="21"/>
          </w:rPr>
          <w:delText>收购过程中，注重将被收购企业的技术整合到统一的安全平台中。</w:delText>
        </w:r>
      </w:del>
      <w:del w:id="212" w:author="guocf" w:date="2025-04-15T16:51:00Z">
        <w:r w:rsidDel="00BB2C45">
          <w:rPr>
            <w:rFonts w:ascii="Segoe UI" w:hAnsi="Segoe UI" w:cs="Segoe UI"/>
            <w:sz w:val="21"/>
            <w:szCs w:val="21"/>
          </w:rPr>
          <w:delText>通过平台化整合，</w:delText>
        </w:r>
      </w:del>
      <w:del w:id="213" w:author="guocf" w:date="2025-04-01T15:26:00Z">
        <w:r>
          <w:rPr>
            <w:rFonts w:ascii="Segoe UI" w:hAnsi="Segoe UI" w:cs="Segoe UI"/>
            <w:sz w:val="21"/>
            <w:szCs w:val="21"/>
          </w:rPr>
          <w:delText>派拓网络</w:delText>
        </w:r>
      </w:del>
      <w:del w:id="214" w:author="guocf" w:date="2025-04-15T16:51:00Z">
        <w:r w:rsidDel="00BB2C45">
          <w:rPr>
            <w:rFonts w:ascii="Segoe UI" w:hAnsi="Segoe UI" w:cs="Segoe UI"/>
            <w:sz w:val="21"/>
            <w:szCs w:val="21"/>
          </w:rPr>
          <w:delText>实现了数据关联分析与自动化响应，大大提高了安全运营的效率和准确性。这种整合不仅提升了客户的使用体验，还降低了企业的管理成本。</w:delText>
        </w:r>
      </w:del>
      <w:moveToRangeStart w:id="215" w:author="guocf" w:date="2025-04-15T16:43:00Z" w:name="move195627821"/>
      <w:moveTo w:id="216" w:author="guocf" w:date="2025-04-15T16:43:00Z">
        <w:del w:id="217" w:author="guocf" w:date="2025-04-15T16:51:00Z">
          <w:r w:rsidR="00504C3D" w:rsidDel="00BB2C45">
            <w:rPr>
              <w:rFonts w:ascii="Segoe UI" w:hAnsi="Segoe UI" w:cs="Segoe UI"/>
              <w:sz w:val="21"/>
              <w:szCs w:val="21"/>
            </w:rPr>
            <w:delText>在</w:delText>
          </w:r>
          <w:r w:rsidR="00504C3D" w:rsidDel="00BB2C45">
            <w:rPr>
              <w:rFonts w:ascii="Segoe UI" w:hAnsi="Segoe UI" w:cs="Segoe UI"/>
              <w:sz w:val="21"/>
              <w:szCs w:val="21"/>
            </w:rPr>
            <w:delText>AI</w:delText>
          </w:r>
          <w:r w:rsidR="00504C3D" w:rsidDel="00BB2C45">
            <w:rPr>
              <w:rFonts w:ascii="Segoe UI" w:hAnsi="Segoe UI" w:cs="Segoe UI"/>
              <w:sz w:val="21"/>
              <w:szCs w:val="21"/>
            </w:rPr>
            <w:delText>驱动与生态深化阶段，派拓网络继续加强平台化整合与生态协同。通过统一平台，派拓网络</w:delText>
          </w:r>
        </w:del>
        <w:del w:id="218" w:author="guocf" w:date="2025-04-16T10:58:00Z">
          <w:r w:rsidR="00504C3D" w:rsidDel="00AE117A">
            <w:rPr>
              <w:rFonts w:ascii="Segoe UI" w:hAnsi="Segoe UI" w:cs="Segoe UI"/>
              <w:sz w:val="21"/>
              <w:szCs w:val="21"/>
            </w:rPr>
            <w:delText>整合</w:delText>
          </w:r>
        </w:del>
        <w:del w:id="219" w:author="guocf" w:date="2025-04-16T09:05:00Z">
          <w:r w:rsidR="00504C3D" w:rsidDel="004D0714">
            <w:rPr>
              <w:rFonts w:ascii="Segoe UI" w:hAnsi="Segoe UI" w:cs="Segoe UI"/>
              <w:sz w:val="21"/>
              <w:szCs w:val="21"/>
            </w:rPr>
            <w:delText>了</w:delText>
          </w:r>
        </w:del>
        <w:del w:id="220" w:author="guocf" w:date="2025-04-15T16:55:00Z">
          <w:r w:rsidR="00504C3D" w:rsidDel="00BB2C45">
            <w:rPr>
              <w:rFonts w:ascii="Segoe UI" w:hAnsi="Segoe UI" w:cs="Segoe UI"/>
              <w:sz w:val="21"/>
              <w:szCs w:val="21"/>
            </w:rPr>
            <w:delText>网络安全、云安全、端点安全、安全运营等</w:delText>
          </w:r>
        </w:del>
        <w:del w:id="221" w:author="guocf" w:date="2025-04-16T10:58:00Z">
          <w:r w:rsidR="00504C3D" w:rsidDel="00AE117A">
            <w:rPr>
              <w:rFonts w:ascii="Segoe UI" w:hAnsi="Segoe UI" w:cs="Segoe UI"/>
              <w:sz w:val="21"/>
              <w:szCs w:val="21"/>
            </w:rPr>
            <w:delText>多源数据，</w:delText>
          </w:r>
        </w:del>
      </w:moveTo>
      <w:ins w:id="222" w:author="guocf" w:date="2025-04-15T16:52:00Z">
        <w:r w:rsidR="00BB2C45">
          <w:rPr>
            <w:rFonts w:ascii="Segoe UI" w:hAnsi="Segoe UI" w:cs="Segoe UI" w:hint="eastAsia"/>
            <w:sz w:val="21"/>
            <w:szCs w:val="21"/>
          </w:rPr>
          <w:t>通过</w:t>
        </w:r>
        <w:r w:rsidR="00BB2C45" w:rsidRPr="004D0714">
          <w:rPr>
            <w:rFonts w:ascii="Segoe UI" w:hAnsi="Segoe UI" w:cs="Segoe UI"/>
            <w:sz w:val="21"/>
            <w:szCs w:val="21"/>
            <w:rPrChange w:id="223" w:author="guocf" w:date="2025-04-16T09:06:00Z">
              <w:rPr/>
            </w:rPrChange>
          </w:rPr>
          <w:t>Precision AI</w:t>
        </w:r>
        <w:r w:rsidR="00BB2C45" w:rsidRPr="004D0714">
          <w:rPr>
            <w:rFonts w:ascii="Segoe UI" w:hAnsi="Segoe UI" w:cs="Segoe UI"/>
            <w:sz w:val="21"/>
            <w:szCs w:val="21"/>
            <w:rPrChange w:id="224" w:author="guocf" w:date="2025-04-16T09:06:00Z">
              <w:rPr/>
            </w:rPrChange>
          </w:rPr>
          <w:t>技术</w:t>
        </w:r>
      </w:ins>
      <w:ins w:id="225" w:author="guocf" w:date="2025-04-15T16:55:00Z">
        <w:r w:rsidR="00BB2C45" w:rsidRPr="004D0714">
          <w:rPr>
            <w:rFonts w:ascii="Segoe UI" w:hAnsi="Segoe UI" w:cs="Segoe UI" w:hint="eastAsia"/>
            <w:sz w:val="21"/>
            <w:szCs w:val="21"/>
            <w:rPrChange w:id="226" w:author="guocf" w:date="2025-04-16T09:06:00Z">
              <w:rPr>
                <w:rFonts w:hint="eastAsia"/>
              </w:rPr>
            </w:rPrChange>
          </w:rPr>
          <w:t>精准</w:t>
        </w:r>
      </w:ins>
      <w:ins w:id="227" w:author="guocf" w:date="2025-04-15T16:52:00Z">
        <w:r w:rsidR="00BB2C45" w:rsidRPr="004D0714">
          <w:rPr>
            <w:rFonts w:ascii="Segoe UI" w:hAnsi="Segoe UI" w:cs="Segoe UI" w:hint="eastAsia"/>
            <w:sz w:val="21"/>
            <w:szCs w:val="21"/>
            <w:rPrChange w:id="228" w:author="guocf" w:date="2025-04-16T09:06:00Z">
              <w:rPr>
                <w:rFonts w:hint="eastAsia"/>
              </w:rPr>
            </w:rPrChange>
          </w:rPr>
          <w:t>驱动，</w:t>
        </w:r>
      </w:ins>
      <w:moveTo w:id="229" w:author="guocf" w:date="2025-04-15T16:43:00Z">
        <w:del w:id="230" w:author="guocf" w:date="2025-04-15T16:53:00Z">
          <w:r w:rsidR="00504C3D" w:rsidDel="00BB2C45">
            <w:rPr>
              <w:rFonts w:ascii="Segoe UI" w:hAnsi="Segoe UI" w:cs="Segoe UI"/>
              <w:sz w:val="21"/>
              <w:szCs w:val="21"/>
            </w:rPr>
            <w:delText>实现了数据的关联分析与自动化响应。这种整合不仅提高了安全运营的效率，还为客户提供了更加便捷和高效的服务体验。</w:delText>
          </w:r>
        </w:del>
      </w:moveTo>
    </w:p>
    <w:moveToRangeEnd w:id="215"/>
    <w:p w:rsidR="00504C3D" w:rsidRPr="00504C3D" w:rsidDel="00BB2C45" w:rsidRDefault="00504C3D" w:rsidP="00AE117A">
      <w:pPr>
        <w:pStyle w:val="a7"/>
        <w:shd w:val="clear" w:color="auto" w:fill="FFFFFF"/>
        <w:spacing w:before="0" w:beforeAutospacing="0" w:after="0" w:afterAutospacing="0" w:line="368" w:lineRule="atLeast"/>
        <w:ind w:firstLineChars="200" w:firstLine="420"/>
        <w:jc w:val="both"/>
        <w:rPr>
          <w:del w:id="231" w:author="guocf" w:date="2025-04-15T16:53:00Z"/>
          <w:rFonts w:ascii="Segoe UI" w:hAnsi="Segoe UI" w:cs="Segoe UI"/>
          <w:sz w:val="21"/>
          <w:szCs w:val="21"/>
        </w:rPr>
        <w:pPrChange w:id="232" w:author="guocf" w:date="2025-04-16T10:59:00Z">
          <w:pPr>
            <w:pStyle w:val="a7"/>
            <w:shd w:val="clear" w:color="auto" w:fill="FFFFFF"/>
            <w:spacing w:before="0" w:beforeAutospacing="0" w:after="0" w:afterAutospacing="0" w:line="368" w:lineRule="atLeast"/>
            <w:ind w:firstLineChars="200" w:firstLine="420"/>
            <w:jc w:val="both"/>
          </w:pPr>
        </w:pPrChange>
      </w:pPr>
    </w:p>
    <w:p w:rsidR="005F2AF9" w:rsidRPr="004D0714" w:rsidDel="00BB2C45" w:rsidRDefault="003255B4" w:rsidP="00AE117A">
      <w:pPr>
        <w:pStyle w:val="a7"/>
        <w:shd w:val="clear" w:color="auto" w:fill="FFFFFF"/>
        <w:spacing w:before="0" w:beforeAutospacing="0" w:after="0" w:afterAutospacing="0" w:line="368" w:lineRule="atLeast"/>
        <w:ind w:firstLineChars="200" w:firstLine="420"/>
        <w:jc w:val="both"/>
        <w:rPr>
          <w:del w:id="233" w:author="guocf" w:date="2025-04-15T16:53:00Z"/>
          <w:rFonts w:ascii="Segoe UI" w:hAnsi="Segoe UI" w:cs="Segoe UI"/>
          <w:sz w:val="21"/>
          <w:szCs w:val="21"/>
          <w:rPrChange w:id="234" w:author="guocf" w:date="2025-04-16T09:06:00Z">
            <w:rPr>
              <w:del w:id="235" w:author="guocf" w:date="2025-04-15T16:53:00Z"/>
            </w:rPr>
          </w:rPrChange>
        </w:rPr>
        <w:pPrChange w:id="236" w:author="guocf" w:date="2025-04-16T10:59:00Z">
          <w:pPr>
            <w:pStyle w:val="3"/>
          </w:pPr>
        </w:pPrChange>
      </w:pPr>
      <w:del w:id="237" w:author="guocf" w:date="2025-04-15T11:11:00Z">
        <w:r w:rsidRPr="004D0714" w:rsidDel="00095B78">
          <w:rPr>
            <w:rFonts w:ascii="Segoe UI" w:hAnsi="Segoe UI" w:cs="Segoe UI"/>
            <w:sz w:val="21"/>
            <w:szCs w:val="21"/>
            <w:rPrChange w:id="238" w:author="guocf" w:date="2025-04-16T09:06:00Z">
              <w:rPr/>
            </w:rPrChange>
          </w:rPr>
          <w:delText>三、</w:delText>
        </w:r>
      </w:del>
      <w:del w:id="239" w:author="guocf" w:date="2025-04-15T16:53:00Z">
        <w:r w:rsidRPr="004D0714" w:rsidDel="00BB2C45">
          <w:rPr>
            <w:rFonts w:ascii="Segoe UI" w:hAnsi="Segoe UI" w:cs="Segoe UI"/>
            <w:sz w:val="21"/>
            <w:szCs w:val="21"/>
            <w:rPrChange w:id="240" w:author="guocf" w:date="2025-04-16T09:06:00Z">
              <w:rPr/>
            </w:rPrChange>
          </w:rPr>
          <w:delText>AI</w:delText>
        </w:r>
        <w:r w:rsidRPr="004D0714" w:rsidDel="00BB2C45">
          <w:rPr>
            <w:rFonts w:ascii="Segoe UI" w:hAnsi="Segoe UI" w:cs="Segoe UI"/>
            <w:sz w:val="21"/>
            <w:szCs w:val="21"/>
            <w:rPrChange w:id="241" w:author="guocf" w:date="2025-04-16T09:06:00Z">
              <w:rPr/>
            </w:rPrChange>
          </w:rPr>
          <w:delText>驱动</w:delText>
        </w:r>
      </w:del>
      <w:del w:id="242" w:author="guocf" w:date="2025-04-01T15:28:00Z">
        <w:r w:rsidRPr="004D0714">
          <w:rPr>
            <w:rFonts w:ascii="Segoe UI" w:hAnsi="Segoe UI" w:cs="Segoe UI"/>
            <w:sz w:val="21"/>
            <w:szCs w:val="21"/>
            <w:rPrChange w:id="243" w:author="guocf" w:date="2025-04-16T09:06:00Z">
              <w:rPr/>
            </w:rPrChange>
          </w:rPr>
          <w:delText>与生态深化</w:delText>
        </w:r>
      </w:del>
      <w:del w:id="244" w:author="guocf" w:date="2025-04-15T11:11:00Z">
        <w:r w:rsidRPr="004D0714" w:rsidDel="00095B78">
          <w:rPr>
            <w:rFonts w:ascii="Segoe UI" w:hAnsi="Segoe UI" w:cs="Segoe UI"/>
            <w:sz w:val="21"/>
            <w:szCs w:val="21"/>
            <w:rPrChange w:id="245" w:author="guocf" w:date="2025-04-16T09:06:00Z">
              <w:rPr/>
            </w:rPrChange>
          </w:rPr>
          <w:delText>（</w:delText>
        </w:r>
        <w:r w:rsidRPr="004D0714" w:rsidDel="00095B78">
          <w:rPr>
            <w:rFonts w:ascii="Segoe UI" w:hAnsi="Segoe UI" w:cs="Segoe UI"/>
            <w:sz w:val="21"/>
            <w:szCs w:val="21"/>
            <w:rPrChange w:id="246" w:author="guocf" w:date="2025-04-16T09:06:00Z">
              <w:rPr/>
            </w:rPrChange>
          </w:rPr>
          <w:delText>2021</w:delText>
        </w:r>
        <w:r w:rsidRPr="004D0714" w:rsidDel="00095B78">
          <w:rPr>
            <w:rFonts w:ascii="Segoe UI" w:hAnsi="Segoe UI" w:cs="Segoe UI"/>
            <w:sz w:val="21"/>
            <w:szCs w:val="21"/>
            <w:rPrChange w:id="247" w:author="guocf" w:date="2025-04-16T09:06:00Z">
              <w:rPr/>
            </w:rPrChange>
          </w:rPr>
          <w:delText>至今）</w:delText>
        </w:r>
        <w:r w:rsidRPr="004D0714" w:rsidDel="00095B78">
          <w:rPr>
            <w:rFonts w:ascii="Segoe UI" w:hAnsi="Segoe UI" w:cs="Segoe UI" w:hint="eastAsia"/>
            <w:sz w:val="21"/>
            <w:szCs w:val="21"/>
            <w:rPrChange w:id="248" w:author="guocf" w:date="2025-04-16T09:06:00Z">
              <w:rPr>
                <w:rFonts w:hint="eastAsia"/>
              </w:rPr>
            </w:rPrChange>
          </w:rPr>
          <w:delText>，</w:delText>
        </w:r>
      </w:del>
      <w:del w:id="249" w:author="guocf" w:date="2025-04-15T16:53:00Z">
        <w:r w:rsidRPr="004D0714" w:rsidDel="00BB2C45">
          <w:rPr>
            <w:rFonts w:ascii="Segoe UI" w:hAnsi="Segoe UI" w:cs="Segoe UI" w:hint="eastAsia"/>
            <w:sz w:val="21"/>
            <w:szCs w:val="21"/>
            <w:rPrChange w:id="250" w:author="guocf" w:date="2025-04-16T09:06:00Z">
              <w:rPr>
                <w:rFonts w:hint="eastAsia"/>
              </w:rPr>
            </w:rPrChange>
          </w:rPr>
          <w:delText>加强平台整合与生态协同</w:delText>
        </w:r>
      </w:del>
    </w:p>
    <w:p w:rsidR="005F2AF9" w:rsidRPr="004D0714" w:rsidDel="00BB2C45" w:rsidRDefault="003255B4" w:rsidP="00AE117A">
      <w:pPr>
        <w:pStyle w:val="a7"/>
        <w:shd w:val="clear" w:color="auto" w:fill="FFFFFF"/>
        <w:spacing w:before="0" w:beforeAutospacing="0" w:after="0" w:afterAutospacing="0" w:line="368" w:lineRule="atLeast"/>
        <w:ind w:firstLineChars="200" w:firstLine="420"/>
        <w:jc w:val="both"/>
        <w:rPr>
          <w:del w:id="251" w:author="guocf" w:date="2025-04-15T16:53:00Z"/>
          <w:rFonts w:ascii="Segoe UI" w:hAnsi="Segoe UI" w:cs="Segoe UI"/>
          <w:sz w:val="21"/>
          <w:szCs w:val="21"/>
          <w:rPrChange w:id="252" w:author="guocf" w:date="2025-04-16T09:06:00Z">
            <w:rPr>
              <w:del w:id="253" w:author="guocf" w:date="2025-04-15T16:53:00Z"/>
              <w:b/>
              <w:bCs/>
            </w:rPr>
          </w:rPrChange>
        </w:rPr>
        <w:pPrChange w:id="254" w:author="guocf" w:date="2025-04-16T10:59:00Z">
          <w:pPr>
            <w:pStyle w:val="a7"/>
            <w:shd w:val="clear" w:color="auto" w:fill="FFFFFF"/>
            <w:spacing w:before="0" w:beforeAutospacing="0" w:after="0" w:afterAutospacing="0" w:line="368" w:lineRule="atLeast"/>
            <w:ind w:firstLineChars="200" w:firstLine="480"/>
            <w:jc w:val="both"/>
          </w:pPr>
        </w:pPrChange>
      </w:pPr>
      <w:del w:id="255" w:author="guocf" w:date="2025-04-15T16:53:00Z">
        <w:r w:rsidRPr="004D0714" w:rsidDel="00BB2C45">
          <w:rPr>
            <w:rFonts w:ascii="Segoe UI" w:hAnsi="Segoe UI" w:cs="Segoe UI"/>
            <w:sz w:val="21"/>
            <w:szCs w:val="21"/>
            <w:rPrChange w:id="256" w:author="guocf" w:date="2025-04-16T09:06:00Z">
              <w:rPr/>
            </w:rPrChange>
          </w:rPr>
          <w:delText xml:space="preserve">1. </w:delText>
        </w:r>
        <w:r w:rsidRPr="004D0714" w:rsidDel="00BB2C45">
          <w:rPr>
            <w:rFonts w:ascii="Segoe UI" w:hAnsi="Segoe UI" w:cs="Segoe UI" w:hint="eastAsia"/>
            <w:sz w:val="21"/>
            <w:szCs w:val="21"/>
            <w:rPrChange w:id="257" w:author="guocf" w:date="2025-04-16T09:06:00Z">
              <w:rPr>
                <w:rFonts w:hint="eastAsia"/>
              </w:rPr>
            </w:rPrChange>
          </w:rPr>
          <w:delText>通过</w:delText>
        </w:r>
        <w:r w:rsidRPr="004D0714" w:rsidDel="00BB2C45">
          <w:rPr>
            <w:rFonts w:ascii="Segoe UI" w:hAnsi="Segoe UI" w:cs="Segoe UI"/>
            <w:sz w:val="21"/>
            <w:szCs w:val="21"/>
            <w:rPrChange w:id="258" w:author="guocf" w:date="2025-04-16T09:06:00Z">
              <w:rPr/>
            </w:rPrChange>
          </w:rPr>
          <w:delText>Precision AI</w:delText>
        </w:r>
        <w:r w:rsidRPr="004D0714" w:rsidDel="00BB2C45">
          <w:rPr>
            <w:rFonts w:ascii="Segoe UI" w:hAnsi="Segoe UI" w:cs="Segoe UI"/>
            <w:sz w:val="21"/>
            <w:szCs w:val="21"/>
            <w:rPrChange w:id="259" w:author="guocf" w:date="2025-04-16T09:06:00Z">
              <w:rPr/>
            </w:rPrChange>
          </w:rPr>
          <w:delText>技术</w:delText>
        </w:r>
        <w:r w:rsidRPr="004D0714" w:rsidDel="00BB2C45">
          <w:rPr>
            <w:rFonts w:ascii="Segoe UI" w:hAnsi="Segoe UI" w:cs="Segoe UI" w:hint="eastAsia"/>
            <w:sz w:val="21"/>
            <w:szCs w:val="21"/>
            <w:rPrChange w:id="260" w:author="guocf" w:date="2025-04-16T09:06:00Z">
              <w:rPr>
                <w:rFonts w:hint="eastAsia"/>
              </w:rPr>
            </w:rPrChange>
          </w:rPr>
          <w:delText>驱动安全，提升自动化水平和响应速度</w:delText>
        </w:r>
      </w:del>
    </w:p>
    <w:p w:rsidR="005F2AF9" w:rsidRDefault="003255B4" w:rsidP="00AE117A">
      <w:pPr>
        <w:pStyle w:val="a7"/>
        <w:shd w:val="clear" w:color="auto" w:fill="FFFFFF"/>
        <w:spacing w:before="0" w:beforeAutospacing="0" w:after="0" w:afterAutospacing="0" w:line="368" w:lineRule="atLeast"/>
        <w:ind w:firstLineChars="200" w:firstLine="420"/>
        <w:jc w:val="both"/>
        <w:rPr>
          <w:rFonts w:ascii="Segoe UI" w:hAnsi="Segoe UI" w:cs="Segoe UI" w:hint="eastAsia"/>
          <w:sz w:val="21"/>
          <w:szCs w:val="21"/>
        </w:rPr>
      </w:pPr>
      <w:del w:id="261" w:author="guocf" w:date="2025-04-15T16:53:00Z">
        <w:r w:rsidDel="00BB2C45">
          <w:rPr>
            <w:rFonts w:ascii="Segoe UI" w:hAnsi="Segoe UI" w:cs="Segoe UI"/>
            <w:sz w:val="21"/>
            <w:szCs w:val="21"/>
          </w:rPr>
          <w:delText>进入</w:delText>
        </w:r>
        <w:r w:rsidDel="00BB2C45">
          <w:rPr>
            <w:rFonts w:ascii="Segoe UI" w:hAnsi="Segoe UI" w:cs="Segoe UI"/>
            <w:sz w:val="21"/>
            <w:szCs w:val="21"/>
          </w:rPr>
          <w:delText>2021</w:delText>
        </w:r>
        <w:r w:rsidDel="00BB2C45">
          <w:rPr>
            <w:rFonts w:ascii="Segoe UI" w:hAnsi="Segoe UI" w:cs="Segoe UI"/>
            <w:sz w:val="21"/>
            <w:szCs w:val="21"/>
          </w:rPr>
          <w:delText>年，派拓网络开始将</w:delText>
        </w:r>
        <w:r w:rsidDel="00BB2C45">
          <w:rPr>
            <w:rFonts w:ascii="Segoe UI" w:hAnsi="Segoe UI" w:cs="Segoe UI"/>
            <w:sz w:val="21"/>
            <w:szCs w:val="21"/>
          </w:rPr>
          <w:delText>AI</w:delText>
        </w:r>
        <w:r w:rsidDel="00BB2C45">
          <w:rPr>
            <w:rFonts w:ascii="Segoe UI" w:hAnsi="Segoe UI" w:cs="Segoe UI"/>
            <w:sz w:val="21"/>
            <w:szCs w:val="21"/>
          </w:rPr>
          <w:delText>技术深度融入安全运营中。通过</w:delText>
        </w:r>
        <w:r w:rsidDel="00BB2C45">
          <w:rPr>
            <w:rFonts w:ascii="Segoe UI" w:hAnsi="Segoe UI" w:cs="Segoe UI"/>
            <w:sz w:val="21"/>
            <w:szCs w:val="21"/>
          </w:rPr>
          <w:delText>4400</w:delText>
        </w:r>
        <w:r w:rsidDel="00BB2C45">
          <w:rPr>
            <w:rFonts w:ascii="Segoe UI" w:hAnsi="Segoe UI" w:cs="Segoe UI"/>
            <w:sz w:val="21"/>
            <w:szCs w:val="21"/>
          </w:rPr>
          <w:delText>多个机器学习模型，</w:delText>
        </w:r>
        <w:r w:rsidDel="00BB2C45">
          <w:rPr>
            <w:rFonts w:ascii="Segoe UI" w:hAnsi="Segoe UI" w:cs="Segoe UI"/>
            <w:sz w:val="21"/>
            <w:szCs w:val="21"/>
          </w:rPr>
          <w:delText>Precision AI</w:delText>
        </w:r>
        <w:r w:rsidDel="00BB2C45">
          <w:rPr>
            <w:rFonts w:ascii="Segoe UI" w:hAnsi="Segoe UI" w:cs="Segoe UI"/>
            <w:sz w:val="21"/>
            <w:szCs w:val="21"/>
          </w:rPr>
          <w:delText>技术</w:delText>
        </w:r>
      </w:del>
      <w:r>
        <w:rPr>
          <w:rFonts w:ascii="Segoe UI" w:hAnsi="Segoe UI" w:cs="Segoe UI"/>
          <w:sz w:val="21"/>
          <w:szCs w:val="21"/>
        </w:rPr>
        <w:t>能够实时发现和应对各种网络威胁，提高威胁检测的精度和响应速度。这一技术的应用，使得派拓网络的安全运营从被动防御转向了主动预防</w:t>
      </w:r>
      <w:ins w:id="262" w:author="guocf" w:date="2025-04-16T09:07:00Z">
        <w:r w:rsidR="004D0714">
          <w:rPr>
            <w:rFonts w:ascii="Segoe UI" w:hAnsi="Segoe UI" w:cs="Segoe UI" w:hint="eastAsia"/>
            <w:sz w:val="21"/>
            <w:szCs w:val="21"/>
          </w:rPr>
          <w:t>，提升了防护能力和客户满意度。</w:t>
        </w:r>
      </w:ins>
      <w:del w:id="263" w:author="guocf" w:date="2025-04-16T09:07:00Z">
        <w:r w:rsidDel="004D0714">
          <w:rPr>
            <w:rFonts w:ascii="Segoe UI" w:hAnsi="Segoe UI" w:cs="Segoe UI"/>
            <w:sz w:val="21"/>
            <w:szCs w:val="21"/>
          </w:rPr>
          <w:delText>。</w:delText>
        </w:r>
      </w:del>
    </w:p>
    <w:p w:rsidR="005F2AF9" w:rsidRDefault="003255B4">
      <w:pPr>
        <w:pStyle w:val="a7"/>
        <w:shd w:val="clear" w:color="auto" w:fill="FFFFFF"/>
        <w:spacing w:before="0" w:beforeAutospacing="0" w:after="0" w:afterAutospacing="0" w:line="368" w:lineRule="atLeast"/>
        <w:ind w:firstLineChars="200" w:firstLine="480"/>
        <w:jc w:val="both"/>
        <w:rPr>
          <w:rFonts w:ascii="Segoe UI" w:hAnsi="Segoe UI" w:cs="Segoe UI"/>
          <w:sz w:val="21"/>
          <w:szCs w:val="21"/>
        </w:rPr>
      </w:pPr>
      <w:r>
        <w:rPr>
          <w:noProof/>
          <w:szCs w:val="21"/>
        </w:rPr>
        <w:drawing>
          <wp:inline distT="0" distB="0" distL="0" distR="0" wp14:anchorId="229ECA00" wp14:editId="40B833F9">
            <wp:extent cx="4185285" cy="2116455"/>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4229623" cy="2139255"/>
                    </a:xfrm>
                    <a:prstGeom prst="rect">
                      <a:avLst/>
                    </a:prstGeom>
                  </pic:spPr>
                </pic:pic>
              </a:graphicData>
            </a:graphic>
          </wp:inline>
        </w:drawing>
      </w:r>
    </w:p>
    <w:p w:rsidR="005F2AF9" w:rsidRDefault="003255B4">
      <w:pPr>
        <w:pStyle w:val="a7"/>
        <w:shd w:val="clear" w:color="auto" w:fill="FFFFFF"/>
        <w:spacing w:before="0" w:beforeAutospacing="0" w:after="0" w:afterAutospacing="0" w:line="368" w:lineRule="atLeast"/>
        <w:ind w:firstLineChars="200" w:firstLine="420"/>
        <w:jc w:val="center"/>
        <w:rPr>
          <w:rFonts w:ascii="Segoe UI" w:hAnsi="Segoe UI" w:cs="Segoe UI"/>
          <w:sz w:val="21"/>
          <w:szCs w:val="21"/>
        </w:rPr>
      </w:pPr>
      <w:r>
        <w:rPr>
          <w:rFonts w:ascii="Segoe UI" w:hAnsi="Segoe UI" w:cs="Segoe UI" w:hint="eastAsia"/>
          <w:sz w:val="21"/>
          <w:szCs w:val="21"/>
        </w:rPr>
        <w:t>图</w:t>
      </w:r>
      <w:r>
        <w:rPr>
          <w:rFonts w:ascii="Segoe UI" w:hAnsi="Segoe UI" w:cs="Segoe UI" w:hint="eastAsia"/>
          <w:sz w:val="21"/>
          <w:szCs w:val="21"/>
        </w:rPr>
        <w:t>1</w:t>
      </w:r>
      <w:r>
        <w:rPr>
          <w:rFonts w:ascii="Segoe UI" w:hAnsi="Segoe UI" w:cs="Segoe UI" w:hint="eastAsia"/>
          <w:sz w:val="21"/>
          <w:szCs w:val="21"/>
        </w:rPr>
        <w:t>：派拓网络</w:t>
      </w:r>
      <w:r>
        <w:rPr>
          <w:rFonts w:ascii="Segoe UI" w:hAnsi="Segoe UI" w:cs="Segoe UI" w:hint="eastAsia"/>
          <w:sz w:val="21"/>
          <w:szCs w:val="21"/>
        </w:rPr>
        <w:t>AI</w:t>
      </w:r>
      <w:r>
        <w:rPr>
          <w:rFonts w:ascii="Segoe UI" w:hAnsi="Segoe UI" w:cs="Segoe UI" w:hint="eastAsia"/>
          <w:sz w:val="21"/>
          <w:szCs w:val="21"/>
        </w:rPr>
        <w:t>驱动安全平台架构</w:t>
      </w:r>
    </w:p>
    <w:p w:rsidR="005F2AF9" w:rsidRDefault="005F2AF9"/>
    <w:p w:rsidR="005F2AF9" w:rsidDel="00A33AFB" w:rsidRDefault="003255B4">
      <w:pPr>
        <w:pStyle w:val="3"/>
        <w:rPr>
          <w:moveFrom w:id="264" w:author="guocf" w:date="2025-04-15T16:31:00Z"/>
        </w:rPr>
        <w:pPrChange w:id="265" w:author="guocf" w:date="2025-04-15T16:48:00Z">
          <w:pPr>
            <w:pStyle w:val="a7"/>
            <w:shd w:val="clear" w:color="auto" w:fill="FFFFFF"/>
            <w:spacing w:before="0" w:beforeAutospacing="0" w:after="0" w:afterAutospacing="0" w:line="368" w:lineRule="atLeast"/>
            <w:ind w:firstLineChars="200" w:firstLine="480"/>
            <w:jc w:val="both"/>
          </w:pPr>
        </w:pPrChange>
      </w:pPr>
      <w:moveFromRangeStart w:id="266" w:author="guocf" w:date="2025-04-15T16:31:00Z" w:name="move195627135"/>
      <w:moveFrom w:id="267" w:author="guocf" w:date="2025-04-15T16:31:00Z">
        <w:r w:rsidDel="00A33AFB">
          <w:t>2024</w:t>
        </w:r>
        <w:r w:rsidDel="00A33AFB">
          <w:t>年，派拓网络完成了对</w:t>
        </w:r>
        <w:r w:rsidDel="00A33AFB">
          <w:t>IBM QRadar SaaS</w:t>
        </w:r>
        <w:r w:rsidDel="00A33AFB">
          <w:t>资产的收购。这次收购将</w:t>
        </w:r>
        <w:r w:rsidDel="00A33AFB">
          <w:t>SIEM</w:t>
        </w:r>
        <w:r w:rsidDel="00A33AFB">
          <w:t>（安全信息与事件管理）能力融入到</w:t>
        </w:r>
        <w:r w:rsidDel="00A33AFB">
          <w:t>Cortex XSIAM</w:t>
        </w:r>
        <w:r w:rsidDel="00A33AFB">
          <w:t>平台中，进一步强化了安全运营的自动化水平。这一举措不仅提升了派拓网络的技术实力，还为其在全球网络安全市场中赢得了更多的竞争优势。</w:t>
        </w:r>
      </w:moveFrom>
    </w:p>
    <w:p w:rsidR="005F2AF9" w:rsidDel="00A33AFB" w:rsidRDefault="003255B4">
      <w:pPr>
        <w:pStyle w:val="3"/>
        <w:rPr>
          <w:moveFrom w:id="268" w:author="guocf" w:date="2025-04-15T16:31:00Z"/>
        </w:rPr>
        <w:pPrChange w:id="269" w:author="guocf" w:date="2025-04-15T16:48:00Z">
          <w:pPr>
            <w:pStyle w:val="a7"/>
            <w:shd w:val="clear" w:color="auto" w:fill="FFFFFF"/>
            <w:spacing w:before="0" w:beforeAutospacing="0" w:after="0" w:afterAutospacing="0" w:line="368" w:lineRule="atLeast"/>
            <w:ind w:firstLineChars="200" w:firstLine="482"/>
          </w:pPr>
        </w:pPrChange>
      </w:pPr>
      <w:moveFrom w:id="270" w:author="guocf" w:date="2025-04-15T16:31:00Z">
        <w:r w:rsidDel="00A33AFB">
          <w:rPr>
            <w:b w:val="0"/>
            <w:bCs w:val="0"/>
            <w:noProof/>
          </w:rPr>
          <w:drawing>
            <wp:inline distT="0" distB="0" distL="0" distR="0" wp14:anchorId="75AEA65B" wp14:editId="4830D52A">
              <wp:extent cx="4896485" cy="18364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906138" cy="1840306"/>
                      </a:xfrm>
                      <a:prstGeom prst="rect">
                        <a:avLst/>
                      </a:prstGeom>
                      <a:noFill/>
                      <a:ln>
                        <a:noFill/>
                      </a:ln>
                    </pic:spPr>
                  </pic:pic>
                </a:graphicData>
              </a:graphic>
            </wp:inline>
          </w:drawing>
        </w:r>
      </w:moveFrom>
    </w:p>
    <w:p w:rsidR="005F2AF9" w:rsidDel="00A33AFB" w:rsidRDefault="003255B4">
      <w:pPr>
        <w:pStyle w:val="3"/>
        <w:rPr>
          <w:moveFrom w:id="271" w:author="guocf" w:date="2025-04-15T16:31:00Z"/>
        </w:rPr>
        <w:pPrChange w:id="272" w:author="guocf" w:date="2025-04-15T16:48:00Z">
          <w:pPr>
            <w:pStyle w:val="a7"/>
            <w:shd w:val="clear" w:color="auto" w:fill="FFFFFF"/>
            <w:spacing w:before="0" w:beforeAutospacing="0" w:after="0" w:afterAutospacing="0" w:line="368" w:lineRule="atLeast"/>
            <w:ind w:firstLineChars="200" w:firstLine="480"/>
            <w:jc w:val="center"/>
          </w:pPr>
        </w:pPrChange>
      </w:pPr>
      <w:moveFrom w:id="273" w:author="guocf" w:date="2025-04-15T16:31:00Z">
        <w:r w:rsidDel="00A33AFB">
          <w:rPr>
            <w:rFonts w:hint="eastAsia"/>
          </w:rPr>
          <w:t>表</w:t>
        </w:r>
        <w:r w:rsidDel="00A33AFB">
          <w:t>2</w:t>
        </w:r>
        <w:r w:rsidDel="00A33AFB">
          <w:rPr>
            <w:rFonts w:hint="eastAsia"/>
          </w:rPr>
          <w:t>：派拓网络在</w:t>
        </w:r>
        <w:r w:rsidDel="00A33AFB">
          <w:rPr>
            <w:rFonts w:hint="eastAsia"/>
          </w:rPr>
          <w:t>2</w:t>
        </w:r>
        <w:r w:rsidDel="00A33AFB">
          <w:t>021</w:t>
        </w:r>
        <w:r w:rsidDel="00A33AFB">
          <w:rPr>
            <w:rFonts w:hint="eastAsia"/>
          </w:rPr>
          <w:t>年后发生的主要收购</w:t>
        </w:r>
      </w:moveFrom>
    </w:p>
    <w:moveFromRangeEnd w:id="266"/>
    <w:p w:rsidR="005F2AF9" w:rsidRDefault="00BB2C45">
      <w:pPr>
        <w:pStyle w:val="2"/>
        <w:pPrChange w:id="274" w:author="guocf" w:date="2025-04-15T16:55:00Z">
          <w:pPr>
            <w:pStyle w:val="3"/>
          </w:pPr>
        </w:pPrChange>
      </w:pPr>
      <w:ins w:id="275" w:author="guocf" w:date="2025-04-15T16:56:00Z">
        <w:r>
          <w:rPr>
            <w:rFonts w:hint="eastAsia"/>
          </w:rPr>
          <w:t>（三）</w:t>
        </w:r>
      </w:ins>
      <w:del w:id="276" w:author="guocf" w:date="2025-04-15T16:55:00Z">
        <w:r w:rsidR="003255B4" w:rsidDel="00BB2C45">
          <w:delText xml:space="preserve">2. </w:delText>
        </w:r>
      </w:del>
      <w:r w:rsidR="003255B4">
        <w:rPr>
          <w:rFonts w:hint="eastAsia"/>
        </w:rPr>
        <w:t>加强</w:t>
      </w:r>
      <w:del w:id="277" w:author="guocf" w:date="2025-04-15T16:56:00Z">
        <w:r w:rsidR="003255B4" w:rsidDel="00BB2C45">
          <w:delText>平台化整合</w:delText>
        </w:r>
      </w:del>
      <w:r w:rsidR="003255B4">
        <w:t>与生态</w:t>
      </w:r>
      <w:ins w:id="278" w:author="guocf" w:date="2025-04-15T16:56:00Z">
        <w:r>
          <w:rPr>
            <w:rFonts w:hint="eastAsia"/>
          </w:rPr>
          <w:t>伙伴的</w:t>
        </w:r>
      </w:ins>
      <w:r w:rsidR="003255B4">
        <w:t>协同</w:t>
      </w:r>
    </w:p>
    <w:p w:rsidR="005F2AF9" w:rsidDel="00504C3D" w:rsidRDefault="003255B4">
      <w:pPr>
        <w:pStyle w:val="a7"/>
        <w:shd w:val="clear" w:color="auto" w:fill="FFFFFF"/>
        <w:spacing w:before="0" w:beforeAutospacing="0" w:after="0" w:afterAutospacing="0" w:line="368" w:lineRule="atLeast"/>
        <w:ind w:firstLineChars="200" w:firstLine="420"/>
        <w:jc w:val="both"/>
        <w:rPr>
          <w:moveFrom w:id="279" w:author="guocf" w:date="2025-04-15T16:43:00Z"/>
          <w:rFonts w:ascii="Segoe UI" w:hAnsi="Segoe UI" w:cs="Segoe UI"/>
          <w:sz w:val="21"/>
          <w:szCs w:val="21"/>
        </w:rPr>
      </w:pPr>
      <w:moveFromRangeStart w:id="280" w:author="guocf" w:date="2025-04-15T16:43:00Z" w:name="move195627821"/>
      <w:moveFrom w:id="281" w:author="guocf" w:date="2025-04-15T16:43:00Z">
        <w:r w:rsidDel="00504C3D">
          <w:rPr>
            <w:rFonts w:ascii="Segoe UI" w:hAnsi="Segoe UI" w:cs="Segoe UI"/>
            <w:sz w:val="21"/>
            <w:szCs w:val="21"/>
          </w:rPr>
          <w:t>在</w:t>
        </w:r>
        <w:r w:rsidDel="00504C3D">
          <w:rPr>
            <w:rFonts w:ascii="Segoe UI" w:hAnsi="Segoe UI" w:cs="Segoe UI"/>
            <w:sz w:val="21"/>
            <w:szCs w:val="21"/>
          </w:rPr>
          <w:t>AI</w:t>
        </w:r>
        <w:r w:rsidDel="00504C3D">
          <w:rPr>
            <w:rFonts w:ascii="Segoe UI" w:hAnsi="Segoe UI" w:cs="Segoe UI"/>
            <w:sz w:val="21"/>
            <w:szCs w:val="21"/>
          </w:rPr>
          <w:t>驱动与生态深化阶段，派拓网络继续加强平台化整合与生态协同。通过统一平台，派拓网络整合了网络安全、云安全、端点安全、安全运营等多源数据，实现了数据的关联分析与自动化响应。这种整合不仅提高了安全运营的效率，还为客户提供了更加便捷和高效的服务体验。</w:t>
        </w:r>
      </w:moveFrom>
    </w:p>
    <w:moveFromRangeEnd w:id="280"/>
    <w:p w:rsidR="005F2AF9" w:rsidRDefault="003255B4">
      <w:pPr>
        <w:pStyle w:val="a7"/>
        <w:shd w:val="clear" w:color="auto" w:fill="FFFFFF"/>
        <w:spacing w:before="0" w:beforeAutospacing="0" w:after="0" w:afterAutospacing="0" w:line="368" w:lineRule="atLeast"/>
        <w:ind w:firstLineChars="200" w:firstLine="420"/>
        <w:jc w:val="both"/>
        <w:rPr>
          <w:ins w:id="282" w:author="guocf" w:date="2025-04-15T17:27:00Z"/>
          <w:rFonts w:ascii="Segoe UI" w:hAnsi="Segoe UI" w:cs="Segoe UI"/>
          <w:sz w:val="21"/>
          <w:szCs w:val="21"/>
        </w:rPr>
      </w:pPr>
      <w:del w:id="283" w:author="guocf" w:date="2025-04-15T16:56:00Z">
        <w:r w:rsidDel="00BB2C45">
          <w:rPr>
            <w:rFonts w:ascii="Segoe UI" w:hAnsi="Segoe UI" w:cs="Segoe UI"/>
            <w:sz w:val="21"/>
            <w:szCs w:val="21"/>
          </w:rPr>
          <w:delText>同时，</w:delText>
        </w:r>
      </w:del>
      <w:r>
        <w:rPr>
          <w:rFonts w:ascii="Segoe UI" w:hAnsi="Segoe UI" w:cs="Segoe UI"/>
          <w:sz w:val="21"/>
          <w:szCs w:val="21"/>
        </w:rPr>
        <w:t>派拓网络</w:t>
      </w:r>
      <w:del w:id="284" w:author="guocf" w:date="2025-04-16T09:08:00Z">
        <w:r w:rsidDel="009C4A44">
          <w:rPr>
            <w:rFonts w:ascii="Segoe UI" w:hAnsi="Segoe UI" w:cs="Segoe UI"/>
            <w:sz w:val="21"/>
            <w:szCs w:val="21"/>
          </w:rPr>
          <w:delText>还</w:delText>
        </w:r>
      </w:del>
      <w:r>
        <w:rPr>
          <w:rFonts w:ascii="Segoe UI" w:hAnsi="Segoe UI" w:cs="Segoe UI"/>
          <w:sz w:val="21"/>
          <w:szCs w:val="21"/>
        </w:rPr>
        <w:t>注重与生态合作伙伴的合作与协同。通过与</w:t>
      </w:r>
      <w:ins w:id="285" w:author="guocf" w:date="2025-04-16T11:00:00Z">
        <w:r w:rsidR="00AE117A">
          <w:rPr>
            <w:rFonts w:ascii="Segoe UI" w:hAnsi="Segoe UI" w:cs="Segoe UI" w:hint="eastAsia"/>
            <w:sz w:val="21"/>
            <w:szCs w:val="21"/>
          </w:rPr>
          <w:t>各行业头部</w:t>
        </w:r>
      </w:ins>
      <w:ins w:id="286" w:author="guocf" w:date="2025-04-16T11:01:00Z">
        <w:r w:rsidR="00AE117A">
          <w:rPr>
            <w:rFonts w:ascii="Segoe UI" w:hAnsi="Segoe UI" w:cs="Segoe UI" w:hint="eastAsia"/>
            <w:sz w:val="21"/>
            <w:szCs w:val="21"/>
          </w:rPr>
          <w:t>企业的合作，加速渗透和影响力</w:t>
        </w:r>
      </w:ins>
      <w:ins w:id="287" w:author="guocf" w:date="2025-04-16T11:02:00Z">
        <w:r w:rsidR="00AE117A">
          <w:rPr>
            <w:rFonts w:ascii="Segoe UI" w:hAnsi="Segoe UI" w:cs="Segoe UI" w:hint="eastAsia"/>
            <w:sz w:val="21"/>
            <w:szCs w:val="21"/>
          </w:rPr>
          <w:t>；</w:t>
        </w:r>
      </w:ins>
      <w:ins w:id="288" w:author="guocf" w:date="2025-04-16T11:01:00Z">
        <w:r w:rsidR="00AE117A">
          <w:rPr>
            <w:rFonts w:ascii="Segoe UI" w:hAnsi="Segoe UI" w:cs="Segoe UI"/>
            <w:sz w:val="21"/>
            <w:szCs w:val="21"/>
          </w:rPr>
          <w:t>借助本地化运营伙伴拓展市场，实现了合规与技术创新的平衡。</w:t>
        </w:r>
      </w:ins>
      <w:del w:id="289" w:author="guocf" w:date="2025-04-16T11:02:00Z">
        <w:r w:rsidDel="00AE117A">
          <w:rPr>
            <w:rFonts w:ascii="Segoe UI" w:hAnsi="Segoe UI" w:cs="Segoe UI"/>
            <w:sz w:val="21"/>
            <w:szCs w:val="21"/>
          </w:rPr>
          <w:delText>IBM</w:delText>
        </w:r>
        <w:r w:rsidDel="00AE117A">
          <w:rPr>
            <w:rFonts w:ascii="Segoe UI" w:hAnsi="Segoe UI" w:cs="Segoe UI"/>
            <w:sz w:val="21"/>
            <w:szCs w:val="21"/>
          </w:rPr>
          <w:delText>、神州数码等企业的合作，</w:delText>
        </w:r>
      </w:del>
      <w:del w:id="290" w:author="guocf" w:date="2025-04-16T11:01:00Z">
        <w:r w:rsidDel="00AE117A">
          <w:rPr>
            <w:rFonts w:ascii="Segoe UI" w:hAnsi="Segoe UI" w:cs="Segoe UI"/>
            <w:sz w:val="21"/>
            <w:szCs w:val="21"/>
          </w:rPr>
          <w:delText>派拓网络借助本地化运营伙伴拓展市场，实现了合规与技术创新的平衡。</w:delText>
        </w:r>
      </w:del>
      <w:ins w:id="291" w:author="guocf" w:date="2025-04-16T09:39:00Z">
        <w:r w:rsidR="00276AA8">
          <w:rPr>
            <w:rFonts w:ascii="Segoe UI" w:hAnsi="Segoe UI" w:cs="Segoe UI" w:hint="eastAsia"/>
            <w:sz w:val="21"/>
            <w:szCs w:val="21"/>
          </w:rPr>
          <w:t>如</w:t>
        </w:r>
      </w:ins>
      <w:ins w:id="292" w:author="guocf" w:date="2025-04-16T11:02:00Z">
        <w:r w:rsidR="00AE117A">
          <w:rPr>
            <w:rFonts w:ascii="Segoe UI" w:hAnsi="Segoe UI" w:cs="Segoe UI" w:hint="eastAsia"/>
            <w:sz w:val="21"/>
            <w:szCs w:val="21"/>
          </w:rPr>
          <w:t>，</w:t>
        </w:r>
      </w:ins>
      <w:bookmarkStart w:id="293" w:name="_GoBack"/>
      <w:bookmarkEnd w:id="293"/>
      <w:ins w:id="294" w:author="guocf" w:date="2025-04-16T09:44:00Z">
        <w:r w:rsidR="00276AA8" w:rsidRPr="00276AA8">
          <w:rPr>
            <w:rFonts w:ascii="Segoe UI" w:hAnsi="Segoe UI" w:cs="Segoe UI"/>
            <w:sz w:val="21"/>
            <w:szCs w:val="21"/>
            <w:rPrChange w:id="295" w:author="guocf" w:date="2025-04-16T09:45:00Z">
              <w:rPr>
                <w:rFonts w:ascii="Segoe UI" w:hAnsi="Segoe UI" w:cs="Segoe UI"/>
                <w:shd w:val="clear" w:color="auto" w:fill="FFFFFF"/>
              </w:rPr>
            </w:rPrChange>
          </w:rPr>
          <w:t>派拓网络与</w:t>
        </w:r>
        <w:r w:rsidR="00276AA8" w:rsidRPr="00276AA8">
          <w:rPr>
            <w:rFonts w:ascii="Segoe UI" w:hAnsi="Segoe UI" w:cs="Segoe UI"/>
            <w:sz w:val="21"/>
            <w:szCs w:val="21"/>
            <w:rPrChange w:id="296" w:author="guocf" w:date="2025-04-16T09:45:00Z">
              <w:rPr>
                <w:rFonts w:ascii="Segoe UI" w:hAnsi="Segoe UI" w:cs="Segoe UI"/>
                <w:shd w:val="clear" w:color="auto" w:fill="FFFFFF"/>
              </w:rPr>
            </w:rPrChange>
          </w:rPr>
          <w:t>IBM</w:t>
        </w:r>
        <w:r w:rsidR="00276AA8" w:rsidRPr="00276AA8">
          <w:rPr>
            <w:rFonts w:ascii="Segoe UI" w:hAnsi="Segoe UI" w:cs="Segoe UI"/>
            <w:sz w:val="21"/>
            <w:szCs w:val="21"/>
            <w:rPrChange w:id="297" w:author="guocf" w:date="2025-04-16T09:45:00Z">
              <w:rPr>
                <w:rFonts w:ascii="Segoe UI" w:hAnsi="Segoe UI" w:cs="Segoe UI"/>
                <w:shd w:val="clear" w:color="auto" w:fill="FFFFFF"/>
              </w:rPr>
            </w:rPrChange>
          </w:rPr>
          <w:t>合作，整合了</w:t>
        </w:r>
        <w:r w:rsidR="00276AA8" w:rsidRPr="00276AA8">
          <w:rPr>
            <w:rFonts w:ascii="Segoe UI" w:hAnsi="Segoe UI" w:cs="Segoe UI"/>
            <w:sz w:val="21"/>
            <w:szCs w:val="21"/>
            <w:rPrChange w:id="298" w:author="guocf" w:date="2025-04-16T09:45:00Z">
              <w:rPr>
                <w:rFonts w:ascii="Segoe UI" w:hAnsi="Segoe UI" w:cs="Segoe UI"/>
                <w:shd w:val="clear" w:color="auto" w:fill="FFFFFF"/>
              </w:rPr>
            </w:rPrChange>
          </w:rPr>
          <w:t>IBM</w:t>
        </w:r>
        <w:r w:rsidR="00276AA8" w:rsidRPr="00276AA8">
          <w:rPr>
            <w:rFonts w:ascii="Segoe UI" w:hAnsi="Segoe UI" w:cs="Segoe UI"/>
            <w:sz w:val="21"/>
            <w:szCs w:val="21"/>
            <w:rPrChange w:id="299" w:author="guocf" w:date="2025-04-16T09:45:00Z">
              <w:rPr>
                <w:rFonts w:ascii="Segoe UI" w:hAnsi="Segoe UI" w:cs="Segoe UI"/>
                <w:shd w:val="clear" w:color="auto" w:fill="FFFFFF"/>
              </w:rPr>
            </w:rPrChange>
          </w:rPr>
          <w:t>的</w:t>
        </w:r>
        <w:r w:rsidR="00276AA8" w:rsidRPr="00276AA8">
          <w:rPr>
            <w:rFonts w:ascii="Segoe UI" w:hAnsi="Segoe UI" w:cs="Segoe UI"/>
            <w:sz w:val="21"/>
            <w:szCs w:val="21"/>
            <w:rPrChange w:id="300" w:author="guocf" w:date="2025-04-16T09:45:00Z">
              <w:rPr>
                <w:rFonts w:ascii="Segoe UI" w:hAnsi="Segoe UI" w:cs="Segoe UI"/>
                <w:shd w:val="clear" w:color="auto" w:fill="FFFFFF"/>
              </w:rPr>
            </w:rPrChange>
          </w:rPr>
          <w:t>AI</w:t>
        </w:r>
        <w:r w:rsidR="00276AA8" w:rsidRPr="00276AA8">
          <w:rPr>
            <w:rFonts w:ascii="Segoe UI" w:hAnsi="Segoe UI" w:cs="Segoe UI"/>
            <w:sz w:val="21"/>
            <w:szCs w:val="21"/>
            <w:rPrChange w:id="301" w:author="guocf" w:date="2025-04-16T09:45:00Z">
              <w:rPr>
                <w:rFonts w:ascii="Segoe UI" w:hAnsi="Segoe UI" w:cs="Segoe UI"/>
                <w:shd w:val="clear" w:color="auto" w:fill="FFFFFF"/>
              </w:rPr>
            </w:rPrChange>
          </w:rPr>
          <w:t>大模型，并收购了其网络安全相关资产</w:t>
        </w:r>
        <w:r w:rsidR="00276AA8" w:rsidRPr="00276AA8">
          <w:rPr>
            <w:rFonts w:ascii="Segoe UI" w:hAnsi="Segoe UI" w:cs="Segoe UI" w:hint="eastAsia"/>
            <w:sz w:val="21"/>
            <w:szCs w:val="21"/>
            <w:rPrChange w:id="302" w:author="guocf" w:date="2025-04-16T09:45:00Z">
              <w:rPr>
                <w:rFonts w:ascii="Segoe UI" w:hAnsi="Segoe UI" w:cs="Segoe UI" w:hint="eastAsia"/>
                <w:shd w:val="clear" w:color="auto" w:fill="FFFFFF"/>
              </w:rPr>
            </w:rPrChange>
          </w:rPr>
          <w:t>；与</w:t>
        </w:r>
      </w:ins>
      <w:ins w:id="303" w:author="guocf" w:date="2025-04-16T09:43:00Z">
        <w:r w:rsidR="00276AA8" w:rsidRPr="00276AA8">
          <w:rPr>
            <w:rFonts w:ascii="Segoe UI" w:hAnsi="Segoe UI" w:cs="Segoe UI"/>
            <w:sz w:val="21"/>
            <w:szCs w:val="21"/>
            <w:rPrChange w:id="304" w:author="guocf" w:date="2025-04-16T09:45:00Z">
              <w:rPr>
                <w:rFonts w:ascii="Segoe UI" w:hAnsi="Segoe UI" w:cs="Segoe UI"/>
                <w:shd w:val="clear" w:color="auto" w:fill="FFFFFF"/>
              </w:rPr>
            </w:rPrChange>
          </w:rPr>
          <w:t>IBM</w:t>
        </w:r>
        <w:r w:rsidR="00276AA8" w:rsidRPr="00276AA8">
          <w:rPr>
            <w:rFonts w:ascii="Segoe UI" w:hAnsi="Segoe UI" w:cs="Segoe UI"/>
            <w:sz w:val="21"/>
            <w:szCs w:val="21"/>
            <w:rPrChange w:id="305" w:author="guocf" w:date="2025-04-16T09:45:00Z">
              <w:rPr>
                <w:rFonts w:ascii="Segoe UI" w:hAnsi="Segoe UI" w:cs="Segoe UI"/>
                <w:shd w:val="clear" w:color="auto" w:fill="FFFFFF"/>
              </w:rPr>
            </w:rPrChange>
          </w:rPr>
          <w:t>在马萨诸塞州剑桥市联合提供网络靶场服务，帮助客户进行持续改进、培训和变革管理</w:t>
        </w:r>
      </w:ins>
      <w:ins w:id="306" w:author="guocf" w:date="2025-04-16T09:45:00Z">
        <w:r w:rsidR="00276AA8" w:rsidRPr="00276AA8">
          <w:rPr>
            <w:rFonts w:ascii="Segoe UI" w:hAnsi="Segoe UI" w:cs="Segoe UI" w:hint="eastAsia"/>
            <w:sz w:val="21"/>
            <w:szCs w:val="21"/>
            <w:rPrChange w:id="307" w:author="guocf" w:date="2025-04-16T09:45:00Z">
              <w:rPr>
                <w:rFonts w:ascii="Segoe UI" w:hAnsi="Segoe UI" w:cs="Segoe UI" w:hint="eastAsia"/>
                <w:shd w:val="clear" w:color="auto" w:fill="FFFFFF"/>
              </w:rPr>
            </w:rPrChange>
          </w:rPr>
          <w:t>。</w:t>
        </w:r>
      </w:ins>
      <w:ins w:id="308" w:author="guocf" w:date="2025-04-16T09:39:00Z">
        <w:r w:rsidR="00276AA8" w:rsidRPr="00276AA8">
          <w:rPr>
            <w:rFonts w:ascii="Segoe UI" w:hAnsi="Segoe UI" w:cs="Segoe UI"/>
            <w:sz w:val="21"/>
            <w:szCs w:val="21"/>
            <w:rPrChange w:id="309" w:author="guocf" w:date="2025-04-16T09:45:00Z">
              <w:rPr>
                <w:rFonts w:ascii="Segoe UI" w:hAnsi="Segoe UI" w:cs="Segoe UI"/>
                <w:shd w:val="clear" w:color="auto" w:fill="FFFFFF"/>
              </w:rPr>
            </w:rPrChange>
          </w:rPr>
          <w:t>与神州数码云计算合作，将</w:t>
        </w:r>
        <w:r w:rsidR="00276AA8" w:rsidRPr="00276AA8">
          <w:rPr>
            <w:rFonts w:ascii="Segoe UI" w:hAnsi="Segoe UI" w:cs="Segoe UI"/>
            <w:sz w:val="21"/>
            <w:szCs w:val="21"/>
            <w:rPrChange w:id="310" w:author="guocf" w:date="2025-04-16T09:45:00Z">
              <w:rPr>
                <w:rFonts w:ascii="Segoe UI" w:hAnsi="Segoe UI" w:cs="Segoe UI"/>
                <w:shd w:val="clear" w:color="auto" w:fill="FFFFFF"/>
              </w:rPr>
            </w:rPrChange>
          </w:rPr>
          <w:t>IoT/OT</w:t>
        </w:r>
        <w:r w:rsidR="00276AA8" w:rsidRPr="00276AA8">
          <w:rPr>
            <w:rFonts w:ascii="Segoe UI" w:hAnsi="Segoe UI" w:cs="Segoe UI"/>
            <w:sz w:val="21"/>
            <w:szCs w:val="21"/>
            <w:rPrChange w:id="311" w:author="guocf" w:date="2025-04-16T09:45:00Z">
              <w:rPr>
                <w:rFonts w:ascii="Segoe UI" w:hAnsi="Segoe UI" w:cs="Segoe UI"/>
                <w:shd w:val="clear" w:color="auto" w:fill="FFFFFF"/>
              </w:rPr>
            </w:rPrChange>
          </w:rPr>
          <w:t>安全服务落地中国市场</w:t>
        </w:r>
        <w:r w:rsidR="00276AA8" w:rsidRPr="00276AA8">
          <w:rPr>
            <w:rFonts w:ascii="Segoe UI" w:hAnsi="Segoe UI" w:cs="Segoe UI" w:hint="eastAsia"/>
            <w:sz w:val="21"/>
            <w:szCs w:val="21"/>
            <w:rPrChange w:id="312" w:author="guocf" w:date="2025-04-16T09:45:00Z">
              <w:rPr>
                <w:rFonts w:ascii="Segoe UI" w:hAnsi="Segoe UI" w:cs="Segoe UI" w:hint="eastAsia"/>
                <w:shd w:val="clear" w:color="auto" w:fill="FFFFFF"/>
              </w:rPr>
            </w:rPrChange>
          </w:rPr>
          <w:t>，</w:t>
        </w:r>
        <w:r w:rsidR="00276AA8" w:rsidRPr="00276AA8">
          <w:rPr>
            <w:rFonts w:ascii="Segoe UI" w:hAnsi="Segoe UI" w:cs="Segoe UI"/>
            <w:sz w:val="21"/>
            <w:szCs w:val="21"/>
            <w:rPrChange w:id="313" w:author="guocf" w:date="2025-04-16T09:45:00Z">
              <w:rPr>
                <w:rFonts w:ascii="Segoe UI" w:hAnsi="Segoe UI" w:cs="Segoe UI"/>
                <w:shd w:val="clear" w:color="auto" w:fill="FFFFFF"/>
              </w:rPr>
            </w:rPrChange>
          </w:rPr>
          <w:t>确保数据存储在本地，并获得所需认证</w:t>
        </w:r>
      </w:ins>
      <w:ins w:id="314" w:author="guocf" w:date="2025-04-16T09:45:00Z">
        <w:r w:rsidR="00276AA8" w:rsidRPr="00276AA8">
          <w:rPr>
            <w:rFonts w:ascii="Segoe UI" w:hAnsi="Segoe UI" w:cs="Segoe UI" w:hint="eastAsia"/>
            <w:sz w:val="21"/>
            <w:szCs w:val="21"/>
            <w:rPrChange w:id="315" w:author="guocf" w:date="2025-04-16T09:45:00Z">
              <w:rPr>
                <w:rFonts w:ascii="Segoe UI" w:hAnsi="Segoe UI" w:cs="Segoe UI" w:hint="eastAsia"/>
                <w:shd w:val="clear" w:color="auto" w:fill="FFFFFF"/>
              </w:rPr>
            </w:rPrChange>
          </w:rPr>
          <w:t>。</w:t>
        </w:r>
      </w:ins>
      <w:r>
        <w:rPr>
          <w:rFonts w:ascii="Segoe UI" w:hAnsi="Segoe UI" w:cs="Segoe UI"/>
          <w:sz w:val="21"/>
          <w:szCs w:val="21"/>
        </w:rPr>
        <w:t>这种</w:t>
      </w:r>
      <w:r>
        <w:rPr>
          <w:rFonts w:ascii="Segoe UI" w:hAnsi="Segoe UI" w:cs="Segoe UI"/>
          <w:sz w:val="21"/>
          <w:szCs w:val="21"/>
        </w:rPr>
        <w:lastRenderedPageBreak/>
        <w:t>生态合作不仅提升了派拓网络的市场竞争力，还为其在全球网络安全市场中赢得了更多的合作伙伴和支持者。</w:t>
      </w:r>
    </w:p>
    <w:p w:rsidR="0043195A" w:rsidRDefault="0043195A">
      <w:pPr>
        <w:pStyle w:val="a7"/>
        <w:shd w:val="clear" w:color="auto" w:fill="FFFFFF"/>
        <w:spacing w:before="0" w:beforeAutospacing="0" w:after="0" w:afterAutospacing="0" w:line="368" w:lineRule="atLeast"/>
        <w:ind w:firstLineChars="200" w:firstLine="420"/>
        <w:jc w:val="both"/>
        <w:rPr>
          <w:rFonts w:ascii="Segoe UI" w:hAnsi="Segoe UI" w:cs="Segoe UI"/>
          <w:sz w:val="21"/>
          <w:szCs w:val="21"/>
        </w:rPr>
      </w:pPr>
    </w:p>
    <w:p w:rsidR="005F2AF9" w:rsidRDefault="003255B4">
      <w:pPr>
        <w:pStyle w:val="2"/>
        <w:rPr>
          <w:del w:id="316" w:author="guocf" w:date="2025-04-01T16:41:00Z"/>
        </w:rPr>
      </w:pPr>
      <w:del w:id="317" w:author="guocf" w:date="2025-04-01T16:41:00Z">
        <w:r>
          <w:delText>四、派拓网络的核心成功要素</w:delText>
        </w:r>
        <w:r>
          <w:rPr>
            <w:rFonts w:hint="eastAsia"/>
          </w:rPr>
          <w:delText>提炼</w:delText>
        </w:r>
      </w:del>
    </w:p>
    <w:p w:rsidR="005F2AF9" w:rsidRDefault="003255B4">
      <w:pPr>
        <w:pStyle w:val="3"/>
        <w:rPr>
          <w:del w:id="318" w:author="guocf" w:date="2025-04-01T16:41:00Z"/>
          <w:b w:val="0"/>
          <w:bCs w:val="0"/>
        </w:rPr>
      </w:pPr>
      <w:del w:id="319" w:author="guocf" w:date="2025-04-01T16:41:00Z">
        <w:r>
          <w:rPr>
            <w:b w:val="0"/>
            <w:bCs w:val="0"/>
          </w:rPr>
          <w:delText xml:space="preserve">1. </w:delText>
        </w:r>
        <w:r>
          <w:rPr>
            <w:b w:val="0"/>
            <w:bCs w:val="0"/>
          </w:rPr>
          <w:delText>战略聚焦平台化</w:delText>
        </w:r>
      </w:del>
    </w:p>
    <w:p w:rsidR="005F2AF9" w:rsidRDefault="003255B4">
      <w:pPr>
        <w:pStyle w:val="a7"/>
        <w:shd w:val="clear" w:color="auto" w:fill="FFFFFF"/>
        <w:spacing w:before="0" w:beforeAutospacing="0" w:after="0" w:afterAutospacing="0" w:line="368" w:lineRule="atLeast"/>
        <w:ind w:firstLineChars="200" w:firstLine="420"/>
        <w:jc w:val="both"/>
        <w:rPr>
          <w:del w:id="320" w:author="guocf" w:date="2025-04-01T16:41:00Z"/>
          <w:rFonts w:ascii="Segoe UI" w:hAnsi="Segoe UI" w:cs="Segoe UI"/>
          <w:sz w:val="21"/>
          <w:szCs w:val="21"/>
        </w:rPr>
      </w:pPr>
      <w:del w:id="321" w:author="guocf" w:date="2025-04-01T16:41:00Z">
        <w:r>
          <w:rPr>
            <w:rFonts w:ascii="Segoe UI" w:hAnsi="Segoe UI" w:cs="Segoe UI"/>
            <w:sz w:val="21"/>
            <w:szCs w:val="21"/>
          </w:rPr>
          <w:delText>派拓网络的成功得益于其战略聚焦平台化的策略。通过统一平台整合多源数据，派拓网络减少了企业安全工具碎片化问题，降低了管理成本并提升了防御效率。例如，</w:delText>
        </w:r>
        <w:r>
          <w:rPr>
            <w:rFonts w:ascii="Segoe UI" w:hAnsi="Segoe UI" w:cs="Segoe UI"/>
            <w:sz w:val="21"/>
            <w:szCs w:val="21"/>
          </w:rPr>
          <w:delText>Cortex XSIAM</w:delText>
        </w:r>
        <w:r>
          <w:rPr>
            <w:rFonts w:ascii="Segoe UI" w:hAnsi="Segoe UI" w:cs="Segoe UI"/>
            <w:sz w:val="21"/>
            <w:szCs w:val="21"/>
          </w:rPr>
          <w:delText>平台集成</w:delText>
        </w:r>
        <w:r>
          <w:rPr>
            <w:rFonts w:ascii="Segoe UI" w:hAnsi="Segoe UI" w:cs="Segoe UI"/>
            <w:sz w:val="21"/>
            <w:szCs w:val="21"/>
          </w:rPr>
          <w:delText>SIEM</w:delText>
        </w:r>
        <w:r>
          <w:rPr>
            <w:rFonts w:ascii="Segoe UI" w:hAnsi="Segoe UI" w:cs="Segoe UI"/>
            <w:sz w:val="21"/>
            <w:szCs w:val="21"/>
          </w:rPr>
          <w:delText>、</w:delText>
        </w:r>
        <w:r>
          <w:rPr>
            <w:rFonts w:ascii="Segoe UI" w:hAnsi="Segoe UI" w:cs="Segoe UI"/>
            <w:sz w:val="21"/>
            <w:szCs w:val="21"/>
          </w:rPr>
          <w:delText>SOAR</w:delText>
        </w:r>
        <w:r>
          <w:rPr>
            <w:rFonts w:ascii="Segoe UI" w:hAnsi="Segoe UI" w:cs="Segoe UI"/>
            <w:sz w:val="21"/>
            <w:szCs w:val="21"/>
          </w:rPr>
          <w:delText>、</w:delText>
        </w:r>
        <w:r>
          <w:rPr>
            <w:rFonts w:ascii="Segoe UI" w:hAnsi="Segoe UI" w:cs="Segoe UI"/>
            <w:sz w:val="21"/>
            <w:szCs w:val="21"/>
          </w:rPr>
          <w:delText>XDR</w:delText>
        </w:r>
        <w:r>
          <w:rPr>
            <w:rFonts w:ascii="Segoe UI" w:hAnsi="Segoe UI" w:cs="Segoe UI"/>
            <w:sz w:val="21"/>
            <w:szCs w:val="21"/>
          </w:rPr>
          <w:delText>等功能，将威胁响应时间从数天缩短至分钟级。这种平台化整合不仅提高了安全运营的效率，还为客户提供了更加全面和高效的安全保障。</w:delText>
        </w:r>
      </w:del>
    </w:p>
    <w:p w:rsidR="005F2AF9" w:rsidRDefault="003255B4">
      <w:pPr>
        <w:pStyle w:val="3"/>
        <w:rPr>
          <w:del w:id="322" w:author="guocf" w:date="2025-04-01T16:41:00Z"/>
          <w:b w:val="0"/>
          <w:bCs w:val="0"/>
        </w:rPr>
      </w:pPr>
      <w:del w:id="323" w:author="guocf" w:date="2025-04-01T16:41:00Z">
        <w:r>
          <w:rPr>
            <w:b w:val="0"/>
            <w:bCs w:val="0"/>
          </w:rPr>
          <w:delText xml:space="preserve">2. </w:delText>
        </w:r>
        <w:r>
          <w:rPr>
            <w:b w:val="0"/>
            <w:bCs w:val="0"/>
          </w:rPr>
          <w:delText>技术收购与生态协同</w:delText>
        </w:r>
      </w:del>
    </w:p>
    <w:p w:rsidR="005F2AF9" w:rsidRDefault="003255B4">
      <w:pPr>
        <w:pStyle w:val="a7"/>
        <w:shd w:val="clear" w:color="auto" w:fill="FFFFFF"/>
        <w:spacing w:before="0" w:beforeAutospacing="0" w:after="0" w:afterAutospacing="0" w:line="368" w:lineRule="atLeast"/>
        <w:ind w:firstLineChars="200" w:firstLine="420"/>
        <w:jc w:val="both"/>
        <w:rPr>
          <w:del w:id="324" w:author="guocf" w:date="2025-04-01T16:41:00Z"/>
          <w:rFonts w:ascii="Segoe UI" w:hAnsi="Segoe UI" w:cs="Segoe UI"/>
          <w:sz w:val="21"/>
          <w:szCs w:val="21"/>
        </w:rPr>
      </w:pPr>
      <w:del w:id="325" w:author="guocf" w:date="2025-04-01T16:41:00Z">
        <w:r>
          <w:rPr>
            <w:rFonts w:ascii="Segoe UI" w:hAnsi="Segoe UI" w:cs="Segoe UI"/>
            <w:sz w:val="21"/>
            <w:szCs w:val="21"/>
          </w:rPr>
          <w:delText>派拓网络在技术收购方面具有敏锐的眼光和独到的策略。公司选择与现有产品线形成协同的技术标的进行收购，快速填补能力缺口。例如，通过收购</w:delText>
        </w:r>
        <w:r>
          <w:rPr>
            <w:rFonts w:ascii="Segoe UI" w:hAnsi="Segoe UI" w:cs="Segoe UI"/>
            <w:sz w:val="21"/>
            <w:szCs w:val="21"/>
          </w:rPr>
          <w:delText>IBM QRadar</w:delText>
        </w:r>
        <w:r>
          <w:rPr>
            <w:rFonts w:ascii="Segoe UI" w:hAnsi="Segoe UI" w:cs="Segoe UI"/>
            <w:sz w:val="21"/>
            <w:szCs w:val="21"/>
          </w:rPr>
          <w:delText>的威胁分析能力，派拓网络提升了其在威胁情报领域的实力。这种互补性收购不仅丰富了派拓网络的产品线，还为其带来了先进的技术和人才。</w:delText>
        </w:r>
      </w:del>
    </w:p>
    <w:p w:rsidR="005F2AF9" w:rsidRDefault="003255B4">
      <w:pPr>
        <w:pStyle w:val="a7"/>
        <w:shd w:val="clear" w:color="auto" w:fill="FFFFFF"/>
        <w:spacing w:before="0" w:beforeAutospacing="0" w:after="0" w:afterAutospacing="0" w:line="368" w:lineRule="atLeast"/>
        <w:ind w:firstLineChars="200" w:firstLine="420"/>
        <w:jc w:val="both"/>
        <w:rPr>
          <w:del w:id="326" w:author="guocf" w:date="2025-04-01T16:41:00Z"/>
          <w:rFonts w:ascii="Segoe UI" w:hAnsi="Segoe UI" w:cs="Segoe UI"/>
          <w:sz w:val="21"/>
          <w:szCs w:val="21"/>
        </w:rPr>
      </w:pPr>
      <w:del w:id="327" w:author="guocf" w:date="2025-04-01T16:41:00Z">
        <w:r>
          <w:rPr>
            <w:rFonts w:ascii="Segoe UI" w:hAnsi="Segoe UI" w:cs="Segoe UI"/>
            <w:sz w:val="21"/>
            <w:szCs w:val="21"/>
          </w:rPr>
          <w:delText>同时，派拓网络还注重与生态合作伙伴的合作与协同。通过与</w:delText>
        </w:r>
        <w:r>
          <w:rPr>
            <w:rFonts w:ascii="Segoe UI" w:hAnsi="Segoe UI" w:cs="Segoe UI"/>
            <w:sz w:val="21"/>
            <w:szCs w:val="21"/>
          </w:rPr>
          <w:delText>IBM</w:delText>
        </w:r>
        <w:r>
          <w:rPr>
            <w:rFonts w:ascii="Segoe UI" w:hAnsi="Segoe UI" w:cs="Segoe UI"/>
            <w:sz w:val="21"/>
            <w:szCs w:val="21"/>
          </w:rPr>
          <w:delText>、神州数码等企业的合作，派拓网络借助本地化运营伙伴拓展市场，实现了合规与技术创新的平衡。这种生态合作不仅提升了派拓网络的市场竞争力，还为其在全球网络安全市场中赢得了更多的合作伙伴和支持者。</w:delText>
        </w:r>
      </w:del>
    </w:p>
    <w:p w:rsidR="005F2AF9" w:rsidRDefault="003255B4">
      <w:pPr>
        <w:pStyle w:val="3"/>
        <w:rPr>
          <w:del w:id="328" w:author="guocf" w:date="2025-04-01T16:41:00Z"/>
          <w:b w:val="0"/>
          <w:bCs w:val="0"/>
        </w:rPr>
      </w:pPr>
      <w:del w:id="329" w:author="guocf" w:date="2025-04-01T16:41:00Z">
        <w:r>
          <w:rPr>
            <w:b w:val="0"/>
            <w:bCs w:val="0"/>
          </w:rPr>
          <w:delText>3. AI</w:delText>
        </w:r>
        <w:r>
          <w:rPr>
            <w:b w:val="0"/>
            <w:bCs w:val="0"/>
          </w:rPr>
          <w:delText>与数据驱动的创新</w:delText>
        </w:r>
      </w:del>
    </w:p>
    <w:p w:rsidR="005F2AF9" w:rsidRDefault="003255B4">
      <w:pPr>
        <w:pStyle w:val="a7"/>
        <w:shd w:val="clear" w:color="auto" w:fill="FFFFFF"/>
        <w:spacing w:before="0" w:beforeAutospacing="0" w:after="0" w:afterAutospacing="0" w:line="368" w:lineRule="atLeast"/>
        <w:ind w:firstLineChars="200" w:firstLine="420"/>
        <w:jc w:val="both"/>
        <w:rPr>
          <w:rFonts w:ascii="Segoe UI" w:hAnsi="Segoe UI" w:cs="Segoe UI"/>
          <w:sz w:val="21"/>
          <w:szCs w:val="21"/>
        </w:rPr>
      </w:pPr>
      <w:del w:id="330" w:author="guocf" w:date="2025-04-01T16:41:00Z">
        <w:r>
          <w:rPr>
            <w:rFonts w:ascii="Segoe UI" w:hAnsi="Segoe UI" w:cs="Segoe UI"/>
            <w:sz w:val="21"/>
            <w:szCs w:val="21"/>
          </w:rPr>
          <w:delText>派拓网络将</w:delText>
        </w:r>
        <w:r>
          <w:rPr>
            <w:rFonts w:ascii="Segoe UI" w:hAnsi="Segoe UI" w:cs="Segoe UI"/>
            <w:sz w:val="21"/>
            <w:szCs w:val="21"/>
          </w:rPr>
          <w:delText>AI</w:delText>
        </w:r>
        <w:r>
          <w:rPr>
            <w:rFonts w:ascii="Segoe UI" w:hAnsi="Segoe UI" w:cs="Segoe UI"/>
            <w:sz w:val="21"/>
            <w:szCs w:val="21"/>
          </w:rPr>
          <w:delText>深度融入安全运营中，通过机器学习实时发现物联网设备风险；通过</w:delText>
        </w:r>
        <w:r>
          <w:rPr>
            <w:rFonts w:ascii="Segoe UI" w:hAnsi="Segoe UI" w:cs="Segoe UI"/>
            <w:sz w:val="21"/>
            <w:szCs w:val="21"/>
          </w:rPr>
          <w:delText>Precision AI</w:delText>
        </w:r>
        <w:r>
          <w:rPr>
            <w:rFonts w:ascii="Segoe UI" w:hAnsi="Segoe UI" w:cs="Segoe UI"/>
            <w:sz w:val="21"/>
            <w:szCs w:val="21"/>
          </w:rPr>
          <w:delText>减少误报并优化威胁优先级。这种</w:delText>
        </w:r>
        <w:r>
          <w:rPr>
            <w:rFonts w:ascii="Segoe UI" w:hAnsi="Segoe UI" w:cs="Segoe UI"/>
            <w:sz w:val="21"/>
            <w:szCs w:val="21"/>
          </w:rPr>
          <w:delText>AI</w:delText>
        </w:r>
        <w:r>
          <w:rPr>
            <w:rFonts w:ascii="Segoe UI" w:hAnsi="Segoe UI" w:cs="Segoe UI"/>
            <w:sz w:val="21"/>
            <w:szCs w:val="21"/>
          </w:rPr>
          <w:delText>与数据驱动的创新不仅提高了安全运营的效率和准确性，还为客户提供了更加便捷和高效的服务体验。</w:delText>
        </w:r>
      </w:del>
    </w:p>
    <w:p w:rsidR="005F2AF9" w:rsidRDefault="002B08F8">
      <w:pPr>
        <w:pStyle w:val="2"/>
      </w:pPr>
      <w:ins w:id="331" w:author="guocf" w:date="2025-04-14T16:57:00Z">
        <w:r>
          <w:rPr>
            <w:rFonts w:hint="eastAsia"/>
          </w:rPr>
          <w:t>三</w:t>
        </w:r>
      </w:ins>
      <w:del w:id="332" w:author="guocf" w:date="2025-04-01T16:58:00Z">
        <w:r w:rsidR="003255B4">
          <w:delText>五</w:delText>
        </w:r>
      </w:del>
      <w:r w:rsidR="003255B4">
        <w:t>、对</w:t>
      </w:r>
      <w:del w:id="333" w:author="guocf" w:date="2025-04-09T16:36:00Z">
        <w:r w:rsidR="003255B4" w:rsidDel="00BB7102">
          <w:delText>中国</w:delText>
        </w:r>
      </w:del>
      <w:r w:rsidR="003255B4">
        <w:t>电信</w:t>
      </w:r>
      <w:ins w:id="334" w:author="guocf" w:date="2025-04-09T16:37:00Z">
        <w:r w:rsidR="00BB7102">
          <w:rPr>
            <w:rFonts w:hint="eastAsia"/>
          </w:rPr>
          <w:t>运营商</w:t>
        </w:r>
      </w:ins>
      <w:r w:rsidR="003255B4">
        <w:rPr>
          <w:rFonts w:hint="eastAsia"/>
        </w:rPr>
        <w:t>网络</w:t>
      </w:r>
      <w:r w:rsidR="003255B4">
        <w:t>安全</w:t>
      </w:r>
      <w:r w:rsidR="003255B4">
        <w:rPr>
          <w:rFonts w:hint="eastAsia"/>
        </w:rPr>
        <w:t>业务</w:t>
      </w:r>
      <w:r w:rsidR="003255B4">
        <w:t>发展的</w:t>
      </w:r>
      <w:r w:rsidR="003255B4">
        <w:rPr>
          <w:rFonts w:hint="eastAsia"/>
        </w:rPr>
        <w:t>启示</w:t>
      </w:r>
    </w:p>
    <w:p w:rsidR="005F2AF9" w:rsidRDefault="003255B4">
      <w:pPr>
        <w:pStyle w:val="a7"/>
        <w:shd w:val="clear" w:color="auto" w:fill="FFFFFF"/>
        <w:spacing w:before="0" w:beforeAutospacing="0" w:after="0" w:afterAutospacing="0" w:line="368" w:lineRule="atLeast"/>
        <w:ind w:firstLineChars="200" w:firstLine="420"/>
        <w:jc w:val="both"/>
        <w:rPr>
          <w:del w:id="335" w:author="guocf" w:date="2025-04-01T16:28:00Z"/>
          <w:rFonts w:ascii="Segoe UI" w:hAnsi="Segoe UI" w:cs="Segoe UI"/>
          <w:sz w:val="21"/>
          <w:szCs w:val="21"/>
        </w:rPr>
      </w:pPr>
      <w:del w:id="336" w:author="guocf" w:date="2025-04-01T16:28:00Z">
        <w:r>
          <w:rPr>
            <w:rFonts w:ascii="Segoe UI" w:hAnsi="Segoe UI" w:cs="Segoe UI"/>
            <w:sz w:val="21"/>
            <w:szCs w:val="21"/>
          </w:rPr>
          <w:delText>派拓网络的崛起之路充分证明了</w:delText>
        </w:r>
        <w:r>
          <w:rPr>
            <w:rFonts w:ascii="Segoe UI" w:hAnsi="Segoe UI" w:cs="Segoe UI"/>
            <w:sz w:val="21"/>
            <w:szCs w:val="21"/>
          </w:rPr>
          <w:delText>“</w:delText>
        </w:r>
        <w:r>
          <w:rPr>
            <w:rFonts w:ascii="Segoe UI" w:hAnsi="Segoe UI" w:cs="Segoe UI"/>
            <w:sz w:val="21"/>
            <w:szCs w:val="21"/>
          </w:rPr>
          <w:delText>技术收购</w:delText>
        </w:r>
        <w:r>
          <w:rPr>
            <w:rFonts w:ascii="Segoe UI" w:hAnsi="Segoe UI" w:cs="Segoe UI"/>
            <w:sz w:val="21"/>
            <w:szCs w:val="21"/>
          </w:rPr>
          <w:delText>+</w:delText>
        </w:r>
        <w:r>
          <w:rPr>
            <w:rFonts w:ascii="Segoe UI" w:hAnsi="Segoe UI" w:cs="Segoe UI"/>
            <w:sz w:val="21"/>
            <w:szCs w:val="21"/>
          </w:rPr>
          <w:delText>平台化整合</w:delText>
        </w:r>
        <w:r>
          <w:rPr>
            <w:rFonts w:ascii="Segoe UI" w:hAnsi="Segoe UI" w:cs="Segoe UI"/>
            <w:sz w:val="21"/>
            <w:szCs w:val="21"/>
          </w:rPr>
          <w:delText>+</w:delText>
        </w:r>
        <w:r>
          <w:rPr>
            <w:rFonts w:ascii="Segoe UI" w:hAnsi="Segoe UI" w:cs="Segoe UI"/>
            <w:sz w:val="21"/>
            <w:szCs w:val="21"/>
          </w:rPr>
          <w:delText>生态合作</w:delText>
        </w:r>
        <w:r>
          <w:rPr>
            <w:rFonts w:ascii="Segoe UI" w:hAnsi="Segoe UI" w:cs="Segoe UI"/>
            <w:sz w:val="21"/>
            <w:szCs w:val="21"/>
          </w:rPr>
          <w:delText>”</w:delText>
        </w:r>
        <w:r>
          <w:rPr>
            <w:rFonts w:ascii="Segoe UI" w:hAnsi="Segoe UI" w:cs="Segoe UI"/>
            <w:sz w:val="21"/>
            <w:szCs w:val="21"/>
          </w:rPr>
          <w:delText>模式的有效性。通过一系列关键收购和平台化整合，派拓网络成功扩</w:delText>
        </w:r>
        <w:r>
          <w:rPr>
            <w:rFonts w:ascii="Segoe UI" w:hAnsi="Segoe UI" w:cs="Segoe UI" w:hint="eastAsia"/>
            <w:sz w:val="21"/>
            <w:szCs w:val="21"/>
          </w:rPr>
          <w:delText>张</w:delText>
        </w:r>
        <w:r>
          <w:rPr>
            <w:rFonts w:ascii="Segoe UI" w:hAnsi="Segoe UI" w:cs="Segoe UI"/>
            <w:sz w:val="21"/>
            <w:szCs w:val="21"/>
          </w:rPr>
          <w:delText>了产品线和服务范围，实现了业务的多元化和全球化。</w:delText>
        </w:r>
        <w:r>
          <w:rPr>
            <w:rFonts w:ascii="Segoe UI" w:hAnsi="Segoe UI" w:cs="Segoe UI" w:hint="eastAsia"/>
            <w:sz w:val="21"/>
            <w:szCs w:val="21"/>
          </w:rPr>
          <w:delText>其发展模式值得中国电信学习和借鉴。</w:delText>
        </w:r>
      </w:del>
    </w:p>
    <w:p w:rsidR="005F2AF9" w:rsidRDefault="003255B4">
      <w:pPr>
        <w:pStyle w:val="a7"/>
        <w:shd w:val="clear" w:color="auto" w:fill="FFFFFF"/>
        <w:spacing w:before="0" w:after="0" w:line="368" w:lineRule="atLeast"/>
        <w:ind w:firstLineChars="200" w:firstLine="420"/>
        <w:rPr>
          <w:del w:id="337" w:author="guocf" w:date="2025-04-01T16:28:00Z"/>
          <w:sz w:val="21"/>
        </w:rPr>
        <w:pPrChange w:id="338" w:author="guocf" w:date="2025-04-01T16:13:00Z">
          <w:pPr>
            <w:pStyle w:val="2"/>
          </w:pPr>
        </w:pPrChange>
      </w:pPr>
      <w:del w:id="339" w:author="guocf" w:date="2025-04-01T16:28:00Z">
        <w:r>
          <w:rPr>
            <w:rFonts w:ascii="Segoe UI" w:hAnsi="Segoe UI" w:cs="Segoe UI"/>
            <w:sz w:val="21"/>
            <w:szCs w:val="21"/>
          </w:rPr>
          <w:delText xml:space="preserve">1. </w:delText>
        </w:r>
        <w:r>
          <w:rPr>
            <w:rFonts w:ascii="Segoe UI" w:hAnsi="Segoe UI" w:cs="Segoe UI"/>
            <w:sz w:val="21"/>
            <w:szCs w:val="21"/>
          </w:rPr>
          <w:delText>推动安全能力平台化整合</w:delText>
        </w:r>
      </w:del>
    </w:p>
    <w:p w:rsidR="005F2AF9" w:rsidRDefault="003255B4">
      <w:pPr>
        <w:pStyle w:val="a7"/>
        <w:shd w:val="clear" w:color="auto" w:fill="FFFFFF"/>
        <w:spacing w:before="0" w:beforeAutospacing="0" w:after="0" w:afterAutospacing="0" w:line="368" w:lineRule="atLeast"/>
        <w:ind w:firstLineChars="200" w:firstLine="420"/>
        <w:jc w:val="both"/>
        <w:rPr>
          <w:del w:id="340" w:author="guocf" w:date="2025-04-01T16:28:00Z"/>
          <w:rFonts w:ascii="Segoe UI" w:hAnsi="Segoe UI" w:cs="Segoe UI"/>
          <w:sz w:val="21"/>
          <w:szCs w:val="21"/>
        </w:rPr>
      </w:pPr>
      <w:del w:id="341" w:author="guocf" w:date="2025-04-01T16:28:00Z">
        <w:r>
          <w:rPr>
            <w:rFonts w:ascii="Segoe UI" w:hAnsi="Segoe UI" w:cs="Segoe UI"/>
            <w:sz w:val="21"/>
            <w:szCs w:val="21"/>
          </w:rPr>
          <w:delText>中国电信作为国内网络安全国家队，已在云堤抗</w:delText>
        </w:r>
        <w:r>
          <w:rPr>
            <w:rFonts w:ascii="Segoe UI" w:hAnsi="Segoe UI" w:cs="Segoe UI"/>
            <w:sz w:val="21"/>
            <w:szCs w:val="21"/>
          </w:rPr>
          <w:delText>D</w:delText>
        </w:r>
        <w:r>
          <w:rPr>
            <w:rFonts w:ascii="Segoe UI" w:hAnsi="Segoe UI" w:cs="Segoe UI"/>
            <w:sz w:val="21"/>
            <w:szCs w:val="21"/>
          </w:rPr>
          <w:delText>、天翼安全大脑等领域取得显著成果。然而，对比派拓网络的全球化路径，中国电信可进一步优化安全能力平台化整合。通过参考派拓网络的</w:delText>
        </w:r>
        <w:r>
          <w:rPr>
            <w:rFonts w:ascii="Segoe UI" w:hAnsi="Segoe UI" w:cs="Segoe UI"/>
            <w:sz w:val="21"/>
            <w:szCs w:val="21"/>
          </w:rPr>
          <w:delText>“</w:delText>
        </w:r>
        <w:r>
          <w:rPr>
            <w:rFonts w:ascii="Segoe UI" w:hAnsi="Segoe UI" w:cs="Segoe UI"/>
            <w:sz w:val="21"/>
            <w:szCs w:val="21"/>
          </w:rPr>
          <w:delText>统一平台</w:delText>
        </w:r>
        <w:r>
          <w:rPr>
            <w:rFonts w:ascii="Segoe UI" w:hAnsi="Segoe UI" w:cs="Segoe UI"/>
            <w:sz w:val="21"/>
            <w:szCs w:val="21"/>
          </w:rPr>
          <w:delText>”</w:delText>
        </w:r>
        <w:r>
          <w:rPr>
            <w:rFonts w:ascii="Segoe UI" w:hAnsi="Segoe UI" w:cs="Segoe UI"/>
            <w:sz w:val="21"/>
            <w:szCs w:val="21"/>
          </w:rPr>
          <w:delText>模式，将</w:delText>
        </w:r>
        <w:r>
          <w:rPr>
            <w:rFonts w:ascii="Segoe UI" w:hAnsi="Segoe UI" w:cs="Segoe UI"/>
            <w:sz w:val="21"/>
            <w:szCs w:val="21"/>
          </w:rPr>
          <w:delText>AI</w:delText>
        </w:r>
        <w:r>
          <w:rPr>
            <w:rFonts w:ascii="Segoe UI" w:hAnsi="Segoe UI" w:cs="Segoe UI"/>
            <w:sz w:val="21"/>
            <w:szCs w:val="21"/>
          </w:rPr>
          <w:delText>安全分析、威胁情报等能力深度集成，打造</w:delText>
        </w:r>
        <w:r>
          <w:rPr>
            <w:rFonts w:ascii="Segoe UI" w:hAnsi="Segoe UI" w:cs="Segoe UI"/>
            <w:sz w:val="21"/>
            <w:szCs w:val="21"/>
          </w:rPr>
          <w:delText>“</w:delText>
        </w:r>
        <w:r>
          <w:rPr>
            <w:rFonts w:ascii="Segoe UI" w:hAnsi="Segoe UI" w:cs="Segoe UI"/>
            <w:sz w:val="21"/>
            <w:szCs w:val="21"/>
          </w:rPr>
          <w:delText>一站式</w:delText>
        </w:r>
        <w:r>
          <w:rPr>
            <w:rFonts w:ascii="Segoe UI" w:hAnsi="Segoe UI" w:cs="Segoe UI"/>
            <w:sz w:val="21"/>
            <w:szCs w:val="21"/>
          </w:rPr>
          <w:delText>”</w:delText>
        </w:r>
        <w:r>
          <w:rPr>
            <w:rFonts w:ascii="Segoe UI" w:hAnsi="Segoe UI" w:cs="Segoe UI"/>
            <w:sz w:val="21"/>
            <w:szCs w:val="21"/>
          </w:rPr>
          <w:delText>安全服务平台。这种平台化整合将降低客户管理复杂度，提高安全运营效率。</w:delText>
        </w:r>
      </w:del>
    </w:p>
    <w:p w:rsidR="005F2AF9" w:rsidRDefault="003255B4">
      <w:pPr>
        <w:pStyle w:val="a7"/>
        <w:shd w:val="clear" w:color="auto" w:fill="FFFFFF"/>
        <w:spacing w:before="0" w:after="0" w:line="368" w:lineRule="atLeast"/>
        <w:ind w:firstLineChars="200" w:firstLine="420"/>
        <w:rPr>
          <w:del w:id="342" w:author="guocf" w:date="2025-04-01T16:28:00Z"/>
          <w:rFonts w:ascii="Segoe UI" w:hAnsi="Segoe UI" w:cs="Segoe UI"/>
          <w:sz w:val="21"/>
          <w:szCs w:val="21"/>
        </w:rPr>
      </w:pPr>
      <w:del w:id="343" w:author="guocf" w:date="2025-04-01T16:28:00Z">
        <w:r>
          <w:rPr>
            <w:rFonts w:ascii="Segoe UI" w:hAnsi="Segoe UI" w:cs="Segoe UI"/>
            <w:sz w:val="21"/>
            <w:szCs w:val="21"/>
          </w:rPr>
          <w:delText xml:space="preserve">2. </w:delText>
        </w:r>
        <w:r>
          <w:rPr>
            <w:rFonts w:ascii="Segoe UI" w:hAnsi="Segoe UI" w:cs="Segoe UI"/>
            <w:sz w:val="21"/>
            <w:szCs w:val="21"/>
          </w:rPr>
          <w:delText>强化技术收购与自主研发结合</w:delText>
        </w:r>
      </w:del>
    </w:p>
    <w:p w:rsidR="005F2AF9" w:rsidRDefault="003255B4">
      <w:pPr>
        <w:pStyle w:val="a7"/>
        <w:shd w:val="clear" w:color="auto" w:fill="FFFFFF"/>
        <w:spacing w:before="0" w:beforeAutospacing="0" w:after="0" w:afterAutospacing="0" w:line="368" w:lineRule="atLeast"/>
        <w:ind w:firstLineChars="200" w:firstLine="420"/>
        <w:jc w:val="both"/>
        <w:rPr>
          <w:del w:id="344" w:author="guocf" w:date="2025-04-01T16:26:00Z"/>
          <w:rFonts w:ascii="Segoe UI" w:hAnsi="Segoe UI" w:cs="Segoe UI"/>
          <w:sz w:val="21"/>
          <w:szCs w:val="21"/>
        </w:rPr>
      </w:pPr>
      <w:del w:id="345" w:author="guocf" w:date="2025-04-01T16:28:00Z">
        <w:r>
          <w:rPr>
            <w:rFonts w:ascii="Segoe UI" w:hAnsi="Segoe UI" w:cs="Segoe UI"/>
            <w:sz w:val="21"/>
            <w:szCs w:val="21"/>
          </w:rPr>
          <w:delText>中国电信在网络安全领域已具备较强的自主研发能力，如见微安全大模型</w:delText>
        </w:r>
        <w:r>
          <w:rPr>
            <w:rFonts w:ascii="Segoe UI" w:hAnsi="Segoe UI" w:cs="Segoe UI"/>
            <w:sz w:val="21"/>
            <w:szCs w:val="21"/>
          </w:rPr>
          <w:delText>2.0</w:delText>
        </w:r>
        <w:r>
          <w:rPr>
            <w:rFonts w:ascii="Segoe UI" w:hAnsi="Segoe UI" w:cs="Segoe UI"/>
            <w:sz w:val="21"/>
            <w:szCs w:val="21"/>
          </w:rPr>
          <w:delText>等。然而，生态合作广度不足。因此，建议中国电信通过战略投资或收购补齐</w:delText>
        </w:r>
        <w:r>
          <w:rPr>
            <w:rFonts w:ascii="Segoe UI" w:hAnsi="Segoe UI" w:cs="Segoe UI"/>
            <w:sz w:val="21"/>
            <w:szCs w:val="21"/>
          </w:rPr>
          <w:delText>AI</w:delText>
        </w:r>
        <w:r>
          <w:rPr>
            <w:rFonts w:ascii="Segoe UI" w:hAnsi="Segoe UI" w:cs="Segoe UI"/>
            <w:sz w:val="21"/>
            <w:szCs w:val="21"/>
          </w:rPr>
          <w:delText>驱动安全、零信任架构等领域短板；联合高校与实验室攻关低空经济等新兴场景安全技术。这种技术收购与自主研发结合的策略将有助于提升中国电信的技术实力和市场竞争力。</w:delText>
        </w:r>
      </w:del>
    </w:p>
    <w:p w:rsidR="005F2AF9" w:rsidRDefault="003255B4">
      <w:pPr>
        <w:pStyle w:val="a7"/>
        <w:shd w:val="clear" w:color="auto" w:fill="FFFFFF"/>
        <w:spacing w:before="0" w:after="0" w:line="368" w:lineRule="atLeast"/>
        <w:ind w:firstLineChars="200" w:firstLine="420"/>
        <w:rPr>
          <w:del w:id="346" w:author="guocf" w:date="2025-04-01T16:26:00Z"/>
          <w:rFonts w:ascii="Segoe UI" w:hAnsi="Segoe UI" w:cs="Segoe UI"/>
          <w:sz w:val="21"/>
          <w:szCs w:val="21"/>
        </w:rPr>
      </w:pPr>
      <w:del w:id="347" w:author="guocf" w:date="2025-04-01T16:26:00Z">
        <w:r>
          <w:rPr>
            <w:rFonts w:ascii="Segoe UI" w:hAnsi="Segoe UI" w:cs="Segoe UI"/>
            <w:sz w:val="21"/>
            <w:szCs w:val="21"/>
          </w:rPr>
          <w:delText xml:space="preserve">3. </w:delText>
        </w:r>
        <w:r>
          <w:rPr>
            <w:rFonts w:ascii="Segoe UI" w:hAnsi="Segoe UI" w:cs="Segoe UI"/>
            <w:sz w:val="21"/>
            <w:szCs w:val="21"/>
          </w:rPr>
          <w:delText>深化生态合作与本地化运营</w:delText>
        </w:r>
      </w:del>
    </w:p>
    <w:p w:rsidR="005F2AF9" w:rsidRDefault="003255B4">
      <w:pPr>
        <w:pStyle w:val="a7"/>
        <w:shd w:val="clear" w:color="auto" w:fill="FFFFFF"/>
        <w:spacing w:before="0" w:beforeAutospacing="0" w:after="0" w:afterAutospacing="0" w:line="368" w:lineRule="atLeast"/>
        <w:ind w:firstLineChars="200" w:firstLine="420"/>
        <w:jc w:val="both"/>
        <w:rPr>
          <w:del w:id="348" w:author="guocf" w:date="2025-04-01T16:26:00Z"/>
          <w:rFonts w:ascii="Segoe UI" w:hAnsi="Segoe UI" w:cs="Segoe UI"/>
          <w:sz w:val="21"/>
          <w:szCs w:val="21"/>
        </w:rPr>
      </w:pPr>
      <w:del w:id="349" w:author="guocf" w:date="2025-04-01T16:26:00Z">
        <w:r>
          <w:rPr>
            <w:rFonts w:ascii="Segoe UI" w:hAnsi="Segoe UI" w:cs="Segoe UI"/>
            <w:sz w:val="21"/>
            <w:szCs w:val="21"/>
          </w:rPr>
          <w:delText>派拓网络与神州数码合作落地</w:delText>
        </w:r>
        <w:r>
          <w:rPr>
            <w:rFonts w:ascii="Segoe UI" w:hAnsi="Segoe UI" w:cs="Segoe UI"/>
            <w:sz w:val="21"/>
            <w:szCs w:val="21"/>
          </w:rPr>
          <w:delText>IoT/OT</w:delText>
        </w:r>
        <w:r>
          <w:rPr>
            <w:rFonts w:ascii="Segoe UI" w:hAnsi="Segoe UI" w:cs="Segoe UI"/>
            <w:sz w:val="21"/>
            <w:szCs w:val="21"/>
          </w:rPr>
          <w:delText>安全服务的案例为中国电信提供了有益的借鉴。建议中国电信联合华为、奇安信等国内厂商构建安全生态联盟，输出</w:delText>
        </w:r>
        <w:r>
          <w:rPr>
            <w:rFonts w:ascii="Segoe UI" w:hAnsi="Segoe UI" w:cs="Segoe UI"/>
            <w:sz w:val="21"/>
            <w:szCs w:val="21"/>
          </w:rPr>
          <w:delText>“</w:delText>
        </w:r>
        <w:r>
          <w:rPr>
            <w:rFonts w:ascii="Segoe UI" w:hAnsi="Segoe UI" w:cs="Segoe UI"/>
            <w:sz w:val="21"/>
            <w:szCs w:val="21"/>
          </w:rPr>
          <w:delText>电信标准</w:delText>
        </w:r>
        <w:r>
          <w:rPr>
            <w:rFonts w:ascii="Segoe UI" w:hAnsi="Segoe UI" w:cs="Segoe UI"/>
            <w:sz w:val="21"/>
            <w:szCs w:val="21"/>
          </w:rPr>
          <w:delText>”</w:delText>
        </w:r>
        <w:r>
          <w:rPr>
            <w:rFonts w:ascii="Segoe UI" w:hAnsi="Segoe UI" w:cs="Segoe UI"/>
            <w:sz w:val="21"/>
            <w:szCs w:val="21"/>
          </w:rPr>
          <w:delText>；通过省级公司试点积累场景化服务经验。这种深化生态合作与本地化运营的策略将有助于提升中国电信的市场竞争力和服务水平。</w:delText>
        </w:r>
      </w:del>
    </w:p>
    <w:p w:rsidR="005F2AF9" w:rsidRPr="005F2AF9" w:rsidRDefault="003255B4">
      <w:pPr>
        <w:pStyle w:val="a7"/>
        <w:shd w:val="clear" w:color="auto" w:fill="FFFFFF"/>
        <w:spacing w:line="368" w:lineRule="atLeast"/>
        <w:ind w:firstLineChars="200" w:firstLine="420"/>
        <w:jc w:val="both"/>
        <w:rPr>
          <w:ins w:id="350" w:author="guocf" w:date="2025-04-01T16:26:00Z"/>
          <w:rFonts w:ascii="Segoe UI" w:hAnsi="Segoe UI" w:cs="Segoe UI"/>
          <w:szCs w:val="21"/>
          <w:rPrChange w:id="351" w:author="guocf" w:date="2025-04-01T16:27:00Z">
            <w:rPr>
              <w:ins w:id="352" w:author="guocf" w:date="2025-04-01T16:26:00Z"/>
            </w:rPr>
          </w:rPrChange>
        </w:rPr>
        <w:pPrChange w:id="353" w:author="guocf" w:date="2025-04-01T16:27:00Z">
          <w:pPr>
            <w:widowControl/>
            <w:jc w:val="left"/>
          </w:pPr>
        </w:pPrChange>
      </w:pPr>
      <w:ins w:id="354" w:author="guocf" w:date="2025-04-01T16:26:00Z">
        <w:r>
          <w:rPr>
            <w:rFonts w:ascii="Segoe UI" w:hAnsi="Segoe UI" w:cs="Segoe UI"/>
            <w:sz w:val="21"/>
            <w:szCs w:val="21"/>
            <w:lang w:bidi="ar"/>
            <w:rPrChange w:id="355" w:author="guocf" w:date="2025-04-01T16:27:00Z">
              <w:rPr>
                <w:lang w:bidi="ar"/>
              </w:rPr>
            </w:rPrChange>
          </w:rPr>
          <w:t>派拓网络采取</w:t>
        </w:r>
        <w:r>
          <w:rPr>
            <w:rFonts w:ascii="Segoe UI" w:hAnsi="Segoe UI" w:cs="Segoe UI"/>
            <w:sz w:val="21"/>
            <w:szCs w:val="21"/>
            <w:lang w:bidi="ar"/>
            <w:rPrChange w:id="356" w:author="guocf" w:date="2025-04-01T16:27:00Z">
              <w:rPr>
                <w:lang w:bidi="ar"/>
              </w:rPr>
            </w:rPrChange>
          </w:rPr>
          <w:t xml:space="preserve"> “</w:t>
        </w:r>
        <w:r>
          <w:rPr>
            <w:rFonts w:ascii="Segoe UI" w:hAnsi="Segoe UI" w:cs="Segoe UI"/>
            <w:sz w:val="21"/>
            <w:szCs w:val="21"/>
            <w:lang w:bidi="ar"/>
            <w:rPrChange w:id="357" w:author="guocf" w:date="2025-04-01T16:27:00Z">
              <w:rPr>
                <w:lang w:bidi="ar"/>
              </w:rPr>
            </w:rPrChange>
          </w:rPr>
          <w:t>技术收购</w:t>
        </w:r>
        <w:r>
          <w:rPr>
            <w:rFonts w:ascii="Segoe UI" w:hAnsi="Segoe UI" w:cs="Segoe UI"/>
            <w:sz w:val="21"/>
            <w:szCs w:val="21"/>
            <w:lang w:bidi="ar"/>
            <w:rPrChange w:id="358" w:author="guocf" w:date="2025-04-01T16:27:00Z">
              <w:rPr>
                <w:lang w:bidi="ar"/>
              </w:rPr>
            </w:rPrChange>
          </w:rPr>
          <w:t xml:space="preserve"> + </w:t>
        </w:r>
        <w:r>
          <w:rPr>
            <w:rFonts w:ascii="Segoe UI" w:hAnsi="Segoe UI" w:cs="Segoe UI"/>
            <w:sz w:val="21"/>
            <w:szCs w:val="21"/>
            <w:lang w:bidi="ar"/>
            <w:rPrChange w:id="359" w:author="guocf" w:date="2025-04-01T16:27:00Z">
              <w:rPr>
                <w:lang w:bidi="ar"/>
              </w:rPr>
            </w:rPrChange>
          </w:rPr>
          <w:t>平台化整合</w:t>
        </w:r>
        <w:r>
          <w:rPr>
            <w:rFonts w:ascii="Segoe UI" w:hAnsi="Segoe UI" w:cs="Segoe UI"/>
            <w:sz w:val="21"/>
            <w:szCs w:val="21"/>
            <w:lang w:bidi="ar"/>
            <w:rPrChange w:id="360" w:author="guocf" w:date="2025-04-01T16:27:00Z">
              <w:rPr>
                <w:lang w:bidi="ar"/>
              </w:rPr>
            </w:rPrChange>
          </w:rPr>
          <w:t xml:space="preserve"> + </w:t>
        </w:r>
        <w:r>
          <w:rPr>
            <w:rFonts w:ascii="Segoe UI" w:hAnsi="Segoe UI" w:cs="Segoe UI"/>
            <w:sz w:val="21"/>
            <w:szCs w:val="21"/>
            <w:lang w:bidi="ar"/>
            <w:rPrChange w:id="361" w:author="guocf" w:date="2025-04-01T16:27:00Z">
              <w:rPr>
                <w:lang w:bidi="ar"/>
              </w:rPr>
            </w:rPrChange>
          </w:rPr>
          <w:t>生态合作</w:t>
        </w:r>
        <w:r>
          <w:rPr>
            <w:rFonts w:ascii="Segoe UI" w:hAnsi="Segoe UI" w:cs="Segoe UI"/>
            <w:sz w:val="21"/>
            <w:szCs w:val="21"/>
            <w:lang w:bidi="ar"/>
            <w:rPrChange w:id="362" w:author="guocf" w:date="2025-04-01T16:27:00Z">
              <w:rPr>
                <w:lang w:bidi="ar"/>
              </w:rPr>
            </w:rPrChange>
          </w:rPr>
          <w:t xml:space="preserve">” </w:t>
        </w:r>
        <w:r>
          <w:rPr>
            <w:rFonts w:ascii="Segoe UI" w:hAnsi="Segoe UI" w:cs="Segoe UI"/>
            <w:sz w:val="21"/>
            <w:szCs w:val="21"/>
            <w:lang w:bidi="ar"/>
            <w:rPrChange w:id="363" w:author="guocf" w:date="2025-04-01T16:27:00Z">
              <w:rPr>
                <w:lang w:bidi="ar"/>
              </w:rPr>
            </w:rPrChange>
          </w:rPr>
          <w:t>的发展模式，凭借一系列关键收购行动以及平台化整合策略，成功扩张</w:t>
        </w:r>
        <w:r w:rsidR="00BB7102">
          <w:rPr>
            <w:rFonts w:ascii="Segoe UI" w:hAnsi="Segoe UI" w:cs="Segoe UI"/>
            <w:sz w:val="21"/>
            <w:szCs w:val="21"/>
            <w:lang w:bidi="ar"/>
          </w:rPr>
          <w:t>了产品线与服务范围，达成业务多元化与全球化布局，其发展路径对</w:t>
        </w:r>
        <w:r>
          <w:rPr>
            <w:rFonts w:ascii="Segoe UI" w:hAnsi="Segoe UI" w:cs="Segoe UI"/>
            <w:sz w:val="21"/>
            <w:szCs w:val="21"/>
            <w:lang w:bidi="ar"/>
            <w:rPrChange w:id="364" w:author="guocf" w:date="2025-04-01T16:27:00Z">
              <w:rPr>
                <w:lang w:bidi="ar"/>
              </w:rPr>
            </w:rPrChange>
          </w:rPr>
          <w:t>电信</w:t>
        </w:r>
      </w:ins>
      <w:ins w:id="365" w:author="guocf" w:date="2025-04-09T16:37:00Z">
        <w:r w:rsidR="00BB7102">
          <w:rPr>
            <w:rFonts w:ascii="Segoe UI" w:hAnsi="Segoe UI" w:cs="Segoe UI" w:hint="eastAsia"/>
            <w:sz w:val="21"/>
            <w:szCs w:val="21"/>
            <w:lang w:bidi="ar"/>
          </w:rPr>
          <w:t>运营商</w:t>
        </w:r>
      </w:ins>
      <w:ins w:id="366" w:author="guocf" w:date="2025-04-01T16:26:00Z">
        <w:r>
          <w:rPr>
            <w:rFonts w:ascii="Segoe UI" w:hAnsi="Segoe UI" w:cs="Segoe UI"/>
            <w:sz w:val="21"/>
            <w:szCs w:val="21"/>
            <w:lang w:bidi="ar"/>
            <w:rPrChange w:id="367" w:author="guocf" w:date="2025-04-01T16:27:00Z">
              <w:rPr>
                <w:lang w:bidi="ar"/>
              </w:rPr>
            </w:rPrChange>
          </w:rPr>
          <w:t>极具借鉴意义。</w:t>
        </w:r>
      </w:ins>
    </w:p>
    <w:p w:rsidR="005F2AF9" w:rsidRPr="005F2AF9" w:rsidRDefault="003255B4">
      <w:pPr>
        <w:pStyle w:val="a7"/>
        <w:spacing w:before="0" w:line="368" w:lineRule="atLeast"/>
        <w:ind w:firstLineChars="200" w:firstLine="420"/>
        <w:rPr>
          <w:ins w:id="368" w:author="guocf" w:date="2025-04-01T16:26:00Z"/>
          <w:rFonts w:ascii="Segoe UI" w:hAnsi="Segoe UI" w:cs="Segoe UI"/>
          <w:sz w:val="21"/>
          <w:szCs w:val="21"/>
          <w:rPrChange w:id="369" w:author="guocf" w:date="2025-04-01T16:27:00Z">
            <w:rPr>
              <w:ins w:id="370" w:author="guocf" w:date="2025-04-01T16:26:00Z"/>
              <w:rFonts w:hint="default"/>
            </w:rPr>
          </w:rPrChange>
        </w:rPr>
        <w:pPrChange w:id="371" w:author="guocf" w:date="2025-04-01T16:28:00Z">
          <w:pPr>
            <w:pStyle w:val="4"/>
            <w:widowControl/>
          </w:pPr>
        </w:pPrChange>
      </w:pPr>
      <w:ins w:id="372" w:author="guocf" w:date="2025-04-01T16:28:00Z">
        <w:r>
          <w:rPr>
            <w:rFonts w:ascii="Segoe UI" w:hAnsi="Segoe UI" w:cs="Segoe UI" w:hint="eastAsia"/>
            <w:sz w:val="21"/>
            <w:szCs w:val="21"/>
          </w:rPr>
          <w:t>1</w:t>
        </w:r>
        <w:r>
          <w:rPr>
            <w:rFonts w:ascii="Segoe UI" w:hAnsi="Segoe UI" w:cs="Segoe UI" w:hint="eastAsia"/>
            <w:sz w:val="21"/>
            <w:szCs w:val="21"/>
          </w:rPr>
          <w:t>、</w:t>
        </w:r>
      </w:ins>
      <w:ins w:id="373" w:author="guocf" w:date="2025-04-16T10:06:00Z">
        <w:r w:rsidR="00795D65">
          <w:rPr>
            <w:rFonts w:ascii="Segoe UI" w:hAnsi="Segoe UI" w:cs="Segoe UI" w:hint="eastAsia"/>
            <w:sz w:val="21"/>
            <w:szCs w:val="21"/>
          </w:rPr>
          <w:t>推进关键领域</w:t>
        </w:r>
      </w:ins>
      <w:ins w:id="374" w:author="guocf" w:date="2025-04-01T16:26:00Z">
        <w:r w:rsidR="00795D65" w:rsidRPr="00795D65">
          <w:rPr>
            <w:rFonts w:ascii="Segoe UI" w:hAnsi="Segoe UI" w:cs="Segoe UI" w:hint="eastAsia"/>
            <w:sz w:val="21"/>
            <w:szCs w:val="21"/>
          </w:rPr>
          <w:t>收购</w:t>
        </w:r>
      </w:ins>
      <w:ins w:id="375" w:author="guocf" w:date="2025-04-16T10:06:00Z">
        <w:r w:rsidR="00795D65">
          <w:rPr>
            <w:rFonts w:ascii="Segoe UI" w:hAnsi="Segoe UI" w:cs="Segoe UI" w:hint="eastAsia"/>
            <w:sz w:val="21"/>
            <w:szCs w:val="21"/>
          </w:rPr>
          <w:t>，快速</w:t>
        </w:r>
      </w:ins>
      <w:ins w:id="376" w:author="guocf" w:date="2025-04-16T10:07:00Z">
        <w:r w:rsidR="00795D65">
          <w:rPr>
            <w:rFonts w:ascii="Segoe UI" w:hAnsi="Segoe UI" w:cs="Segoe UI" w:hint="eastAsia"/>
            <w:sz w:val="21"/>
            <w:szCs w:val="21"/>
          </w:rPr>
          <w:t>增加市场和能力</w:t>
        </w:r>
      </w:ins>
    </w:p>
    <w:p w:rsidR="005F2AF9" w:rsidRPr="005F2AF9" w:rsidRDefault="004F727D">
      <w:pPr>
        <w:pStyle w:val="a7"/>
        <w:shd w:val="clear" w:color="auto" w:fill="FFFFFF"/>
        <w:spacing w:line="368" w:lineRule="atLeast"/>
        <w:ind w:firstLineChars="200" w:firstLine="420"/>
        <w:jc w:val="both"/>
        <w:rPr>
          <w:ins w:id="377" w:author="guocf" w:date="2025-04-01T16:26:00Z"/>
          <w:rFonts w:ascii="Segoe UI" w:hAnsi="Segoe UI" w:cs="Segoe UI"/>
          <w:szCs w:val="21"/>
          <w:rPrChange w:id="378" w:author="guocf" w:date="2025-04-01T16:27:00Z">
            <w:rPr>
              <w:ins w:id="379" w:author="guocf" w:date="2025-04-01T16:26:00Z"/>
            </w:rPr>
          </w:rPrChange>
        </w:rPr>
        <w:pPrChange w:id="380" w:author="guocf" w:date="2025-04-01T16:44:00Z">
          <w:pPr>
            <w:widowControl/>
            <w:jc w:val="left"/>
          </w:pPr>
        </w:pPrChange>
      </w:pPr>
      <w:ins w:id="381" w:author="guocf" w:date="2025-04-16T10:09:00Z">
        <w:r w:rsidRPr="00C71157">
          <w:rPr>
            <w:rFonts w:ascii="Segoe UI" w:hAnsi="Segoe UI" w:cs="Segoe UI"/>
            <w:sz w:val="21"/>
            <w:szCs w:val="21"/>
            <w:lang w:bidi="ar"/>
          </w:rPr>
          <w:t>通过战略投资或者收购方式，</w:t>
        </w:r>
      </w:ins>
      <w:ins w:id="382" w:author="guocf" w:date="2025-04-01T16:26:00Z">
        <w:r w:rsidR="003255B4">
          <w:rPr>
            <w:rFonts w:ascii="Segoe UI" w:hAnsi="Segoe UI" w:cs="Segoe UI"/>
            <w:sz w:val="21"/>
            <w:szCs w:val="21"/>
            <w:lang w:bidi="ar"/>
            <w:rPrChange w:id="383" w:author="guocf" w:date="2025-04-01T16:27:00Z">
              <w:rPr>
                <w:lang w:bidi="ar"/>
              </w:rPr>
            </w:rPrChange>
          </w:rPr>
          <w:t>收购与现有产品线协同的技术标的，</w:t>
        </w:r>
      </w:ins>
      <w:ins w:id="384" w:author="guocf" w:date="2025-04-16T10:07:00Z">
        <w:r w:rsidR="00795D65">
          <w:rPr>
            <w:rFonts w:ascii="Segoe UI" w:hAnsi="Segoe UI" w:cs="Segoe UI" w:hint="eastAsia"/>
            <w:sz w:val="21"/>
            <w:szCs w:val="21"/>
            <w:lang w:bidi="ar"/>
          </w:rPr>
          <w:t>或</w:t>
        </w:r>
      </w:ins>
      <w:ins w:id="385" w:author="guocf" w:date="2025-04-16T10:14:00Z">
        <w:r>
          <w:rPr>
            <w:rFonts w:ascii="Segoe UI" w:hAnsi="Segoe UI" w:cs="Segoe UI" w:hint="eastAsia"/>
            <w:sz w:val="21"/>
            <w:szCs w:val="21"/>
            <w:lang w:bidi="ar"/>
          </w:rPr>
          <w:t>占据</w:t>
        </w:r>
      </w:ins>
      <w:ins w:id="386" w:author="guocf" w:date="2025-04-16T10:08:00Z">
        <w:r w:rsidR="00795D65">
          <w:rPr>
            <w:rFonts w:ascii="Segoe UI" w:hAnsi="Segoe UI" w:cs="Segoe UI" w:hint="eastAsia"/>
            <w:sz w:val="21"/>
            <w:szCs w:val="21"/>
            <w:lang w:bidi="ar"/>
          </w:rPr>
          <w:t>细分市场</w:t>
        </w:r>
        <w:r>
          <w:rPr>
            <w:rFonts w:ascii="Segoe UI" w:hAnsi="Segoe UI" w:cs="Segoe UI" w:hint="eastAsia"/>
            <w:sz w:val="21"/>
            <w:szCs w:val="21"/>
            <w:lang w:bidi="ar"/>
          </w:rPr>
          <w:t>关键</w:t>
        </w:r>
      </w:ins>
      <w:ins w:id="387" w:author="guocf" w:date="2025-04-16T10:09:00Z">
        <w:r>
          <w:rPr>
            <w:rFonts w:ascii="Segoe UI" w:hAnsi="Segoe UI" w:cs="Segoe UI" w:hint="eastAsia"/>
            <w:sz w:val="21"/>
            <w:szCs w:val="21"/>
            <w:lang w:bidi="ar"/>
          </w:rPr>
          <w:t>领域</w:t>
        </w:r>
      </w:ins>
      <w:ins w:id="388" w:author="guocf" w:date="2025-04-16T10:14:00Z">
        <w:r>
          <w:rPr>
            <w:rFonts w:ascii="Segoe UI" w:hAnsi="Segoe UI" w:cs="Segoe UI" w:hint="eastAsia"/>
            <w:sz w:val="21"/>
            <w:szCs w:val="21"/>
            <w:lang w:bidi="ar"/>
          </w:rPr>
          <w:t>的企业</w:t>
        </w:r>
      </w:ins>
      <w:ins w:id="389" w:author="guocf" w:date="2025-04-16T10:10:00Z">
        <w:r>
          <w:rPr>
            <w:rFonts w:ascii="Segoe UI" w:hAnsi="Segoe UI" w:cs="Segoe UI" w:hint="eastAsia"/>
            <w:sz w:val="21"/>
            <w:szCs w:val="21"/>
            <w:lang w:bidi="ar"/>
          </w:rPr>
          <w:t>，进而强化能力或快速获取市场，</w:t>
        </w:r>
      </w:ins>
      <w:ins w:id="390" w:author="guocf" w:date="2025-04-01T16:26:00Z">
        <w:r w:rsidR="003255B4">
          <w:rPr>
            <w:rFonts w:ascii="Segoe UI" w:hAnsi="Segoe UI" w:cs="Segoe UI"/>
            <w:sz w:val="21"/>
            <w:szCs w:val="21"/>
            <w:lang w:bidi="ar"/>
            <w:rPrChange w:id="391" w:author="guocf" w:date="2025-04-01T16:27:00Z">
              <w:rPr>
                <w:lang w:bidi="ar"/>
              </w:rPr>
            </w:rPrChange>
          </w:rPr>
          <w:t>以此迅速弥补自身</w:t>
        </w:r>
      </w:ins>
      <w:ins w:id="392" w:author="guocf" w:date="2025-04-16T10:39:00Z">
        <w:r w:rsidR="00FB456C">
          <w:rPr>
            <w:rFonts w:ascii="Segoe UI" w:hAnsi="Segoe UI" w:cs="Segoe UI" w:hint="eastAsia"/>
            <w:sz w:val="21"/>
            <w:szCs w:val="21"/>
            <w:lang w:bidi="ar"/>
          </w:rPr>
          <w:t>市场与技术</w:t>
        </w:r>
      </w:ins>
      <w:ins w:id="393" w:author="guocf" w:date="2025-04-01T16:26:00Z">
        <w:r w:rsidR="003255B4">
          <w:rPr>
            <w:rFonts w:ascii="Segoe UI" w:hAnsi="Segoe UI" w:cs="Segoe UI"/>
            <w:sz w:val="21"/>
            <w:szCs w:val="21"/>
            <w:lang w:bidi="ar"/>
            <w:rPrChange w:id="394" w:author="guocf" w:date="2025-04-01T16:27:00Z">
              <w:rPr>
                <w:lang w:bidi="ar"/>
              </w:rPr>
            </w:rPrChange>
          </w:rPr>
          <w:t>短板。</w:t>
        </w:r>
      </w:ins>
      <w:ins w:id="395" w:author="guocf" w:date="2025-04-01T16:30:00Z">
        <w:r w:rsidR="003255B4">
          <w:rPr>
            <w:rFonts w:ascii="Segoe UI" w:hAnsi="Segoe UI" w:cs="Segoe UI" w:hint="eastAsia"/>
            <w:sz w:val="21"/>
            <w:szCs w:val="21"/>
            <w:lang w:bidi="ar"/>
          </w:rPr>
          <w:t>如</w:t>
        </w:r>
      </w:ins>
      <w:ins w:id="396" w:author="guocf" w:date="2025-04-16T10:11:00Z">
        <w:r>
          <w:rPr>
            <w:rFonts w:ascii="Segoe UI" w:hAnsi="Segoe UI" w:cs="Segoe UI" w:hint="eastAsia"/>
            <w:sz w:val="21"/>
            <w:szCs w:val="21"/>
            <w:lang w:bidi="ar"/>
          </w:rPr>
          <w:t>派拓网络</w:t>
        </w:r>
      </w:ins>
      <w:ins w:id="397" w:author="guocf" w:date="2025-04-01T16:26:00Z">
        <w:r w:rsidR="003255B4">
          <w:rPr>
            <w:rFonts w:ascii="Segoe UI" w:hAnsi="Segoe UI" w:cs="Segoe UI"/>
            <w:sz w:val="21"/>
            <w:szCs w:val="21"/>
            <w:lang w:bidi="ar"/>
            <w:rPrChange w:id="398" w:author="guocf" w:date="2025-04-01T16:27:00Z">
              <w:rPr>
                <w:lang w:bidi="ar"/>
              </w:rPr>
            </w:rPrChange>
          </w:rPr>
          <w:t>收购</w:t>
        </w:r>
        <w:r w:rsidR="003255B4">
          <w:rPr>
            <w:rFonts w:ascii="Segoe UI" w:hAnsi="Segoe UI" w:cs="Segoe UI"/>
            <w:sz w:val="21"/>
            <w:szCs w:val="21"/>
            <w:lang w:bidi="ar"/>
            <w:rPrChange w:id="399" w:author="guocf" w:date="2025-04-01T16:27:00Z">
              <w:rPr>
                <w:lang w:bidi="ar"/>
              </w:rPr>
            </w:rPrChange>
          </w:rPr>
          <w:t xml:space="preserve"> IBM QRadar </w:t>
        </w:r>
        <w:r w:rsidR="003255B4">
          <w:rPr>
            <w:rFonts w:ascii="Segoe UI" w:hAnsi="Segoe UI" w:cs="Segoe UI"/>
            <w:sz w:val="21"/>
            <w:szCs w:val="21"/>
            <w:lang w:bidi="ar"/>
            <w:rPrChange w:id="400" w:author="guocf" w:date="2025-04-01T16:27:00Z">
              <w:rPr>
                <w:lang w:bidi="ar"/>
              </w:rPr>
            </w:rPrChange>
          </w:rPr>
          <w:t>的威胁分</w:t>
        </w:r>
        <w:r w:rsidR="00795D65">
          <w:rPr>
            <w:rFonts w:ascii="Segoe UI" w:hAnsi="Segoe UI" w:cs="Segoe UI"/>
            <w:sz w:val="21"/>
            <w:szCs w:val="21"/>
            <w:lang w:bidi="ar"/>
          </w:rPr>
          <w:t>析能力，提升派拓网络在威胁情报领域的实力，进一步丰富产品线。</w:t>
        </w:r>
      </w:ins>
    </w:p>
    <w:p w:rsidR="005F2AF9" w:rsidRPr="005F2AF9" w:rsidRDefault="003255B4">
      <w:pPr>
        <w:pStyle w:val="a7"/>
        <w:spacing w:before="0" w:line="368" w:lineRule="atLeast"/>
        <w:ind w:firstLineChars="200" w:firstLine="420"/>
        <w:rPr>
          <w:ins w:id="401" w:author="guocf" w:date="2025-04-01T16:26:00Z"/>
          <w:rFonts w:ascii="Segoe UI" w:hAnsi="Segoe UI" w:cs="Segoe UI"/>
          <w:sz w:val="21"/>
          <w:szCs w:val="21"/>
          <w:rPrChange w:id="402" w:author="guocf" w:date="2025-04-01T16:27:00Z">
            <w:rPr>
              <w:ins w:id="403" w:author="guocf" w:date="2025-04-01T16:26:00Z"/>
              <w:rFonts w:hint="default"/>
            </w:rPr>
          </w:rPrChange>
        </w:rPr>
        <w:pPrChange w:id="404" w:author="guocf" w:date="2025-04-01T16:28:00Z">
          <w:pPr>
            <w:pStyle w:val="4"/>
            <w:widowControl/>
          </w:pPr>
        </w:pPrChange>
      </w:pPr>
      <w:ins w:id="405" w:author="guocf" w:date="2025-04-01T16:28:00Z">
        <w:r>
          <w:rPr>
            <w:rFonts w:ascii="Segoe UI" w:hAnsi="Segoe UI" w:cs="Segoe UI" w:hint="eastAsia"/>
            <w:sz w:val="21"/>
            <w:szCs w:val="21"/>
          </w:rPr>
          <w:t>2</w:t>
        </w:r>
        <w:r>
          <w:rPr>
            <w:rFonts w:ascii="Segoe UI" w:hAnsi="Segoe UI" w:cs="Segoe UI" w:hint="eastAsia"/>
            <w:sz w:val="21"/>
            <w:szCs w:val="21"/>
          </w:rPr>
          <w:t>、</w:t>
        </w:r>
      </w:ins>
      <w:ins w:id="406" w:author="guocf" w:date="2025-04-01T16:26:00Z">
        <w:r>
          <w:rPr>
            <w:rFonts w:ascii="Segoe UI" w:hAnsi="Segoe UI" w:cs="Segoe UI" w:hint="eastAsia"/>
            <w:sz w:val="21"/>
            <w:szCs w:val="21"/>
            <w:rPrChange w:id="407" w:author="guocf" w:date="2025-04-01T16:27:00Z">
              <w:rPr>
                <w:b w:val="0"/>
                <w:bCs w:val="0"/>
              </w:rPr>
            </w:rPrChange>
          </w:rPr>
          <w:t>推动安全能力平台化整合</w:t>
        </w:r>
      </w:ins>
      <w:ins w:id="408" w:author="guocf" w:date="2025-04-16T10:12:00Z">
        <w:r w:rsidR="004F727D">
          <w:rPr>
            <w:rFonts w:ascii="Segoe UI" w:hAnsi="Segoe UI" w:cs="Segoe UI" w:hint="eastAsia"/>
            <w:sz w:val="21"/>
            <w:szCs w:val="21"/>
          </w:rPr>
          <w:t>，提升一体化防护能力</w:t>
        </w:r>
      </w:ins>
    </w:p>
    <w:p w:rsidR="005F2AF9" w:rsidRPr="005F2AF9" w:rsidRDefault="004F727D" w:rsidP="007B35B7">
      <w:pPr>
        <w:pStyle w:val="a7"/>
        <w:shd w:val="clear" w:color="auto" w:fill="FFFFFF"/>
        <w:spacing w:line="368" w:lineRule="atLeast"/>
        <w:ind w:firstLineChars="200" w:firstLine="420"/>
        <w:jc w:val="both"/>
        <w:rPr>
          <w:ins w:id="409" w:author="guocf" w:date="2025-04-01T16:26:00Z"/>
          <w:rFonts w:ascii="Segoe UI" w:hAnsi="Segoe UI" w:cs="Segoe UI"/>
          <w:szCs w:val="21"/>
          <w:rPrChange w:id="410" w:author="guocf" w:date="2025-04-01T16:27:00Z">
            <w:rPr>
              <w:ins w:id="411" w:author="guocf" w:date="2025-04-01T16:26:00Z"/>
            </w:rPr>
          </w:rPrChange>
        </w:rPr>
        <w:pPrChange w:id="412" w:author="guocf" w:date="2025-04-16T10:45:00Z">
          <w:pPr>
            <w:widowControl/>
            <w:jc w:val="left"/>
          </w:pPr>
        </w:pPrChange>
      </w:pPr>
      <w:ins w:id="413" w:author="guocf" w:date="2025-04-16T10:16:00Z">
        <w:r w:rsidRPr="008C25AC">
          <w:rPr>
            <w:rFonts w:ascii="Segoe UI" w:hAnsi="Segoe UI" w:cs="Segoe UI"/>
            <w:sz w:val="21"/>
            <w:szCs w:val="21"/>
            <w:lang w:bidi="ar"/>
          </w:rPr>
          <w:t>参考派拓网络的</w:t>
        </w:r>
        <w:r w:rsidRPr="008C25AC">
          <w:rPr>
            <w:rFonts w:ascii="Segoe UI" w:hAnsi="Segoe UI" w:cs="Segoe UI"/>
            <w:sz w:val="21"/>
            <w:szCs w:val="21"/>
            <w:lang w:bidi="ar"/>
          </w:rPr>
          <w:t xml:space="preserve"> “</w:t>
        </w:r>
        <w:r w:rsidRPr="008C25AC">
          <w:rPr>
            <w:rFonts w:ascii="Segoe UI" w:hAnsi="Segoe UI" w:cs="Segoe UI"/>
            <w:sz w:val="21"/>
            <w:szCs w:val="21"/>
            <w:lang w:bidi="ar"/>
          </w:rPr>
          <w:t>统一平台</w:t>
        </w:r>
        <w:r w:rsidRPr="008C25AC">
          <w:rPr>
            <w:rFonts w:ascii="Segoe UI" w:hAnsi="Segoe UI" w:cs="Segoe UI"/>
            <w:sz w:val="21"/>
            <w:szCs w:val="21"/>
            <w:lang w:bidi="ar"/>
          </w:rPr>
          <w:t xml:space="preserve">” </w:t>
        </w:r>
        <w:r w:rsidRPr="008C25AC">
          <w:rPr>
            <w:rFonts w:ascii="Segoe UI" w:hAnsi="Segoe UI" w:cs="Segoe UI"/>
            <w:sz w:val="21"/>
            <w:szCs w:val="21"/>
            <w:lang w:bidi="ar"/>
          </w:rPr>
          <w:t>模式，</w:t>
        </w:r>
      </w:ins>
      <w:ins w:id="414" w:author="guocf" w:date="2025-04-16T10:17:00Z">
        <w:r>
          <w:rPr>
            <w:rFonts w:ascii="Segoe UI" w:hAnsi="Segoe UI" w:cs="Segoe UI" w:hint="eastAsia"/>
            <w:sz w:val="21"/>
            <w:szCs w:val="21"/>
            <w:lang w:bidi="ar"/>
          </w:rPr>
          <w:t>将安全产品</w:t>
        </w:r>
      </w:ins>
      <w:ins w:id="415" w:author="guocf" w:date="2025-04-16T10:18:00Z">
        <w:r>
          <w:rPr>
            <w:rFonts w:ascii="Segoe UI" w:hAnsi="Segoe UI" w:cs="Segoe UI" w:hint="eastAsia"/>
            <w:sz w:val="21"/>
            <w:szCs w:val="21"/>
            <w:lang w:bidi="ar"/>
          </w:rPr>
          <w:t>集中</w:t>
        </w:r>
      </w:ins>
      <w:ins w:id="416" w:author="guocf" w:date="2025-04-16T10:19:00Z">
        <w:r w:rsidR="00C26BE2">
          <w:rPr>
            <w:rFonts w:ascii="Segoe UI" w:hAnsi="Segoe UI" w:cs="Segoe UI" w:hint="eastAsia"/>
            <w:sz w:val="21"/>
            <w:szCs w:val="21"/>
            <w:lang w:bidi="ar"/>
          </w:rPr>
          <w:t>化</w:t>
        </w:r>
      </w:ins>
      <w:ins w:id="417" w:author="guocf" w:date="2025-04-16T10:18:00Z">
        <w:r>
          <w:rPr>
            <w:rFonts w:ascii="Segoe UI" w:hAnsi="Segoe UI" w:cs="Segoe UI" w:hint="eastAsia"/>
            <w:sz w:val="21"/>
            <w:szCs w:val="21"/>
            <w:lang w:bidi="ar"/>
          </w:rPr>
          <w:t>、平台化</w:t>
        </w:r>
      </w:ins>
      <w:ins w:id="418" w:author="guocf" w:date="2025-04-16T10:39:00Z">
        <w:r w:rsidR="007B35B7">
          <w:rPr>
            <w:rFonts w:ascii="Segoe UI" w:hAnsi="Segoe UI" w:cs="Segoe UI" w:hint="eastAsia"/>
            <w:sz w:val="21"/>
            <w:szCs w:val="21"/>
            <w:lang w:bidi="ar"/>
          </w:rPr>
          <w:t>，</w:t>
        </w:r>
      </w:ins>
      <w:ins w:id="419" w:author="guocf" w:date="2025-04-16T10:43:00Z">
        <w:r w:rsidR="007B35B7">
          <w:rPr>
            <w:rFonts w:ascii="Segoe UI" w:hAnsi="Segoe UI" w:cs="Segoe UI"/>
            <w:sz w:val="21"/>
            <w:szCs w:val="21"/>
          </w:rPr>
          <w:t>通过</w:t>
        </w:r>
        <w:r w:rsidR="007B35B7">
          <w:rPr>
            <w:rFonts w:ascii="Segoe UI" w:hAnsi="Segoe UI" w:cs="Segoe UI"/>
            <w:sz w:val="21"/>
            <w:szCs w:val="21"/>
          </w:rPr>
          <w:t>AI</w:t>
        </w:r>
        <w:r w:rsidR="007B35B7">
          <w:rPr>
            <w:rFonts w:ascii="Segoe UI" w:hAnsi="Segoe UI" w:cs="Segoe UI" w:hint="eastAsia"/>
            <w:sz w:val="21"/>
            <w:szCs w:val="21"/>
          </w:rPr>
          <w:t>驱动安全平台</w:t>
        </w:r>
        <w:r w:rsidR="007B35B7">
          <w:rPr>
            <w:rFonts w:ascii="Segoe UI" w:hAnsi="Segoe UI" w:cs="Segoe UI" w:hint="eastAsia"/>
            <w:sz w:val="21"/>
            <w:szCs w:val="21"/>
          </w:rPr>
          <w:t>，</w:t>
        </w:r>
      </w:ins>
      <w:ins w:id="420" w:author="guocf" w:date="2025-04-16T10:41:00Z">
        <w:r w:rsidR="007B35B7">
          <w:rPr>
            <w:rFonts w:ascii="Segoe UI" w:hAnsi="Segoe UI" w:cs="Segoe UI" w:hint="eastAsia"/>
            <w:sz w:val="21"/>
            <w:szCs w:val="21"/>
            <w:lang w:bidi="ar"/>
          </w:rPr>
          <w:t>实施统一</w:t>
        </w:r>
      </w:ins>
      <w:ins w:id="421" w:author="guocf" w:date="2025-04-16T10:40:00Z">
        <w:r w:rsidR="007B35B7">
          <w:rPr>
            <w:rFonts w:ascii="Segoe UI" w:hAnsi="Segoe UI" w:cs="Segoe UI" w:hint="eastAsia"/>
            <w:sz w:val="21"/>
            <w:szCs w:val="21"/>
            <w:lang w:bidi="ar"/>
          </w:rPr>
          <w:t>调度</w:t>
        </w:r>
      </w:ins>
      <w:ins w:id="422" w:author="guocf" w:date="2025-04-16T10:42:00Z">
        <w:r w:rsidR="007B35B7">
          <w:rPr>
            <w:rFonts w:ascii="Segoe UI" w:hAnsi="Segoe UI" w:cs="Segoe UI" w:hint="eastAsia"/>
            <w:sz w:val="21"/>
            <w:szCs w:val="21"/>
            <w:lang w:bidi="ar"/>
          </w:rPr>
          <w:t>，一体化防护</w:t>
        </w:r>
      </w:ins>
      <w:ins w:id="423" w:author="guocf" w:date="2025-04-16T10:16:00Z">
        <w:r>
          <w:rPr>
            <w:rFonts w:ascii="Segoe UI" w:hAnsi="Segoe UI" w:cs="Segoe UI"/>
            <w:sz w:val="21"/>
            <w:szCs w:val="21"/>
          </w:rPr>
          <w:t>，减少误报并优化威胁优先级</w:t>
        </w:r>
        <w:r>
          <w:rPr>
            <w:rFonts w:ascii="Segoe UI" w:hAnsi="Segoe UI" w:cs="Segoe UI" w:hint="eastAsia"/>
            <w:sz w:val="21"/>
            <w:szCs w:val="21"/>
          </w:rPr>
          <w:t>，</w:t>
        </w:r>
        <w:r>
          <w:rPr>
            <w:rFonts w:ascii="Segoe UI" w:hAnsi="Segoe UI" w:cs="Segoe UI"/>
            <w:sz w:val="21"/>
            <w:szCs w:val="21"/>
          </w:rPr>
          <w:t>实时发现</w:t>
        </w:r>
        <w:r>
          <w:rPr>
            <w:rFonts w:ascii="Segoe UI" w:hAnsi="Segoe UI" w:cs="Segoe UI" w:hint="eastAsia"/>
            <w:sz w:val="21"/>
            <w:szCs w:val="21"/>
          </w:rPr>
          <w:t>各种</w:t>
        </w:r>
        <w:r>
          <w:rPr>
            <w:rFonts w:ascii="Segoe UI" w:hAnsi="Segoe UI" w:cs="Segoe UI"/>
            <w:sz w:val="21"/>
            <w:szCs w:val="21"/>
          </w:rPr>
          <w:t>风险</w:t>
        </w:r>
        <w:r>
          <w:rPr>
            <w:rFonts w:ascii="Segoe UI" w:hAnsi="Segoe UI" w:cs="Segoe UI" w:hint="eastAsia"/>
            <w:sz w:val="21"/>
            <w:szCs w:val="21"/>
          </w:rPr>
          <w:t>，</w:t>
        </w:r>
        <w:r>
          <w:rPr>
            <w:rFonts w:ascii="Segoe UI" w:hAnsi="Segoe UI" w:cs="Segoe UI"/>
            <w:sz w:val="21"/>
            <w:szCs w:val="21"/>
          </w:rPr>
          <w:t>提高安全运营的效率和准确性</w:t>
        </w:r>
        <w:r>
          <w:rPr>
            <w:rFonts w:ascii="Segoe UI" w:hAnsi="Segoe UI" w:cs="Segoe UI" w:hint="eastAsia"/>
            <w:sz w:val="21"/>
            <w:szCs w:val="21"/>
            <w:lang w:bidi="ar"/>
          </w:rPr>
          <w:t>。</w:t>
        </w:r>
      </w:ins>
      <w:ins w:id="424" w:author="guocf" w:date="2025-04-16T10:45:00Z">
        <w:r w:rsidR="007B35B7">
          <w:rPr>
            <w:rFonts w:ascii="Segoe UI" w:hAnsi="Segoe UI" w:cs="Segoe UI" w:hint="eastAsia"/>
            <w:sz w:val="21"/>
            <w:szCs w:val="21"/>
            <w:lang w:bidi="ar"/>
          </w:rPr>
          <w:t>如派拓网络</w:t>
        </w:r>
      </w:ins>
      <w:ins w:id="425" w:author="guocf" w:date="2025-04-16T10:46:00Z">
        <w:r w:rsidR="007B35B7">
          <w:rPr>
            <w:rFonts w:ascii="Segoe UI" w:hAnsi="Segoe UI" w:cs="Segoe UI" w:hint="eastAsia"/>
            <w:sz w:val="21"/>
            <w:szCs w:val="21"/>
            <w:lang w:bidi="ar"/>
          </w:rPr>
          <w:t>安全运营</w:t>
        </w:r>
      </w:ins>
      <w:ins w:id="426" w:author="guocf" w:date="2025-04-01T16:26:00Z">
        <w:r w:rsidR="003255B4">
          <w:rPr>
            <w:rFonts w:ascii="Segoe UI" w:hAnsi="Segoe UI" w:cs="Segoe UI"/>
            <w:sz w:val="21"/>
            <w:szCs w:val="21"/>
            <w:lang w:bidi="ar"/>
            <w:rPrChange w:id="427" w:author="guocf" w:date="2025-04-01T16:27:00Z">
              <w:rPr>
                <w:lang w:bidi="ar"/>
              </w:rPr>
            </w:rPrChange>
          </w:rPr>
          <w:t>平台</w:t>
        </w:r>
        <w:r w:rsidR="007B35B7" w:rsidRPr="007B35B7">
          <w:rPr>
            <w:rFonts w:ascii="Segoe UI" w:hAnsi="Segoe UI" w:cs="Segoe UI"/>
            <w:sz w:val="21"/>
            <w:szCs w:val="21"/>
            <w:lang w:bidi="ar"/>
          </w:rPr>
          <w:t>，</w:t>
        </w:r>
        <w:r w:rsidR="003255B4">
          <w:rPr>
            <w:rFonts w:ascii="Segoe UI" w:hAnsi="Segoe UI" w:cs="Segoe UI"/>
            <w:sz w:val="21"/>
            <w:szCs w:val="21"/>
            <w:lang w:bidi="ar"/>
            <w:rPrChange w:id="428" w:author="guocf" w:date="2025-04-01T16:27:00Z">
              <w:rPr>
                <w:lang w:bidi="ar"/>
              </w:rPr>
            </w:rPrChange>
          </w:rPr>
          <w:t>集成了</w:t>
        </w:r>
        <w:r w:rsidR="003255B4">
          <w:rPr>
            <w:rFonts w:ascii="Segoe UI" w:hAnsi="Segoe UI" w:cs="Segoe UI"/>
            <w:sz w:val="21"/>
            <w:szCs w:val="21"/>
            <w:lang w:bidi="ar"/>
            <w:rPrChange w:id="429" w:author="guocf" w:date="2025-04-01T16:27:00Z">
              <w:rPr>
                <w:lang w:bidi="ar"/>
              </w:rPr>
            </w:rPrChange>
          </w:rPr>
          <w:t xml:space="preserve"> SIEM</w:t>
        </w:r>
        <w:r w:rsidR="003255B4">
          <w:rPr>
            <w:rFonts w:ascii="Segoe UI" w:hAnsi="Segoe UI" w:cs="Segoe UI"/>
            <w:sz w:val="21"/>
            <w:szCs w:val="21"/>
            <w:lang w:bidi="ar"/>
            <w:rPrChange w:id="430" w:author="guocf" w:date="2025-04-01T16:27:00Z">
              <w:rPr>
                <w:lang w:bidi="ar"/>
              </w:rPr>
            </w:rPrChange>
          </w:rPr>
          <w:t>、</w:t>
        </w:r>
        <w:r w:rsidR="003255B4">
          <w:rPr>
            <w:rFonts w:ascii="Segoe UI" w:hAnsi="Segoe UI" w:cs="Segoe UI"/>
            <w:sz w:val="21"/>
            <w:szCs w:val="21"/>
            <w:lang w:bidi="ar"/>
            <w:rPrChange w:id="431" w:author="guocf" w:date="2025-04-01T16:27:00Z">
              <w:rPr>
                <w:lang w:bidi="ar"/>
              </w:rPr>
            </w:rPrChange>
          </w:rPr>
          <w:t>SOAR</w:t>
        </w:r>
        <w:r w:rsidR="003255B4">
          <w:rPr>
            <w:rFonts w:ascii="Segoe UI" w:hAnsi="Segoe UI" w:cs="Segoe UI"/>
            <w:sz w:val="21"/>
            <w:szCs w:val="21"/>
            <w:lang w:bidi="ar"/>
            <w:rPrChange w:id="432" w:author="guocf" w:date="2025-04-01T16:27:00Z">
              <w:rPr>
                <w:lang w:bidi="ar"/>
              </w:rPr>
            </w:rPrChange>
          </w:rPr>
          <w:t>、</w:t>
        </w:r>
        <w:r w:rsidR="003255B4">
          <w:rPr>
            <w:rFonts w:ascii="Segoe UI" w:hAnsi="Segoe UI" w:cs="Segoe UI"/>
            <w:sz w:val="21"/>
            <w:szCs w:val="21"/>
            <w:lang w:bidi="ar"/>
            <w:rPrChange w:id="433" w:author="guocf" w:date="2025-04-01T16:27:00Z">
              <w:rPr>
                <w:lang w:bidi="ar"/>
              </w:rPr>
            </w:rPrChange>
          </w:rPr>
          <w:t xml:space="preserve">XDR </w:t>
        </w:r>
        <w:r w:rsidR="00BB7102" w:rsidRPr="00BB7102">
          <w:rPr>
            <w:rFonts w:ascii="Segoe UI" w:hAnsi="Segoe UI" w:cs="Segoe UI"/>
            <w:sz w:val="21"/>
            <w:szCs w:val="21"/>
            <w:lang w:bidi="ar"/>
          </w:rPr>
          <w:t>等多项功能，将威胁响应时间从原本的数天大幅缩短至分钟级。</w:t>
        </w:r>
      </w:ins>
    </w:p>
    <w:p w:rsidR="005F2AF9" w:rsidRPr="005F2AF9" w:rsidRDefault="003255B4">
      <w:pPr>
        <w:pStyle w:val="a7"/>
        <w:spacing w:before="0" w:line="368" w:lineRule="atLeast"/>
        <w:ind w:firstLineChars="200" w:firstLine="420"/>
        <w:rPr>
          <w:ins w:id="434" w:author="guocf" w:date="2025-04-01T16:26:00Z"/>
          <w:rFonts w:ascii="Segoe UI" w:hAnsi="Segoe UI" w:cs="Segoe UI"/>
          <w:sz w:val="21"/>
          <w:szCs w:val="21"/>
          <w:rPrChange w:id="435" w:author="guocf" w:date="2025-04-01T16:27:00Z">
            <w:rPr>
              <w:ins w:id="436" w:author="guocf" w:date="2025-04-01T16:26:00Z"/>
              <w:rFonts w:hint="default"/>
            </w:rPr>
          </w:rPrChange>
        </w:rPr>
        <w:pPrChange w:id="437" w:author="guocf" w:date="2025-04-01T16:28:00Z">
          <w:pPr>
            <w:pStyle w:val="4"/>
            <w:widowControl/>
          </w:pPr>
        </w:pPrChange>
      </w:pPr>
      <w:ins w:id="438" w:author="guocf" w:date="2025-04-01T16:29:00Z">
        <w:r>
          <w:rPr>
            <w:rFonts w:ascii="Segoe UI" w:hAnsi="Segoe UI" w:cs="Segoe UI" w:hint="eastAsia"/>
            <w:sz w:val="21"/>
            <w:szCs w:val="21"/>
          </w:rPr>
          <w:t>3</w:t>
        </w:r>
        <w:r>
          <w:rPr>
            <w:rFonts w:ascii="Segoe UI" w:hAnsi="Segoe UI" w:cs="Segoe UI" w:hint="eastAsia"/>
            <w:sz w:val="21"/>
            <w:szCs w:val="21"/>
          </w:rPr>
          <w:t>、</w:t>
        </w:r>
      </w:ins>
      <w:ins w:id="439" w:author="guocf" w:date="2025-04-01T16:26:00Z">
        <w:r>
          <w:rPr>
            <w:rFonts w:ascii="Segoe UI" w:hAnsi="Segoe UI" w:cs="Segoe UI" w:hint="eastAsia"/>
            <w:sz w:val="21"/>
            <w:szCs w:val="21"/>
            <w:rPrChange w:id="440" w:author="guocf" w:date="2025-04-01T16:27:00Z">
              <w:rPr>
                <w:b w:val="0"/>
                <w:bCs w:val="0"/>
              </w:rPr>
            </w:rPrChange>
          </w:rPr>
          <w:t>深化生态合作与本地化</w:t>
        </w:r>
      </w:ins>
      <w:ins w:id="441" w:author="guocf" w:date="2025-04-01T17:21:00Z">
        <w:r>
          <w:rPr>
            <w:rFonts w:ascii="Segoe UI" w:hAnsi="Segoe UI" w:cs="Segoe UI" w:hint="eastAsia"/>
            <w:sz w:val="21"/>
            <w:szCs w:val="21"/>
          </w:rPr>
          <w:t>精准</w:t>
        </w:r>
      </w:ins>
      <w:ins w:id="442" w:author="guocf" w:date="2025-04-01T16:26:00Z">
        <w:r>
          <w:rPr>
            <w:rFonts w:ascii="Segoe UI" w:hAnsi="Segoe UI" w:cs="Segoe UI" w:hint="eastAsia"/>
            <w:sz w:val="21"/>
            <w:szCs w:val="21"/>
            <w:rPrChange w:id="443" w:author="guocf" w:date="2025-04-01T16:27:00Z">
              <w:rPr>
                <w:b w:val="0"/>
                <w:bCs w:val="0"/>
              </w:rPr>
            </w:rPrChange>
          </w:rPr>
          <w:t>运营</w:t>
        </w:r>
      </w:ins>
    </w:p>
    <w:p w:rsidR="005F2AF9" w:rsidRDefault="003255B4">
      <w:pPr>
        <w:pStyle w:val="a7"/>
        <w:shd w:val="clear" w:color="auto" w:fill="FFFFFF"/>
        <w:spacing w:before="0" w:beforeAutospacing="0" w:after="0" w:afterAutospacing="0" w:line="368" w:lineRule="atLeast"/>
        <w:ind w:firstLineChars="200" w:firstLine="420"/>
        <w:jc w:val="both"/>
        <w:rPr>
          <w:ins w:id="444" w:author="guocf" w:date="2025-04-01T17:25:00Z"/>
          <w:rFonts w:ascii="Segoe UI" w:hAnsi="Segoe UI" w:cs="Segoe UI"/>
          <w:sz w:val="21"/>
          <w:szCs w:val="21"/>
          <w:lang w:bidi="ar"/>
        </w:rPr>
        <w:pPrChange w:id="445" w:author="guocf" w:date="2025-04-01T17:26:00Z">
          <w:pPr>
            <w:pStyle w:val="a7"/>
            <w:shd w:val="clear" w:color="auto" w:fill="FFFFFF"/>
            <w:wordWrap w:val="0"/>
            <w:spacing w:before="0" w:beforeAutospacing="0" w:after="0" w:afterAutospacing="0" w:line="245" w:lineRule="atLeast"/>
            <w:jc w:val="both"/>
          </w:pPr>
        </w:pPrChange>
      </w:pPr>
      <w:ins w:id="446" w:author="guocf" w:date="2025-04-01T17:23:00Z">
        <w:r>
          <w:rPr>
            <w:rFonts w:ascii="Segoe UI" w:hAnsi="Segoe UI" w:cs="Segoe UI" w:hint="eastAsia"/>
            <w:sz w:val="21"/>
            <w:szCs w:val="21"/>
            <w:lang w:bidi="ar"/>
          </w:rPr>
          <w:t>充分发挥自身优势，</w:t>
        </w:r>
      </w:ins>
      <w:ins w:id="447" w:author="guocf" w:date="2025-04-01T17:04:00Z">
        <w:r>
          <w:rPr>
            <w:rFonts w:ascii="Segoe UI" w:hAnsi="Segoe UI" w:cs="Segoe UI" w:hint="eastAsia"/>
            <w:sz w:val="21"/>
            <w:szCs w:val="21"/>
            <w:lang w:bidi="ar"/>
          </w:rPr>
          <w:t>加强与</w:t>
        </w:r>
      </w:ins>
      <w:ins w:id="448" w:author="guocf" w:date="2025-04-01T16:26:00Z">
        <w:r>
          <w:rPr>
            <w:rFonts w:ascii="Segoe UI" w:hAnsi="Segoe UI" w:cs="Segoe UI"/>
            <w:sz w:val="21"/>
            <w:szCs w:val="21"/>
            <w:lang w:bidi="ar"/>
            <w:rPrChange w:id="449" w:author="guocf" w:date="2025-04-01T17:26:00Z">
              <w:rPr>
                <w:lang w:bidi="ar"/>
              </w:rPr>
            </w:rPrChange>
          </w:rPr>
          <w:t>华为、奇安信</w:t>
        </w:r>
      </w:ins>
      <w:ins w:id="450" w:author="guocf" w:date="2025-04-01T17:03:00Z">
        <w:r>
          <w:rPr>
            <w:rFonts w:ascii="Segoe UI" w:hAnsi="Segoe UI" w:cs="Segoe UI" w:hint="eastAsia"/>
            <w:sz w:val="21"/>
            <w:szCs w:val="21"/>
            <w:lang w:bidi="ar"/>
          </w:rPr>
          <w:t>、深信服</w:t>
        </w:r>
      </w:ins>
      <w:ins w:id="451" w:author="guocf" w:date="2025-04-01T16:26:00Z">
        <w:r>
          <w:rPr>
            <w:rFonts w:ascii="Segoe UI" w:hAnsi="Segoe UI" w:cs="Segoe UI"/>
            <w:sz w:val="21"/>
            <w:szCs w:val="21"/>
            <w:lang w:bidi="ar"/>
            <w:rPrChange w:id="452" w:author="guocf" w:date="2025-04-01T17:26:00Z">
              <w:rPr>
                <w:lang w:bidi="ar"/>
              </w:rPr>
            </w:rPrChange>
          </w:rPr>
          <w:t>等国内优秀厂商</w:t>
        </w:r>
      </w:ins>
      <w:ins w:id="453" w:author="guocf" w:date="2025-04-01T17:04:00Z">
        <w:r>
          <w:rPr>
            <w:rFonts w:ascii="Segoe UI" w:hAnsi="Segoe UI" w:cs="Segoe UI" w:hint="eastAsia"/>
            <w:sz w:val="21"/>
            <w:szCs w:val="21"/>
            <w:lang w:bidi="ar"/>
          </w:rPr>
          <w:t>的</w:t>
        </w:r>
      </w:ins>
      <w:ins w:id="454" w:author="guocf" w:date="2025-04-01T17:24:00Z">
        <w:r>
          <w:rPr>
            <w:rFonts w:ascii="Segoe UI" w:hAnsi="Segoe UI" w:cs="Segoe UI" w:hint="eastAsia"/>
            <w:sz w:val="21"/>
            <w:szCs w:val="21"/>
            <w:lang w:bidi="ar"/>
          </w:rPr>
          <w:t>深度</w:t>
        </w:r>
      </w:ins>
      <w:ins w:id="455" w:author="guocf" w:date="2025-04-01T17:04:00Z">
        <w:r>
          <w:rPr>
            <w:rFonts w:ascii="Segoe UI" w:hAnsi="Segoe UI" w:cs="Segoe UI" w:hint="eastAsia"/>
            <w:sz w:val="21"/>
            <w:szCs w:val="21"/>
            <w:lang w:bidi="ar"/>
          </w:rPr>
          <w:t>生态合作</w:t>
        </w:r>
      </w:ins>
      <w:ins w:id="456" w:author="guocf" w:date="2025-04-01T16:26:00Z">
        <w:r>
          <w:rPr>
            <w:rFonts w:ascii="Segoe UI" w:hAnsi="Segoe UI" w:cs="Segoe UI"/>
            <w:sz w:val="21"/>
            <w:szCs w:val="21"/>
            <w:lang w:bidi="ar"/>
            <w:rPrChange w:id="457" w:author="guocf" w:date="2025-04-01T17:26:00Z">
              <w:rPr>
                <w:lang w:bidi="ar"/>
              </w:rPr>
            </w:rPrChange>
          </w:rPr>
          <w:t>，积极输出具有行业影响力的</w:t>
        </w:r>
        <w:r>
          <w:rPr>
            <w:rFonts w:ascii="Segoe UI" w:hAnsi="Segoe UI" w:cs="Segoe UI"/>
            <w:sz w:val="21"/>
            <w:szCs w:val="21"/>
            <w:lang w:bidi="ar"/>
            <w:rPrChange w:id="458" w:author="guocf" w:date="2025-04-01T17:26:00Z">
              <w:rPr>
                <w:lang w:bidi="ar"/>
              </w:rPr>
            </w:rPrChange>
          </w:rPr>
          <w:t xml:space="preserve"> “</w:t>
        </w:r>
      </w:ins>
      <w:ins w:id="459" w:author="guocf" w:date="2025-04-09T16:39:00Z">
        <w:r w:rsidR="00BB7102">
          <w:rPr>
            <w:rFonts w:ascii="Segoe UI" w:hAnsi="Segoe UI" w:cs="Segoe UI" w:hint="eastAsia"/>
            <w:sz w:val="21"/>
            <w:szCs w:val="21"/>
            <w:lang w:bidi="ar"/>
          </w:rPr>
          <w:t>安全</w:t>
        </w:r>
      </w:ins>
      <w:ins w:id="460" w:author="guocf" w:date="2025-04-01T16:26:00Z">
        <w:r>
          <w:rPr>
            <w:rFonts w:ascii="Segoe UI" w:hAnsi="Segoe UI" w:cs="Segoe UI"/>
            <w:sz w:val="21"/>
            <w:szCs w:val="21"/>
            <w:lang w:bidi="ar"/>
            <w:rPrChange w:id="461" w:author="guocf" w:date="2025-04-01T17:26:00Z">
              <w:rPr>
                <w:lang w:bidi="ar"/>
              </w:rPr>
            </w:rPrChange>
          </w:rPr>
          <w:t>标准</w:t>
        </w:r>
        <w:r>
          <w:rPr>
            <w:rFonts w:ascii="Segoe UI" w:hAnsi="Segoe UI" w:cs="Segoe UI"/>
            <w:sz w:val="21"/>
            <w:szCs w:val="21"/>
            <w:lang w:bidi="ar"/>
            <w:rPrChange w:id="462" w:author="guocf" w:date="2025-04-01T17:26:00Z">
              <w:rPr>
                <w:lang w:bidi="ar"/>
              </w:rPr>
            </w:rPrChange>
          </w:rPr>
          <w:t>”</w:t>
        </w:r>
      </w:ins>
      <w:ins w:id="463" w:author="guocf" w:date="2025-04-01T17:06:00Z">
        <w:r>
          <w:rPr>
            <w:rFonts w:ascii="Segoe UI" w:hAnsi="Segoe UI" w:cs="Segoe UI" w:hint="eastAsia"/>
            <w:sz w:val="21"/>
            <w:szCs w:val="21"/>
            <w:lang w:bidi="ar"/>
          </w:rPr>
          <w:t>，</w:t>
        </w:r>
      </w:ins>
      <w:ins w:id="464" w:author="guocf" w:date="2025-04-01T17:25:00Z">
        <w:r>
          <w:rPr>
            <w:rFonts w:ascii="Segoe UI" w:hAnsi="Segoe UI" w:cs="Segoe UI" w:hint="eastAsia"/>
            <w:sz w:val="21"/>
            <w:szCs w:val="21"/>
            <w:lang w:bidi="ar"/>
          </w:rPr>
          <w:t>引领行业发展方向，促进各方协同创新、共同发展。通过深化生态合作，进一步提升市场竞争力与服务水平</w:t>
        </w:r>
        <w:r>
          <w:rPr>
            <w:rFonts w:ascii="Segoe UI" w:hAnsi="Segoe UI" w:cs="Segoe UI" w:hint="eastAsia"/>
            <w:sz w:val="21"/>
            <w:szCs w:val="21"/>
            <w:lang w:bidi="ar"/>
          </w:rPr>
          <w:t xml:space="preserve"> </w:t>
        </w:r>
        <w:r>
          <w:rPr>
            <w:rFonts w:ascii="Segoe UI" w:hAnsi="Segoe UI" w:cs="Segoe UI" w:hint="eastAsia"/>
            <w:sz w:val="21"/>
            <w:szCs w:val="21"/>
            <w:lang w:bidi="ar"/>
          </w:rPr>
          <w:t>。</w:t>
        </w:r>
      </w:ins>
    </w:p>
    <w:p w:rsidR="005F2AF9" w:rsidRDefault="005F2AF9">
      <w:pPr>
        <w:pStyle w:val="a7"/>
        <w:shd w:val="clear" w:color="auto" w:fill="FFFFFF"/>
        <w:spacing w:line="368" w:lineRule="atLeast"/>
        <w:ind w:firstLineChars="200" w:firstLine="480"/>
        <w:jc w:val="both"/>
        <w:rPr>
          <w:ins w:id="465" w:author="guocf" w:date="2025-04-14T17:02:00Z"/>
          <w:rFonts w:ascii="Segoe UI" w:hAnsi="Segoe UI" w:cs="Segoe UI"/>
          <w:szCs w:val="21"/>
          <w:lang w:bidi="ar"/>
        </w:rPr>
        <w:pPrChange w:id="466" w:author="guocf" w:date="2025-04-01T17:15:00Z">
          <w:pPr/>
        </w:pPrChange>
      </w:pPr>
    </w:p>
    <w:p w:rsidR="002B08F8" w:rsidRDefault="002B08F8">
      <w:pPr>
        <w:pStyle w:val="a7"/>
        <w:shd w:val="clear" w:color="auto" w:fill="FFFFFF"/>
        <w:spacing w:line="368" w:lineRule="atLeast"/>
        <w:ind w:firstLineChars="200" w:firstLine="480"/>
        <w:jc w:val="both"/>
        <w:rPr>
          <w:ins w:id="467" w:author="guocf" w:date="2025-04-14T17:02:00Z"/>
          <w:rFonts w:ascii="Segoe UI" w:hAnsi="Segoe UI" w:cs="Segoe UI"/>
          <w:szCs w:val="21"/>
          <w:lang w:bidi="ar"/>
        </w:rPr>
        <w:pPrChange w:id="468" w:author="guocf" w:date="2025-04-01T17:15:00Z">
          <w:pPr/>
        </w:pPrChange>
      </w:pPr>
    </w:p>
    <w:p w:rsidR="002B08F8" w:rsidRDefault="002B08F8">
      <w:pPr>
        <w:pStyle w:val="a7"/>
        <w:shd w:val="clear" w:color="auto" w:fill="FFFFFF"/>
        <w:spacing w:line="368" w:lineRule="atLeast"/>
        <w:ind w:firstLineChars="200" w:firstLine="480"/>
        <w:jc w:val="both"/>
        <w:rPr>
          <w:ins w:id="469" w:author="guocf" w:date="2025-04-14T17:02:00Z"/>
          <w:rFonts w:ascii="Segoe UI" w:hAnsi="Segoe UI" w:cs="Segoe UI"/>
          <w:szCs w:val="21"/>
          <w:lang w:bidi="ar"/>
        </w:rPr>
        <w:pPrChange w:id="470" w:author="guocf" w:date="2025-04-01T17:15:00Z">
          <w:pPr/>
        </w:pPrChange>
      </w:pPr>
    </w:p>
    <w:p w:rsidR="002B08F8" w:rsidRPr="002B08F8" w:rsidRDefault="002B08F8">
      <w:pPr>
        <w:pStyle w:val="1"/>
        <w:rPr>
          <w:rFonts w:ascii="Segoe UI" w:eastAsia="宋体" w:hAnsi="Segoe UI" w:cs="Segoe UI"/>
          <w:kern w:val="0"/>
          <w:sz w:val="24"/>
          <w:szCs w:val="21"/>
          <w:lang w:bidi="ar"/>
          <w:rPrChange w:id="471" w:author="guocf" w:date="2025-04-14T17:02:00Z">
            <w:rPr/>
          </w:rPrChange>
        </w:rPr>
        <w:pPrChange w:id="472" w:author="guocf" w:date="2025-04-15T09:51:00Z">
          <w:pPr/>
        </w:pPrChange>
      </w:pPr>
    </w:p>
    <w:sectPr w:rsidR="002B08F8" w:rsidRPr="002B08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539D" w:rsidRDefault="0079539D" w:rsidP="00357629">
      <w:r>
        <w:separator/>
      </w:r>
    </w:p>
  </w:endnote>
  <w:endnote w:type="continuationSeparator" w:id="0">
    <w:p w:rsidR="0079539D" w:rsidRDefault="0079539D" w:rsidP="00357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539D" w:rsidRDefault="0079539D" w:rsidP="00357629">
      <w:r>
        <w:separator/>
      </w:r>
    </w:p>
  </w:footnote>
  <w:footnote w:type="continuationSeparator" w:id="0">
    <w:p w:rsidR="0079539D" w:rsidRDefault="0079539D" w:rsidP="0035762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76053E"/>
    <w:multiLevelType w:val="multilevel"/>
    <w:tmpl w:val="7AFA6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B9662C"/>
    <w:multiLevelType w:val="hybridMultilevel"/>
    <w:tmpl w:val="20EEBE16"/>
    <w:lvl w:ilvl="0" w:tplc="D13EE6A0">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uocf">
    <w15:presenceInfo w15:providerId="None" w15:userId="guo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bordersDoNotSurroundHeader/>
  <w:bordersDoNotSurroundFooter/>
  <w:trackRevision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D71"/>
    <w:rsid w:val="0001646A"/>
    <w:rsid w:val="00017141"/>
    <w:rsid w:val="00022266"/>
    <w:rsid w:val="00026E9A"/>
    <w:rsid w:val="0005318A"/>
    <w:rsid w:val="00092483"/>
    <w:rsid w:val="000924F0"/>
    <w:rsid w:val="0009487B"/>
    <w:rsid w:val="00095B78"/>
    <w:rsid w:val="00105497"/>
    <w:rsid w:val="00184430"/>
    <w:rsid w:val="001905A0"/>
    <w:rsid w:val="00194348"/>
    <w:rsid w:val="001B7709"/>
    <w:rsid w:val="001D23B8"/>
    <w:rsid w:val="00210754"/>
    <w:rsid w:val="00276AA8"/>
    <w:rsid w:val="00284B96"/>
    <w:rsid w:val="002B08F8"/>
    <w:rsid w:val="002C474C"/>
    <w:rsid w:val="003255B4"/>
    <w:rsid w:val="00357629"/>
    <w:rsid w:val="0037458F"/>
    <w:rsid w:val="00397B88"/>
    <w:rsid w:val="003F7868"/>
    <w:rsid w:val="00411283"/>
    <w:rsid w:val="0043195A"/>
    <w:rsid w:val="00481484"/>
    <w:rsid w:val="004B24AA"/>
    <w:rsid w:val="004B433C"/>
    <w:rsid w:val="004D0714"/>
    <w:rsid w:val="004F727D"/>
    <w:rsid w:val="00504C3D"/>
    <w:rsid w:val="00556BEF"/>
    <w:rsid w:val="00583097"/>
    <w:rsid w:val="00592BEE"/>
    <w:rsid w:val="005B3B35"/>
    <w:rsid w:val="005E0981"/>
    <w:rsid w:val="005F2AF9"/>
    <w:rsid w:val="006676DF"/>
    <w:rsid w:val="00675B8C"/>
    <w:rsid w:val="00683369"/>
    <w:rsid w:val="006D3D6E"/>
    <w:rsid w:val="0074678F"/>
    <w:rsid w:val="0079539D"/>
    <w:rsid w:val="00795D65"/>
    <w:rsid w:val="007B35B7"/>
    <w:rsid w:val="0084590D"/>
    <w:rsid w:val="00880D36"/>
    <w:rsid w:val="00883C7A"/>
    <w:rsid w:val="008B6E5A"/>
    <w:rsid w:val="008E6B44"/>
    <w:rsid w:val="009737DF"/>
    <w:rsid w:val="009A55C3"/>
    <w:rsid w:val="009B184F"/>
    <w:rsid w:val="009B57B8"/>
    <w:rsid w:val="009C4A44"/>
    <w:rsid w:val="009C7CB2"/>
    <w:rsid w:val="009E59F6"/>
    <w:rsid w:val="009F7CCB"/>
    <w:rsid w:val="00A33AFB"/>
    <w:rsid w:val="00A57B18"/>
    <w:rsid w:val="00A81DF4"/>
    <w:rsid w:val="00AC44BC"/>
    <w:rsid w:val="00AE117A"/>
    <w:rsid w:val="00AE4A86"/>
    <w:rsid w:val="00B0304B"/>
    <w:rsid w:val="00B20F0A"/>
    <w:rsid w:val="00B8694D"/>
    <w:rsid w:val="00BB2C45"/>
    <w:rsid w:val="00BB7102"/>
    <w:rsid w:val="00C26BE2"/>
    <w:rsid w:val="00C666A8"/>
    <w:rsid w:val="00CE3C28"/>
    <w:rsid w:val="00D4681C"/>
    <w:rsid w:val="00D53626"/>
    <w:rsid w:val="00DE79C7"/>
    <w:rsid w:val="00E27C8A"/>
    <w:rsid w:val="00EA2DAA"/>
    <w:rsid w:val="00EE5D71"/>
    <w:rsid w:val="00EF6E4C"/>
    <w:rsid w:val="00F562C4"/>
    <w:rsid w:val="00FB456C"/>
    <w:rsid w:val="00FD54AB"/>
    <w:rsid w:val="00FD75D9"/>
    <w:rsid w:val="00FE6091"/>
    <w:rsid w:val="00FF314D"/>
    <w:rsid w:val="00FF47BF"/>
    <w:rsid w:val="066C4417"/>
    <w:rsid w:val="3B673B20"/>
    <w:rsid w:val="3F4C14EF"/>
    <w:rsid w:val="4C435EBC"/>
    <w:rsid w:val="5C6011F5"/>
    <w:rsid w:val="5DF44802"/>
    <w:rsid w:val="5EC24334"/>
    <w:rsid w:val="6D131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ADC76B"/>
  <w15:docId w15:val="{6213F7E9-027D-4628-9213-EDA6CD408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2B08F8"/>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683369"/>
    <w:pPr>
      <w:widowControl/>
      <w:shd w:val="clear" w:color="auto" w:fill="FFFFFF"/>
      <w:spacing w:before="360" w:line="525" w:lineRule="atLeast"/>
      <w:jc w:val="left"/>
      <w:outlineLvl w:val="1"/>
    </w:pPr>
    <w:rPr>
      <w:rFonts w:ascii="Segoe UI" w:eastAsia="宋体" w:hAnsi="Segoe UI" w:cs="Segoe UI"/>
      <w:b/>
      <w:bCs/>
      <w:kern w:val="0"/>
      <w:sz w:val="22"/>
      <w:szCs w:val="21"/>
    </w:rPr>
  </w:style>
  <w:style w:type="paragraph" w:styleId="3">
    <w:name w:val="heading 3"/>
    <w:basedOn w:val="a"/>
    <w:next w:val="a"/>
    <w:link w:val="30"/>
    <w:uiPriority w:val="9"/>
    <w:unhideWhenUsed/>
    <w:qFormat/>
    <w:rsid w:val="00504C3D"/>
    <w:pPr>
      <w:keepNext/>
      <w:keepLines/>
      <w:shd w:val="clear" w:color="auto" w:fill="FFFFFF"/>
      <w:spacing w:before="360" w:line="416" w:lineRule="auto"/>
      <w:ind w:firstLineChars="200" w:firstLine="420"/>
      <w:outlineLvl w:val="2"/>
    </w:pPr>
    <w:rPr>
      <w:rFonts w:ascii="Segoe UI" w:hAnsi="Segoe UI" w:cs="Segoe UI"/>
      <w:b/>
      <w:bCs/>
      <w:szCs w:val="21"/>
    </w:rPr>
  </w:style>
  <w:style w:type="paragraph" w:styleId="4">
    <w:name w:val="heading 4"/>
    <w:basedOn w:val="a"/>
    <w:next w:val="a"/>
    <w:uiPriority w:val="9"/>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683369"/>
    <w:rPr>
      <w:rFonts w:ascii="Segoe UI" w:hAnsi="Segoe UI" w:cs="Segoe UI"/>
      <w:b/>
      <w:bCs/>
      <w:sz w:val="22"/>
      <w:szCs w:val="21"/>
      <w:shd w:val="clear" w:color="auto" w:fill="FFFFFF"/>
    </w:rPr>
  </w:style>
  <w:style w:type="character" w:customStyle="1" w:styleId="30">
    <w:name w:val="标题 3 字符"/>
    <w:basedOn w:val="a0"/>
    <w:link w:val="3"/>
    <w:uiPriority w:val="9"/>
    <w:rsid w:val="00504C3D"/>
    <w:rPr>
      <w:rFonts w:ascii="Segoe UI" w:eastAsiaTheme="minorEastAsia" w:hAnsi="Segoe UI" w:cs="Segoe UI"/>
      <w:b/>
      <w:bCs/>
      <w:kern w:val="2"/>
      <w:sz w:val="21"/>
      <w:szCs w:val="21"/>
      <w:shd w:val="clear" w:color="auto" w:fill="FFFFFF"/>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11">
    <w:name w:val="修订1"/>
    <w:hidden/>
    <w:uiPriority w:val="99"/>
    <w:semiHidden/>
    <w:rPr>
      <w:rFonts w:asciiTheme="minorHAnsi" w:eastAsiaTheme="minorEastAsia" w:hAnsiTheme="minorHAnsi" w:cstheme="minorBidi"/>
      <w:kern w:val="2"/>
      <w:sz w:val="21"/>
      <w:szCs w:val="22"/>
    </w:rPr>
  </w:style>
  <w:style w:type="paragraph" w:styleId="a8">
    <w:name w:val="Balloon Text"/>
    <w:basedOn w:val="a"/>
    <w:link w:val="a9"/>
    <w:uiPriority w:val="99"/>
    <w:semiHidden/>
    <w:unhideWhenUsed/>
    <w:rsid w:val="00357629"/>
    <w:rPr>
      <w:sz w:val="18"/>
      <w:szCs w:val="18"/>
    </w:rPr>
  </w:style>
  <w:style w:type="character" w:customStyle="1" w:styleId="a9">
    <w:name w:val="批注框文本 字符"/>
    <w:basedOn w:val="a0"/>
    <w:link w:val="a8"/>
    <w:uiPriority w:val="99"/>
    <w:semiHidden/>
    <w:rsid w:val="00357629"/>
    <w:rPr>
      <w:rFonts w:asciiTheme="minorHAnsi" w:eastAsiaTheme="minorEastAsia" w:hAnsiTheme="minorHAnsi" w:cstheme="minorBidi"/>
      <w:kern w:val="2"/>
      <w:sz w:val="18"/>
      <w:szCs w:val="18"/>
    </w:rPr>
  </w:style>
  <w:style w:type="character" w:customStyle="1" w:styleId="10">
    <w:name w:val="标题 1 字符"/>
    <w:basedOn w:val="a0"/>
    <w:link w:val="1"/>
    <w:uiPriority w:val="9"/>
    <w:rsid w:val="002B08F8"/>
    <w:rPr>
      <w:rFonts w:asciiTheme="minorHAnsi" w:eastAsiaTheme="minorEastAsia" w:hAnsiTheme="minorHAnsi" w:cstheme="minorBidi"/>
      <w:b/>
      <w:bCs/>
      <w:kern w:val="44"/>
      <w:sz w:val="44"/>
      <w:szCs w:val="44"/>
    </w:rPr>
  </w:style>
  <w:style w:type="character" w:styleId="aa">
    <w:name w:val="Strong"/>
    <w:basedOn w:val="a0"/>
    <w:uiPriority w:val="22"/>
    <w:qFormat/>
    <w:rsid w:val="00795D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128177">
      <w:bodyDiv w:val="1"/>
      <w:marLeft w:val="0"/>
      <w:marRight w:val="0"/>
      <w:marTop w:val="0"/>
      <w:marBottom w:val="0"/>
      <w:divBdr>
        <w:top w:val="none" w:sz="0" w:space="0" w:color="auto"/>
        <w:left w:val="none" w:sz="0" w:space="0" w:color="auto"/>
        <w:bottom w:val="none" w:sz="0" w:space="0" w:color="auto"/>
        <w:right w:val="none" w:sz="0" w:space="0" w:color="auto"/>
      </w:divBdr>
      <w:divsChild>
        <w:div w:id="1376202039">
          <w:marLeft w:val="0"/>
          <w:marRight w:val="0"/>
          <w:marTop w:val="0"/>
          <w:marBottom w:val="0"/>
          <w:divBdr>
            <w:top w:val="none" w:sz="0" w:space="0" w:color="auto"/>
            <w:left w:val="none" w:sz="0" w:space="0" w:color="auto"/>
            <w:bottom w:val="none" w:sz="0" w:space="0" w:color="auto"/>
            <w:right w:val="none" w:sz="0" w:space="0" w:color="auto"/>
          </w:divBdr>
        </w:div>
        <w:div w:id="450825399">
          <w:marLeft w:val="0"/>
          <w:marRight w:val="0"/>
          <w:marTop w:val="0"/>
          <w:marBottom w:val="0"/>
          <w:divBdr>
            <w:top w:val="none" w:sz="0" w:space="0" w:color="auto"/>
            <w:left w:val="none" w:sz="0" w:space="0" w:color="auto"/>
            <w:bottom w:val="none" w:sz="0" w:space="0" w:color="auto"/>
            <w:right w:val="none" w:sz="0" w:space="0" w:color="auto"/>
          </w:divBdr>
        </w:div>
        <w:div w:id="1338381177">
          <w:marLeft w:val="0"/>
          <w:marRight w:val="0"/>
          <w:marTop w:val="0"/>
          <w:marBottom w:val="0"/>
          <w:divBdr>
            <w:top w:val="none" w:sz="0" w:space="0" w:color="auto"/>
            <w:left w:val="none" w:sz="0" w:space="0" w:color="auto"/>
            <w:bottom w:val="none" w:sz="0" w:space="0" w:color="auto"/>
            <w:right w:val="none" w:sz="0" w:space="0" w:color="auto"/>
          </w:divBdr>
        </w:div>
      </w:divsChild>
    </w:div>
    <w:div w:id="408886542">
      <w:bodyDiv w:val="1"/>
      <w:marLeft w:val="0"/>
      <w:marRight w:val="0"/>
      <w:marTop w:val="0"/>
      <w:marBottom w:val="0"/>
      <w:divBdr>
        <w:top w:val="none" w:sz="0" w:space="0" w:color="auto"/>
        <w:left w:val="none" w:sz="0" w:space="0" w:color="auto"/>
        <w:bottom w:val="none" w:sz="0" w:space="0" w:color="auto"/>
        <w:right w:val="none" w:sz="0" w:space="0" w:color="auto"/>
      </w:divBdr>
      <w:divsChild>
        <w:div w:id="1741366276">
          <w:marLeft w:val="0"/>
          <w:marRight w:val="0"/>
          <w:marTop w:val="0"/>
          <w:marBottom w:val="0"/>
          <w:divBdr>
            <w:top w:val="none" w:sz="0" w:space="0" w:color="auto"/>
            <w:left w:val="none" w:sz="0" w:space="0" w:color="auto"/>
            <w:bottom w:val="none" w:sz="0" w:space="0" w:color="auto"/>
            <w:right w:val="none" w:sz="0" w:space="0" w:color="auto"/>
          </w:divBdr>
        </w:div>
        <w:div w:id="813912061">
          <w:marLeft w:val="0"/>
          <w:marRight w:val="0"/>
          <w:marTop w:val="0"/>
          <w:marBottom w:val="0"/>
          <w:divBdr>
            <w:top w:val="none" w:sz="0" w:space="0" w:color="auto"/>
            <w:left w:val="none" w:sz="0" w:space="0" w:color="auto"/>
            <w:bottom w:val="none" w:sz="0" w:space="0" w:color="auto"/>
            <w:right w:val="none" w:sz="0" w:space="0" w:color="auto"/>
          </w:divBdr>
        </w:div>
        <w:div w:id="833181650">
          <w:marLeft w:val="0"/>
          <w:marRight w:val="0"/>
          <w:marTop w:val="0"/>
          <w:marBottom w:val="0"/>
          <w:divBdr>
            <w:top w:val="none" w:sz="0" w:space="0" w:color="auto"/>
            <w:left w:val="none" w:sz="0" w:space="0" w:color="auto"/>
            <w:bottom w:val="none" w:sz="0" w:space="0" w:color="auto"/>
            <w:right w:val="none" w:sz="0" w:space="0" w:color="auto"/>
          </w:divBdr>
        </w:div>
        <w:div w:id="691682838">
          <w:marLeft w:val="0"/>
          <w:marRight w:val="0"/>
          <w:marTop w:val="0"/>
          <w:marBottom w:val="0"/>
          <w:divBdr>
            <w:top w:val="none" w:sz="0" w:space="0" w:color="auto"/>
            <w:left w:val="none" w:sz="0" w:space="0" w:color="auto"/>
            <w:bottom w:val="none" w:sz="0" w:space="0" w:color="auto"/>
            <w:right w:val="none" w:sz="0" w:space="0" w:color="auto"/>
          </w:divBdr>
        </w:div>
        <w:div w:id="1576746524">
          <w:marLeft w:val="0"/>
          <w:marRight w:val="0"/>
          <w:marTop w:val="0"/>
          <w:marBottom w:val="0"/>
          <w:divBdr>
            <w:top w:val="none" w:sz="0" w:space="0" w:color="auto"/>
            <w:left w:val="none" w:sz="0" w:space="0" w:color="auto"/>
            <w:bottom w:val="none" w:sz="0" w:space="0" w:color="auto"/>
            <w:right w:val="none" w:sz="0" w:space="0" w:color="auto"/>
          </w:divBdr>
        </w:div>
        <w:div w:id="1597009340">
          <w:marLeft w:val="0"/>
          <w:marRight w:val="0"/>
          <w:marTop w:val="0"/>
          <w:marBottom w:val="0"/>
          <w:divBdr>
            <w:top w:val="none" w:sz="0" w:space="0" w:color="auto"/>
            <w:left w:val="none" w:sz="0" w:space="0" w:color="auto"/>
            <w:bottom w:val="none" w:sz="0" w:space="0" w:color="auto"/>
            <w:right w:val="none" w:sz="0" w:space="0" w:color="auto"/>
          </w:divBdr>
        </w:div>
        <w:div w:id="1795558250">
          <w:marLeft w:val="0"/>
          <w:marRight w:val="0"/>
          <w:marTop w:val="0"/>
          <w:marBottom w:val="0"/>
          <w:divBdr>
            <w:top w:val="none" w:sz="0" w:space="0" w:color="auto"/>
            <w:left w:val="none" w:sz="0" w:space="0" w:color="auto"/>
            <w:bottom w:val="none" w:sz="0" w:space="0" w:color="auto"/>
            <w:right w:val="none" w:sz="0" w:space="0" w:color="auto"/>
          </w:divBdr>
        </w:div>
        <w:div w:id="2105806055">
          <w:marLeft w:val="0"/>
          <w:marRight w:val="0"/>
          <w:marTop w:val="0"/>
          <w:marBottom w:val="0"/>
          <w:divBdr>
            <w:top w:val="none" w:sz="0" w:space="0" w:color="auto"/>
            <w:left w:val="none" w:sz="0" w:space="0" w:color="auto"/>
            <w:bottom w:val="none" w:sz="0" w:space="0" w:color="auto"/>
            <w:right w:val="none" w:sz="0" w:space="0" w:color="auto"/>
          </w:divBdr>
        </w:div>
        <w:div w:id="2064326347">
          <w:marLeft w:val="0"/>
          <w:marRight w:val="0"/>
          <w:marTop w:val="0"/>
          <w:marBottom w:val="0"/>
          <w:divBdr>
            <w:top w:val="none" w:sz="0" w:space="0" w:color="auto"/>
            <w:left w:val="none" w:sz="0" w:space="0" w:color="auto"/>
            <w:bottom w:val="none" w:sz="0" w:space="0" w:color="auto"/>
            <w:right w:val="none" w:sz="0" w:space="0" w:color="auto"/>
          </w:divBdr>
        </w:div>
        <w:div w:id="1787042044">
          <w:marLeft w:val="0"/>
          <w:marRight w:val="0"/>
          <w:marTop w:val="0"/>
          <w:marBottom w:val="0"/>
          <w:divBdr>
            <w:top w:val="none" w:sz="0" w:space="0" w:color="auto"/>
            <w:left w:val="none" w:sz="0" w:space="0" w:color="auto"/>
            <w:bottom w:val="none" w:sz="0" w:space="0" w:color="auto"/>
            <w:right w:val="none" w:sz="0" w:space="0" w:color="auto"/>
          </w:divBdr>
        </w:div>
        <w:div w:id="221791601">
          <w:marLeft w:val="0"/>
          <w:marRight w:val="0"/>
          <w:marTop w:val="0"/>
          <w:marBottom w:val="0"/>
          <w:divBdr>
            <w:top w:val="none" w:sz="0" w:space="0" w:color="auto"/>
            <w:left w:val="none" w:sz="0" w:space="0" w:color="auto"/>
            <w:bottom w:val="none" w:sz="0" w:space="0" w:color="auto"/>
            <w:right w:val="none" w:sz="0" w:space="0" w:color="auto"/>
          </w:divBdr>
        </w:div>
        <w:div w:id="706029731">
          <w:marLeft w:val="0"/>
          <w:marRight w:val="0"/>
          <w:marTop w:val="0"/>
          <w:marBottom w:val="0"/>
          <w:divBdr>
            <w:top w:val="none" w:sz="0" w:space="0" w:color="auto"/>
            <w:left w:val="none" w:sz="0" w:space="0" w:color="auto"/>
            <w:bottom w:val="none" w:sz="0" w:space="0" w:color="auto"/>
            <w:right w:val="none" w:sz="0" w:space="0" w:color="auto"/>
          </w:divBdr>
        </w:div>
        <w:div w:id="88309622">
          <w:marLeft w:val="0"/>
          <w:marRight w:val="0"/>
          <w:marTop w:val="0"/>
          <w:marBottom w:val="0"/>
          <w:divBdr>
            <w:top w:val="none" w:sz="0" w:space="0" w:color="auto"/>
            <w:left w:val="none" w:sz="0" w:space="0" w:color="auto"/>
            <w:bottom w:val="none" w:sz="0" w:space="0" w:color="auto"/>
            <w:right w:val="none" w:sz="0" w:space="0" w:color="auto"/>
          </w:divBdr>
        </w:div>
        <w:div w:id="1881086423">
          <w:marLeft w:val="0"/>
          <w:marRight w:val="0"/>
          <w:marTop w:val="0"/>
          <w:marBottom w:val="0"/>
          <w:divBdr>
            <w:top w:val="none" w:sz="0" w:space="0" w:color="auto"/>
            <w:left w:val="none" w:sz="0" w:space="0" w:color="auto"/>
            <w:bottom w:val="none" w:sz="0" w:space="0" w:color="auto"/>
            <w:right w:val="none" w:sz="0" w:space="0" w:color="auto"/>
          </w:divBdr>
        </w:div>
        <w:div w:id="1701474050">
          <w:marLeft w:val="0"/>
          <w:marRight w:val="0"/>
          <w:marTop w:val="0"/>
          <w:marBottom w:val="0"/>
          <w:divBdr>
            <w:top w:val="none" w:sz="0" w:space="0" w:color="auto"/>
            <w:left w:val="none" w:sz="0" w:space="0" w:color="auto"/>
            <w:bottom w:val="none" w:sz="0" w:space="0" w:color="auto"/>
            <w:right w:val="none" w:sz="0" w:space="0" w:color="auto"/>
          </w:divBdr>
        </w:div>
        <w:div w:id="744691833">
          <w:marLeft w:val="0"/>
          <w:marRight w:val="0"/>
          <w:marTop w:val="0"/>
          <w:marBottom w:val="0"/>
          <w:divBdr>
            <w:top w:val="none" w:sz="0" w:space="0" w:color="auto"/>
            <w:left w:val="none" w:sz="0" w:space="0" w:color="auto"/>
            <w:bottom w:val="none" w:sz="0" w:space="0" w:color="auto"/>
            <w:right w:val="none" w:sz="0" w:space="0" w:color="auto"/>
          </w:divBdr>
          <w:divsChild>
            <w:div w:id="1540777015">
              <w:marLeft w:val="0"/>
              <w:marRight w:val="0"/>
              <w:marTop w:val="0"/>
              <w:marBottom w:val="0"/>
              <w:divBdr>
                <w:top w:val="none" w:sz="0" w:space="0" w:color="auto"/>
                <w:left w:val="none" w:sz="0" w:space="0" w:color="auto"/>
                <w:bottom w:val="none" w:sz="0" w:space="0" w:color="auto"/>
                <w:right w:val="none" w:sz="0" w:space="0" w:color="auto"/>
              </w:divBdr>
            </w:div>
            <w:div w:id="720830881">
              <w:marLeft w:val="0"/>
              <w:marRight w:val="0"/>
              <w:marTop w:val="0"/>
              <w:marBottom w:val="0"/>
              <w:divBdr>
                <w:top w:val="none" w:sz="0" w:space="0" w:color="auto"/>
                <w:left w:val="none" w:sz="0" w:space="0" w:color="auto"/>
                <w:bottom w:val="none" w:sz="0" w:space="0" w:color="auto"/>
                <w:right w:val="none" w:sz="0" w:space="0" w:color="auto"/>
              </w:divBdr>
            </w:div>
            <w:div w:id="129523275">
              <w:marLeft w:val="0"/>
              <w:marRight w:val="0"/>
              <w:marTop w:val="0"/>
              <w:marBottom w:val="0"/>
              <w:divBdr>
                <w:top w:val="none" w:sz="0" w:space="0" w:color="auto"/>
                <w:left w:val="none" w:sz="0" w:space="0" w:color="auto"/>
                <w:bottom w:val="none" w:sz="0" w:space="0" w:color="auto"/>
                <w:right w:val="none" w:sz="0" w:space="0" w:color="auto"/>
              </w:divBdr>
            </w:div>
            <w:div w:id="94374057">
              <w:marLeft w:val="0"/>
              <w:marRight w:val="0"/>
              <w:marTop w:val="0"/>
              <w:marBottom w:val="0"/>
              <w:divBdr>
                <w:top w:val="none" w:sz="0" w:space="0" w:color="auto"/>
                <w:left w:val="none" w:sz="0" w:space="0" w:color="auto"/>
                <w:bottom w:val="none" w:sz="0" w:space="0" w:color="auto"/>
                <w:right w:val="none" w:sz="0" w:space="0" w:color="auto"/>
              </w:divBdr>
            </w:div>
            <w:div w:id="987906181">
              <w:marLeft w:val="0"/>
              <w:marRight w:val="0"/>
              <w:marTop w:val="0"/>
              <w:marBottom w:val="0"/>
              <w:divBdr>
                <w:top w:val="none" w:sz="0" w:space="0" w:color="auto"/>
                <w:left w:val="none" w:sz="0" w:space="0" w:color="auto"/>
                <w:bottom w:val="none" w:sz="0" w:space="0" w:color="auto"/>
                <w:right w:val="none" w:sz="0" w:space="0" w:color="auto"/>
              </w:divBdr>
            </w:div>
            <w:div w:id="963659034">
              <w:marLeft w:val="0"/>
              <w:marRight w:val="0"/>
              <w:marTop w:val="0"/>
              <w:marBottom w:val="0"/>
              <w:divBdr>
                <w:top w:val="none" w:sz="0" w:space="0" w:color="auto"/>
                <w:left w:val="none" w:sz="0" w:space="0" w:color="auto"/>
                <w:bottom w:val="none" w:sz="0" w:space="0" w:color="auto"/>
                <w:right w:val="none" w:sz="0" w:space="0" w:color="auto"/>
              </w:divBdr>
            </w:div>
            <w:div w:id="117139811">
              <w:marLeft w:val="0"/>
              <w:marRight w:val="0"/>
              <w:marTop w:val="0"/>
              <w:marBottom w:val="0"/>
              <w:divBdr>
                <w:top w:val="none" w:sz="0" w:space="0" w:color="auto"/>
                <w:left w:val="none" w:sz="0" w:space="0" w:color="auto"/>
                <w:bottom w:val="none" w:sz="0" w:space="0" w:color="auto"/>
                <w:right w:val="none" w:sz="0" w:space="0" w:color="auto"/>
              </w:divBdr>
            </w:div>
            <w:div w:id="433980784">
              <w:marLeft w:val="0"/>
              <w:marRight w:val="0"/>
              <w:marTop w:val="0"/>
              <w:marBottom w:val="0"/>
              <w:divBdr>
                <w:top w:val="none" w:sz="0" w:space="0" w:color="auto"/>
                <w:left w:val="none" w:sz="0" w:space="0" w:color="auto"/>
                <w:bottom w:val="none" w:sz="0" w:space="0" w:color="auto"/>
                <w:right w:val="none" w:sz="0" w:space="0" w:color="auto"/>
              </w:divBdr>
            </w:div>
            <w:div w:id="903031944">
              <w:marLeft w:val="0"/>
              <w:marRight w:val="0"/>
              <w:marTop w:val="0"/>
              <w:marBottom w:val="0"/>
              <w:divBdr>
                <w:top w:val="none" w:sz="0" w:space="0" w:color="auto"/>
                <w:left w:val="none" w:sz="0" w:space="0" w:color="auto"/>
                <w:bottom w:val="none" w:sz="0" w:space="0" w:color="auto"/>
                <w:right w:val="none" w:sz="0" w:space="0" w:color="auto"/>
              </w:divBdr>
            </w:div>
            <w:div w:id="62876585">
              <w:marLeft w:val="0"/>
              <w:marRight w:val="0"/>
              <w:marTop w:val="0"/>
              <w:marBottom w:val="0"/>
              <w:divBdr>
                <w:top w:val="none" w:sz="0" w:space="0" w:color="auto"/>
                <w:left w:val="none" w:sz="0" w:space="0" w:color="auto"/>
                <w:bottom w:val="none" w:sz="0" w:space="0" w:color="auto"/>
                <w:right w:val="none" w:sz="0" w:space="0" w:color="auto"/>
              </w:divBdr>
            </w:div>
            <w:div w:id="1818305284">
              <w:marLeft w:val="0"/>
              <w:marRight w:val="0"/>
              <w:marTop w:val="0"/>
              <w:marBottom w:val="0"/>
              <w:divBdr>
                <w:top w:val="none" w:sz="0" w:space="0" w:color="auto"/>
                <w:left w:val="none" w:sz="0" w:space="0" w:color="auto"/>
                <w:bottom w:val="none" w:sz="0" w:space="0" w:color="auto"/>
                <w:right w:val="none" w:sz="0" w:space="0" w:color="auto"/>
              </w:divBdr>
            </w:div>
            <w:div w:id="1613171139">
              <w:marLeft w:val="0"/>
              <w:marRight w:val="0"/>
              <w:marTop w:val="0"/>
              <w:marBottom w:val="0"/>
              <w:divBdr>
                <w:top w:val="none" w:sz="0" w:space="0" w:color="auto"/>
                <w:left w:val="none" w:sz="0" w:space="0" w:color="auto"/>
                <w:bottom w:val="none" w:sz="0" w:space="0" w:color="auto"/>
                <w:right w:val="none" w:sz="0" w:space="0" w:color="auto"/>
              </w:divBdr>
            </w:div>
          </w:divsChild>
        </w:div>
        <w:div w:id="1475637446">
          <w:marLeft w:val="0"/>
          <w:marRight w:val="0"/>
          <w:marTop w:val="0"/>
          <w:marBottom w:val="0"/>
          <w:divBdr>
            <w:top w:val="none" w:sz="0" w:space="0" w:color="auto"/>
            <w:left w:val="none" w:sz="0" w:space="0" w:color="auto"/>
            <w:bottom w:val="none" w:sz="0" w:space="0" w:color="auto"/>
            <w:right w:val="none" w:sz="0" w:space="0" w:color="auto"/>
          </w:divBdr>
        </w:div>
        <w:div w:id="281544541">
          <w:marLeft w:val="0"/>
          <w:marRight w:val="0"/>
          <w:marTop w:val="0"/>
          <w:marBottom w:val="0"/>
          <w:divBdr>
            <w:top w:val="none" w:sz="0" w:space="0" w:color="auto"/>
            <w:left w:val="none" w:sz="0" w:space="0" w:color="auto"/>
            <w:bottom w:val="none" w:sz="0" w:space="0" w:color="auto"/>
            <w:right w:val="none" w:sz="0" w:space="0" w:color="auto"/>
          </w:divBdr>
        </w:div>
        <w:div w:id="83115000">
          <w:marLeft w:val="0"/>
          <w:marRight w:val="0"/>
          <w:marTop w:val="0"/>
          <w:marBottom w:val="0"/>
          <w:divBdr>
            <w:top w:val="none" w:sz="0" w:space="0" w:color="auto"/>
            <w:left w:val="none" w:sz="0" w:space="0" w:color="auto"/>
            <w:bottom w:val="none" w:sz="0" w:space="0" w:color="auto"/>
            <w:right w:val="none" w:sz="0" w:space="0" w:color="auto"/>
          </w:divBdr>
        </w:div>
        <w:div w:id="853810558">
          <w:marLeft w:val="0"/>
          <w:marRight w:val="0"/>
          <w:marTop w:val="0"/>
          <w:marBottom w:val="0"/>
          <w:divBdr>
            <w:top w:val="none" w:sz="0" w:space="0" w:color="auto"/>
            <w:left w:val="none" w:sz="0" w:space="0" w:color="auto"/>
            <w:bottom w:val="none" w:sz="0" w:space="0" w:color="auto"/>
            <w:right w:val="none" w:sz="0" w:space="0" w:color="auto"/>
          </w:divBdr>
        </w:div>
        <w:div w:id="245844890">
          <w:marLeft w:val="0"/>
          <w:marRight w:val="0"/>
          <w:marTop w:val="0"/>
          <w:marBottom w:val="0"/>
          <w:divBdr>
            <w:top w:val="none" w:sz="0" w:space="0" w:color="auto"/>
            <w:left w:val="none" w:sz="0" w:space="0" w:color="auto"/>
            <w:bottom w:val="none" w:sz="0" w:space="0" w:color="auto"/>
            <w:right w:val="none" w:sz="0" w:space="0" w:color="auto"/>
          </w:divBdr>
        </w:div>
        <w:div w:id="1218280379">
          <w:marLeft w:val="0"/>
          <w:marRight w:val="0"/>
          <w:marTop w:val="0"/>
          <w:marBottom w:val="0"/>
          <w:divBdr>
            <w:top w:val="none" w:sz="0" w:space="0" w:color="auto"/>
            <w:left w:val="none" w:sz="0" w:space="0" w:color="auto"/>
            <w:bottom w:val="none" w:sz="0" w:space="0" w:color="auto"/>
            <w:right w:val="none" w:sz="0" w:space="0" w:color="auto"/>
          </w:divBdr>
          <w:divsChild>
            <w:div w:id="2066678601">
              <w:marLeft w:val="0"/>
              <w:marRight w:val="0"/>
              <w:marTop w:val="0"/>
              <w:marBottom w:val="0"/>
              <w:divBdr>
                <w:top w:val="none" w:sz="0" w:space="0" w:color="auto"/>
                <w:left w:val="none" w:sz="0" w:space="0" w:color="auto"/>
                <w:bottom w:val="none" w:sz="0" w:space="0" w:color="auto"/>
                <w:right w:val="none" w:sz="0" w:space="0" w:color="auto"/>
              </w:divBdr>
            </w:div>
            <w:div w:id="387530844">
              <w:marLeft w:val="0"/>
              <w:marRight w:val="0"/>
              <w:marTop w:val="0"/>
              <w:marBottom w:val="0"/>
              <w:divBdr>
                <w:top w:val="none" w:sz="0" w:space="0" w:color="auto"/>
                <w:left w:val="none" w:sz="0" w:space="0" w:color="auto"/>
                <w:bottom w:val="none" w:sz="0" w:space="0" w:color="auto"/>
                <w:right w:val="none" w:sz="0" w:space="0" w:color="auto"/>
              </w:divBdr>
            </w:div>
            <w:div w:id="680157164">
              <w:marLeft w:val="0"/>
              <w:marRight w:val="0"/>
              <w:marTop w:val="0"/>
              <w:marBottom w:val="0"/>
              <w:divBdr>
                <w:top w:val="none" w:sz="0" w:space="0" w:color="auto"/>
                <w:left w:val="none" w:sz="0" w:space="0" w:color="auto"/>
                <w:bottom w:val="none" w:sz="0" w:space="0" w:color="auto"/>
                <w:right w:val="none" w:sz="0" w:space="0" w:color="auto"/>
              </w:divBdr>
            </w:div>
            <w:div w:id="131169637">
              <w:marLeft w:val="0"/>
              <w:marRight w:val="0"/>
              <w:marTop w:val="0"/>
              <w:marBottom w:val="0"/>
              <w:divBdr>
                <w:top w:val="none" w:sz="0" w:space="0" w:color="auto"/>
                <w:left w:val="none" w:sz="0" w:space="0" w:color="auto"/>
                <w:bottom w:val="none" w:sz="0" w:space="0" w:color="auto"/>
                <w:right w:val="none" w:sz="0" w:space="0" w:color="auto"/>
              </w:divBdr>
            </w:div>
            <w:div w:id="764813902">
              <w:marLeft w:val="0"/>
              <w:marRight w:val="0"/>
              <w:marTop w:val="0"/>
              <w:marBottom w:val="0"/>
              <w:divBdr>
                <w:top w:val="none" w:sz="0" w:space="0" w:color="auto"/>
                <w:left w:val="none" w:sz="0" w:space="0" w:color="auto"/>
                <w:bottom w:val="none" w:sz="0" w:space="0" w:color="auto"/>
                <w:right w:val="none" w:sz="0" w:space="0" w:color="auto"/>
              </w:divBdr>
            </w:div>
            <w:div w:id="605236894">
              <w:marLeft w:val="0"/>
              <w:marRight w:val="0"/>
              <w:marTop w:val="0"/>
              <w:marBottom w:val="0"/>
              <w:divBdr>
                <w:top w:val="none" w:sz="0" w:space="0" w:color="auto"/>
                <w:left w:val="none" w:sz="0" w:space="0" w:color="auto"/>
                <w:bottom w:val="none" w:sz="0" w:space="0" w:color="auto"/>
                <w:right w:val="none" w:sz="0" w:space="0" w:color="auto"/>
              </w:divBdr>
            </w:div>
            <w:div w:id="2078160903">
              <w:marLeft w:val="0"/>
              <w:marRight w:val="0"/>
              <w:marTop w:val="0"/>
              <w:marBottom w:val="0"/>
              <w:divBdr>
                <w:top w:val="none" w:sz="0" w:space="0" w:color="auto"/>
                <w:left w:val="none" w:sz="0" w:space="0" w:color="auto"/>
                <w:bottom w:val="none" w:sz="0" w:space="0" w:color="auto"/>
                <w:right w:val="none" w:sz="0" w:space="0" w:color="auto"/>
              </w:divBdr>
            </w:div>
            <w:div w:id="1826165398">
              <w:marLeft w:val="0"/>
              <w:marRight w:val="0"/>
              <w:marTop w:val="0"/>
              <w:marBottom w:val="0"/>
              <w:divBdr>
                <w:top w:val="none" w:sz="0" w:space="0" w:color="auto"/>
                <w:left w:val="none" w:sz="0" w:space="0" w:color="auto"/>
                <w:bottom w:val="none" w:sz="0" w:space="0" w:color="auto"/>
                <w:right w:val="none" w:sz="0" w:space="0" w:color="auto"/>
              </w:divBdr>
            </w:div>
            <w:div w:id="338236354">
              <w:marLeft w:val="0"/>
              <w:marRight w:val="0"/>
              <w:marTop w:val="0"/>
              <w:marBottom w:val="0"/>
              <w:divBdr>
                <w:top w:val="none" w:sz="0" w:space="0" w:color="auto"/>
                <w:left w:val="none" w:sz="0" w:space="0" w:color="auto"/>
                <w:bottom w:val="none" w:sz="0" w:space="0" w:color="auto"/>
                <w:right w:val="none" w:sz="0" w:space="0" w:color="auto"/>
              </w:divBdr>
            </w:div>
          </w:divsChild>
        </w:div>
        <w:div w:id="1411122707">
          <w:marLeft w:val="0"/>
          <w:marRight w:val="0"/>
          <w:marTop w:val="0"/>
          <w:marBottom w:val="0"/>
          <w:divBdr>
            <w:top w:val="none" w:sz="0" w:space="0" w:color="auto"/>
            <w:left w:val="none" w:sz="0" w:space="0" w:color="auto"/>
            <w:bottom w:val="none" w:sz="0" w:space="0" w:color="auto"/>
            <w:right w:val="none" w:sz="0" w:space="0" w:color="auto"/>
          </w:divBdr>
        </w:div>
        <w:div w:id="141236030">
          <w:marLeft w:val="0"/>
          <w:marRight w:val="0"/>
          <w:marTop w:val="0"/>
          <w:marBottom w:val="0"/>
          <w:divBdr>
            <w:top w:val="none" w:sz="0" w:space="0" w:color="auto"/>
            <w:left w:val="none" w:sz="0" w:space="0" w:color="auto"/>
            <w:bottom w:val="none" w:sz="0" w:space="0" w:color="auto"/>
            <w:right w:val="none" w:sz="0" w:space="0" w:color="auto"/>
          </w:divBdr>
        </w:div>
        <w:div w:id="961036497">
          <w:marLeft w:val="0"/>
          <w:marRight w:val="0"/>
          <w:marTop w:val="0"/>
          <w:marBottom w:val="0"/>
          <w:divBdr>
            <w:top w:val="none" w:sz="0" w:space="0" w:color="auto"/>
            <w:left w:val="none" w:sz="0" w:space="0" w:color="auto"/>
            <w:bottom w:val="none" w:sz="0" w:space="0" w:color="auto"/>
            <w:right w:val="none" w:sz="0" w:space="0" w:color="auto"/>
          </w:divBdr>
        </w:div>
        <w:div w:id="712117969">
          <w:marLeft w:val="0"/>
          <w:marRight w:val="0"/>
          <w:marTop w:val="0"/>
          <w:marBottom w:val="0"/>
          <w:divBdr>
            <w:top w:val="none" w:sz="0" w:space="0" w:color="auto"/>
            <w:left w:val="none" w:sz="0" w:space="0" w:color="auto"/>
            <w:bottom w:val="none" w:sz="0" w:space="0" w:color="auto"/>
            <w:right w:val="none" w:sz="0" w:space="0" w:color="auto"/>
          </w:divBdr>
        </w:div>
        <w:div w:id="1655064311">
          <w:marLeft w:val="0"/>
          <w:marRight w:val="0"/>
          <w:marTop w:val="0"/>
          <w:marBottom w:val="0"/>
          <w:divBdr>
            <w:top w:val="none" w:sz="0" w:space="0" w:color="auto"/>
            <w:left w:val="none" w:sz="0" w:space="0" w:color="auto"/>
            <w:bottom w:val="none" w:sz="0" w:space="0" w:color="auto"/>
            <w:right w:val="none" w:sz="0" w:space="0" w:color="auto"/>
          </w:divBdr>
        </w:div>
        <w:div w:id="113453053">
          <w:marLeft w:val="0"/>
          <w:marRight w:val="0"/>
          <w:marTop w:val="0"/>
          <w:marBottom w:val="0"/>
          <w:divBdr>
            <w:top w:val="none" w:sz="0" w:space="0" w:color="auto"/>
            <w:left w:val="none" w:sz="0" w:space="0" w:color="auto"/>
            <w:bottom w:val="none" w:sz="0" w:space="0" w:color="auto"/>
            <w:right w:val="none" w:sz="0" w:space="0" w:color="auto"/>
          </w:divBdr>
        </w:div>
        <w:div w:id="503861799">
          <w:marLeft w:val="0"/>
          <w:marRight w:val="0"/>
          <w:marTop w:val="0"/>
          <w:marBottom w:val="0"/>
          <w:divBdr>
            <w:top w:val="none" w:sz="0" w:space="0" w:color="auto"/>
            <w:left w:val="none" w:sz="0" w:space="0" w:color="auto"/>
            <w:bottom w:val="none" w:sz="0" w:space="0" w:color="auto"/>
            <w:right w:val="none" w:sz="0" w:space="0" w:color="auto"/>
          </w:divBdr>
        </w:div>
        <w:div w:id="1154373434">
          <w:marLeft w:val="0"/>
          <w:marRight w:val="0"/>
          <w:marTop w:val="0"/>
          <w:marBottom w:val="0"/>
          <w:divBdr>
            <w:top w:val="none" w:sz="0" w:space="0" w:color="auto"/>
            <w:left w:val="none" w:sz="0" w:space="0" w:color="auto"/>
            <w:bottom w:val="none" w:sz="0" w:space="0" w:color="auto"/>
            <w:right w:val="none" w:sz="0" w:space="0" w:color="auto"/>
          </w:divBdr>
        </w:div>
        <w:div w:id="188771835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517</TotalTime>
  <Pages>5</Pages>
  <Words>821</Words>
  <Characters>4686</Characters>
  <Application>Microsoft Office Word</Application>
  <DocSecurity>0</DocSecurity>
  <Lines>39</Lines>
  <Paragraphs>10</Paragraphs>
  <ScaleCrop>false</ScaleCrop>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guocf</dc:creator>
  <cp:lastModifiedBy>guocf</cp:lastModifiedBy>
  <cp:revision>12</cp:revision>
  <dcterms:created xsi:type="dcterms:W3CDTF">2025-04-15T03:07:00Z</dcterms:created>
  <dcterms:modified xsi:type="dcterms:W3CDTF">2025-04-16T03:04:00Z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01AC581AD8BA4D9F962014D7E0A7ED91_12</vt:lpwstr>
  </property>
</Properties>
</file>