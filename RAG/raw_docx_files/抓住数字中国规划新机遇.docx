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方正小标宋_GBK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_GBK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抓住数字中国建设新机遇</w:t>
      </w:r>
      <w:ins w:id="0" w:author="ysr72" w:date="2023-04-06T11:47:02Z">
        <w:r>
          <w:rPr>
            <w:rFonts w:hint="eastAsia" w:ascii="Times New Roman" w:hAnsi="Times New Roman" w:eastAsia="方正小标宋_GBK" w:cs="Times New Roman"/>
            <w:color w:val="000000" w:themeColor="text1"/>
            <w:sz w:val="32"/>
            <w:szCs w:val="32"/>
            <w:lang w:val="en-US" w:eastAsia="zh-CN"/>
            <w14:textFill>
              <w14:solidFill>
                <w14:schemeClr w14:val="tx1"/>
              </w14:solidFill>
            </w14:textFill>
          </w:rPr>
          <w:t>，</w:t>
        </w:r>
      </w:ins>
      <w:ins w:id="1" w:author="ysr72" w:date="2023-04-06T11:47:10Z">
        <w:r>
          <w:rPr>
            <w:rFonts w:hint="eastAsia" w:ascii="Times New Roman" w:hAnsi="Times New Roman" w:eastAsia="方正小标宋_GBK" w:cs="Times New Roman"/>
            <w:color w:val="000000" w:themeColor="text1"/>
            <w:sz w:val="32"/>
            <w:szCs w:val="32"/>
            <w:lang w:val="en-US" w:eastAsia="zh-CN"/>
            <w14:textFill>
              <w14:solidFill>
                <w14:schemeClr w14:val="tx1"/>
              </w14:solidFill>
            </w14:textFill>
          </w:rPr>
          <w:t>打造</w:t>
        </w:r>
      </w:ins>
      <w:ins w:id="2" w:author="ysr72" w:date="2023-03-21T16:59:45Z">
        <w:r>
          <w:rPr>
            <w:rFonts w:hint="eastAsia" w:ascii="Times New Roman" w:hAnsi="Times New Roman" w:eastAsia="方正小标宋_GBK" w:cs="Times New Roman"/>
            <w:color w:val="000000" w:themeColor="text1"/>
            <w:sz w:val="32"/>
            <w:szCs w:val="32"/>
            <w:lang w:val="en-US" w:eastAsia="zh-CN"/>
            <w14:textFill>
              <w14:solidFill>
                <w14:schemeClr w14:val="tx1"/>
              </w14:solidFill>
            </w14:textFill>
          </w:rPr>
          <w:t>数字</w:t>
        </w:r>
      </w:ins>
      <w:ins w:id="3" w:author="ysr72" w:date="2023-03-21T16:59:46Z">
        <w:r>
          <w:rPr>
            <w:rFonts w:hint="eastAsia" w:ascii="Times New Roman" w:hAnsi="Times New Roman" w:eastAsia="方正小标宋_GBK" w:cs="Times New Roman"/>
            <w:color w:val="000000" w:themeColor="text1"/>
            <w:sz w:val="32"/>
            <w:szCs w:val="32"/>
            <w:lang w:val="en-US" w:eastAsia="zh-CN"/>
            <w14:textFill>
              <w14:solidFill>
                <w14:schemeClr w14:val="tx1"/>
              </w14:solidFill>
            </w14:textFill>
          </w:rPr>
          <w:t>政府</w:t>
        </w:r>
      </w:ins>
      <w:ins w:id="4" w:author="ysr72" w:date="2023-04-06T11:47:15Z">
        <w:r>
          <w:rPr>
            <w:rFonts w:hint="eastAsia" w:ascii="Times New Roman" w:hAnsi="Times New Roman" w:eastAsia="方正小标宋_GBK" w:cs="Times New Roman"/>
            <w:color w:val="000000" w:themeColor="text1"/>
            <w:sz w:val="32"/>
            <w:szCs w:val="32"/>
            <w:lang w:val="en-US" w:eastAsia="zh-CN"/>
            <w14:textFill>
              <w14:solidFill>
                <w14:schemeClr w14:val="tx1"/>
              </w14:solidFill>
            </w14:textFill>
          </w:rPr>
          <w:t>新</w:t>
        </w:r>
      </w:ins>
      <w:ins w:id="5" w:author="ysr72" w:date="2023-04-06T11:47:15Z">
        <w:r>
          <w:rPr>
            <w:rFonts w:hint="eastAsia" w:ascii="方正仿宋_GB2312" w:hAnsi="方正仿宋_GB2312" w:eastAsia="方正仿宋_GB2312" w:cs="方正仿宋_GB2312"/>
            <w:color w:val="000000" w:themeColor="text1"/>
            <w:sz w:val="32"/>
            <w:szCs w:val="32"/>
            <w:lang w:val="en-US" w:eastAsia="zh-CN"/>
            <w:rPrChange w:id="6" w:author="仙儿" w:date="2023-04-06T12:45:27Z">
              <w:rPr>
                <w:rFonts w:hint="eastAsia" w:ascii="Times New Roman" w:hAnsi="Times New Roman" w:eastAsia="方正小标宋_GBK" w:cs="Times New Roman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rPrChange>
            <w14:textFill>
              <w14:solidFill>
                <w14:schemeClr w14:val="tx1"/>
              </w14:solidFill>
            </w14:textFill>
          </w:rPr>
          <w:t>赛道</w:t>
        </w:r>
      </w:ins>
    </w:p>
    <w:p>
      <w:pPr>
        <w:jc w:val="center"/>
        <w:rPr>
          <w:del w:id="8" w:author="ysr72" w:date="2023-03-21T16:59:50Z"/>
          <w:rFonts w:hint="default" w:ascii="Times New Roman" w:hAnsi="Times New Roman" w:eastAsia="方正小标宋_GBK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del w:id="9" w:author="ysr72" w:date="2023-03-21T16:59:50Z">
        <w:r>
          <w:rPr>
            <w:rFonts w:hint="eastAsia" w:ascii="Times New Roman" w:hAnsi="Times New Roman" w:eastAsia="方正小标宋_GBK" w:cs="Times New Roman"/>
            <w:color w:val="000000" w:themeColor="text1"/>
            <w:sz w:val="32"/>
            <w:szCs w:val="32"/>
            <w:lang w:val="en-US" w:eastAsia="zh-CN"/>
            <w14:textFill>
              <w14:solidFill>
                <w14:schemeClr w14:val="tx1"/>
              </w14:solidFill>
            </w14:textFill>
          </w:rPr>
          <w:delText xml:space="preserve"> </w:delText>
        </w:r>
      </w:del>
      <w:del w:id="10" w:author="ysr72" w:date="2023-03-21T16:59:50Z">
        <w:r>
          <w:rPr>
            <w:rFonts w:hint="default" w:ascii="Times New Roman" w:hAnsi="Times New Roman" w:eastAsia="方正小标宋_GBK" w:cs="Times New Roman"/>
            <w:color w:val="000000" w:themeColor="text1"/>
            <w:sz w:val="32"/>
            <w:szCs w:val="32"/>
            <w:lang w:val="en-US" w:eastAsia="zh-CN"/>
            <w14:textFill>
              <w14:solidFill>
                <w14:schemeClr w14:val="tx1"/>
              </w14:solidFill>
            </w14:textFill>
          </w:rPr>
          <w:delText>打造“数字政府翼空间”</w:delText>
        </w:r>
      </w:del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陈凤仙、马天虎、阚悦源、张云霞、姜家驷、邹昭</w:t>
      </w:r>
      <w:bookmarkStart w:id="0" w:name="_GoBack"/>
      <w:bookmarkEnd w:id="0"/>
    </w:p>
    <w:p>
      <w:pPr>
        <w:rPr>
          <w:rFonts w:hint="default" w:ascii="Times New Roman" w:hAnsi="Times New Roman" w:cs="Times New Roman"/>
        </w:rPr>
      </w:pPr>
    </w:p>
    <w:p>
      <w:pPr>
        <w:ind w:firstLine="600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del w:id="11" w:author="ysr72" w:date="2023-03-21T17:00:26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习近平总书记强调，要把数字技术广泛应用于政府管理服务，推动政府数字化、智能化运行。2022年6月6日，国务院出台《关于加强数字政府建设的指导意见》（以下简称《指导意见》），明确提出数字政府建设的目标任务。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2023年2月27日，中共中央、国务院印发《数字中国建设整体布局规划》（以下简称《规划》），进一步对数字政府建设做出全面部署。</w:t>
      </w:r>
      <w:del w:id="12" w:author="ysr72" w:date="2023-04-06T11:47:45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中国电信</w:delText>
        </w:r>
      </w:del>
      <w:ins w:id="13" w:author="ysr72" w:date="2023-04-06T11:47:46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运营商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是建设数字中国、维护网信安全的国家队主力军</w:t>
      </w:r>
      <w:del w:id="14" w:author="ysr72" w:date="2023-03-21T17:00:59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。</w:delText>
        </w:r>
      </w:del>
      <w:ins w:id="15" w:author="ysr72" w:date="2023-03-21T17:01:00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，</w:t>
        </w:r>
      </w:ins>
      <w:del w:id="16" w:author="ysr72" w:date="2023-03-21T17:27:11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delText>必须</w:delText>
        </w:r>
      </w:del>
      <w:del w:id="17" w:author="ysr72" w:date="2023-03-21T17:27:11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深入落实中央决策部署</w:delText>
        </w:r>
      </w:del>
      <w:ins w:id="18" w:author="ysr72" w:date="2023-03-21T17:27:12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也是</w:t>
        </w:r>
      </w:ins>
      <w:ins w:id="19" w:author="ysr72" w:date="2023-03-21T17:27:14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数字</w:t>
        </w:r>
      </w:ins>
      <w:ins w:id="20" w:author="ysr72" w:date="2023-03-21T17:27:15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政府</w:t>
        </w:r>
      </w:ins>
      <w:ins w:id="21" w:author="ysr72" w:date="2023-03-21T17:27:18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新阶段</w:t>
        </w:r>
      </w:ins>
      <w:ins w:id="22" w:author="ysr72" w:date="2023-03-21T17:27:19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建设的</w:t>
        </w:r>
      </w:ins>
      <w:ins w:id="23" w:author="ysr72" w:date="2023-03-21T17:27:21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主力军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</w:t>
      </w:r>
      <w:ins w:id="24" w:author="ysr72" w:date="2023-03-21T17:28:09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必须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抓住数字中国建设</w:t>
      </w:r>
      <w:r>
        <w:rPr>
          <w:rFonts w:hint="eastAsia" w:ascii="Times New Roman" w:hAnsi="Times New Roman" w:eastAsia="仿宋_GB2312" w:cs="Times New Roman"/>
          <w:sz w:val="30"/>
          <w:szCs w:val="30"/>
          <w:lang w:val="en-US" w:eastAsia="zh-CN"/>
        </w:rPr>
        <w:t>新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机遇，</w:t>
      </w:r>
      <w:ins w:id="25" w:author="ysr72" w:date="2023-03-21T17:29:36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通过</w:t>
        </w:r>
      </w:ins>
      <w:r>
        <w:rPr>
          <w:rFonts w:hint="default" w:ascii="Times New Roman" w:hAnsi="Times New Roman" w:eastAsia="仿宋_GB2312" w:cs="Times New Roman"/>
          <w:sz w:val="30"/>
          <w:szCs w:val="30"/>
          <w:highlight w:val="yellow"/>
          <w:lang w:val="en-US" w:eastAsia="zh-CN"/>
        </w:rPr>
        <w:t>打造立体化、全流程、广覆盖的</w:t>
      </w:r>
      <w:del w:id="26" w:author="ysr72" w:date="2023-03-21T17:01:59Z">
        <w:r>
          <w:rPr>
            <w:rFonts w:hint="eastAsia" w:ascii="Times New Roman" w:hAnsi="Times New Roman" w:eastAsia="仿宋_GB2312" w:cs="Times New Roman"/>
            <w:sz w:val="30"/>
            <w:szCs w:val="30"/>
            <w:highlight w:val="yellow"/>
            <w:lang w:val="en-US" w:eastAsia="zh-CN"/>
          </w:rPr>
          <w:delText>“</w:delText>
        </w:r>
      </w:del>
      <w:r>
        <w:rPr>
          <w:rFonts w:hint="eastAsia" w:ascii="Times New Roman" w:hAnsi="Times New Roman" w:eastAsia="仿宋_GB2312" w:cs="Times New Roman"/>
          <w:sz w:val="30"/>
          <w:szCs w:val="30"/>
          <w:highlight w:val="yellow"/>
          <w:lang w:val="en-US" w:eastAsia="zh-CN"/>
        </w:rPr>
        <w:t>数字政府</w:t>
      </w:r>
      <w:ins w:id="27" w:author="ysr72" w:date="2023-03-21T17:29:50Z">
        <w:r>
          <w:rPr>
            <w:rFonts w:hint="eastAsia" w:ascii="Times New Roman" w:hAnsi="Times New Roman" w:eastAsia="仿宋_GB2312" w:cs="Times New Roman"/>
            <w:sz w:val="30"/>
            <w:szCs w:val="30"/>
            <w:highlight w:val="yellow"/>
            <w:lang w:val="en-US" w:eastAsia="zh-CN"/>
          </w:rPr>
          <w:t>新能力</w:t>
        </w:r>
      </w:ins>
      <w:ins w:id="28" w:author="ysr72" w:date="2023-03-21T17:29:51Z">
        <w:r>
          <w:rPr>
            <w:rFonts w:hint="eastAsia" w:ascii="Times New Roman" w:hAnsi="Times New Roman" w:eastAsia="仿宋_GB2312" w:cs="Times New Roman"/>
            <w:sz w:val="30"/>
            <w:szCs w:val="30"/>
            <w:highlight w:val="yellow"/>
            <w:lang w:val="en-US" w:eastAsia="zh-CN"/>
          </w:rPr>
          <w:t>和</w:t>
        </w:r>
      </w:ins>
      <w:ins w:id="29" w:author="ysr72" w:date="2023-03-21T17:29:52Z">
        <w:r>
          <w:rPr>
            <w:rFonts w:hint="eastAsia" w:ascii="Times New Roman" w:hAnsi="Times New Roman" w:eastAsia="仿宋_GB2312" w:cs="Times New Roman"/>
            <w:sz w:val="30"/>
            <w:szCs w:val="30"/>
            <w:highlight w:val="yellow"/>
            <w:lang w:val="en-US" w:eastAsia="zh-CN"/>
          </w:rPr>
          <w:t>新方案</w:t>
        </w:r>
      </w:ins>
      <w:del w:id="30" w:author="ysr72" w:date="2023-03-21T17:02:02Z">
        <w:r>
          <w:rPr>
            <w:rFonts w:hint="eastAsia" w:ascii="Times New Roman" w:hAnsi="Times New Roman" w:eastAsia="仿宋_GB2312" w:cs="Times New Roman"/>
            <w:sz w:val="30"/>
            <w:szCs w:val="30"/>
            <w:highlight w:val="yellow"/>
            <w:lang w:val="en-US" w:eastAsia="zh-CN"/>
          </w:rPr>
          <w:delText>翼空间”</w:delText>
        </w:r>
      </w:del>
      <w:r>
        <w:rPr>
          <w:rFonts w:hint="eastAsia" w:ascii="Times New Roman" w:hAnsi="Times New Roman" w:eastAsia="仿宋_GB2312" w:cs="Times New Roman"/>
          <w:sz w:val="30"/>
          <w:szCs w:val="30"/>
          <w:highlight w:val="yellow"/>
          <w:lang w:val="en-US" w:eastAsia="zh-CN"/>
        </w:rPr>
        <w:t>，</w:t>
      </w:r>
      <w:del w:id="31" w:author="ysr72" w:date="2023-03-21T17:03:08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推动</w:delText>
        </w:r>
      </w:del>
      <w:ins w:id="32" w:author="ysr72" w:date="2023-03-21T17:03:09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助推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政府治理流程再造和模式升级。</w:t>
      </w:r>
    </w:p>
    <w:p>
      <w:pPr>
        <w:ind w:firstLine="600" w:firstLineChars="200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一、数字政府建设的四大战略性转变</w:t>
      </w:r>
    </w:p>
    <w:p>
      <w:pPr>
        <w:ind w:firstLine="600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今年2月印发的《规划》较去年出台的《</w:t>
      </w:r>
      <w:ins w:id="33" w:author="仙儿" w:date="2023-04-06T12:31:34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关于</w:t>
        </w:r>
      </w:ins>
      <w:ins w:id="34" w:author="仙儿" w:date="2023-04-06T12:31:35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加强</w:t>
        </w:r>
      </w:ins>
      <w:ins w:id="35" w:author="仙儿" w:date="2023-04-06T12:31:38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数字</w:t>
        </w:r>
      </w:ins>
      <w:ins w:id="36" w:author="仙儿" w:date="2023-04-06T12:31:40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政府</w:t>
        </w:r>
      </w:ins>
      <w:ins w:id="37" w:author="仙儿" w:date="2023-04-06T12:31:44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建设的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指导意见》，对数字政府建设提出更高要求，</w:t>
      </w: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  <w:rPrChange w:id="38" w:author="ysr72" w:date="2023-03-21T17:24:30Z">
            <w:rPr>
              <w:rFonts w:hint="default" w:ascii="Times New Roman" w:hAnsi="Times New Roman" w:eastAsia="仿宋_GB2312" w:cs="Times New Roman"/>
              <w:sz w:val="30"/>
              <w:szCs w:val="30"/>
              <w:lang w:val="en-US" w:eastAsia="zh-CN"/>
            </w:rPr>
          </w:rPrChange>
        </w:rPr>
        <w:t>明确“基础设施、数据资源”两个基础支撑，聚集“数字政务、数字治理、数字安全”三个主攻方向</w:t>
      </w:r>
      <w:del w:id="39" w:author="ysr72" w:date="2023-03-21T17:24:50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。</w:delText>
        </w:r>
      </w:del>
      <w:ins w:id="40" w:author="ysr72" w:date="2023-03-21T17:24:50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，</w:t>
        </w:r>
      </w:ins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  <w:rPrChange w:id="41" w:author="ysr72" w:date="2023-03-21T17:24:55Z">
            <w:rPr>
              <w:rFonts w:hint="default" w:ascii="Times New Roman" w:hAnsi="Times New Roman" w:eastAsia="仿宋_GB2312" w:cs="Times New Roman"/>
              <w:sz w:val="30"/>
              <w:szCs w:val="30"/>
              <w:lang w:val="en-US" w:eastAsia="zh-CN"/>
            </w:rPr>
          </w:rPrChange>
        </w:rPr>
        <w:t>突出“科技创新、制度创新”两个核心抓手。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国家层面强力支持，推动数字政府建设发生四大战略性转变。</w:t>
      </w:r>
    </w:p>
    <w:p>
      <w:pPr>
        <w:ind w:firstLine="602" w:firstLineChars="200"/>
        <w:rPr>
          <w:ins w:id="42" w:author="ysr72" w:date="2023-03-21T17:25:12Z"/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一是数字政府的功能地位发生深刻变化：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数字政府由单纯的“电子政务”，转变为引领经济、政治、文化、社会、生态文明“五位一体”深刻数字化变革的核心推动力。</w:t>
      </w:r>
    </w:p>
    <w:p>
      <w:pPr>
        <w:ind w:firstLine="602" w:firstLineChars="200"/>
        <w:rPr>
          <w:ins w:id="43" w:author="ysr72" w:date="2023-03-21T17:25:53Z"/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二是数字政府的战略重点发生深刻变化：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由偏重于政务服务，转变为服务和治理并重，数字治理从来没有像今天这样上升到如此高的战略地位。</w:t>
      </w:r>
    </w:p>
    <w:p>
      <w:pPr>
        <w:ind w:firstLine="602" w:firstLineChars="200"/>
        <w:rPr>
          <w:ins w:id="44" w:author="ysr72" w:date="2023-03-21T17:26:18Z"/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三是数字政府的技术角色发生深刻变化：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技术应用在政府建设中不再处于辅助地位，而是成为创造政务服务新场景的主要推手。</w:t>
      </w:r>
    </w:p>
    <w:p>
      <w:pPr>
        <w:ind w:firstLine="602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四是数字政府建设的推动力量发生深刻变化：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“加强党的领导”将数字政府建设由政府范畴的工作，转变为党执政能力建设的一部分。数字政府建设的广度和深度都将前所未有地拓展，推动力度和政府投入将大幅提升。</w:t>
      </w:r>
    </w:p>
    <w:p>
      <w:pPr>
        <w:ind w:firstLine="600" w:firstLineChars="200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二、运营商迎来数字政府建设四大机遇</w:t>
      </w:r>
    </w:p>
    <w:p>
      <w:pPr>
        <w:ind w:firstLine="600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数字政府建设正在进入提档升级新阶段。运营商作为数字政府建设的核心主力，迎来难得的战略机遇期。</w:t>
      </w:r>
    </w:p>
    <w:p>
      <w:pPr>
        <w:ind w:firstLine="602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一是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数字政府建设上升为国家战略，</w:t>
      </w:r>
      <w:del w:id="45" w:author="ysr72" w:date="2023-03-21T18:17:36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运营商正在迎来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市场需求</w:t>
      </w:r>
      <w:del w:id="46" w:author="ysr72" w:date="2023-03-21T18:17:38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的</w:delText>
        </w:r>
      </w:del>
      <w:ins w:id="47" w:author="ysr72" w:date="2023-03-21T18:17:43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将进一步</w:t>
        </w:r>
      </w:ins>
      <w:del w:id="48" w:author="ysr72" w:date="2023-03-21T18:17:44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大幅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提升。支撑数字政务的数字基础设施建设、系统集成与运营服务、基础软件及业务应用、网络安全等4个领域的需求有望大增，市场规模将从2019年的3617亿元上升到2025年的7522亿元</w:t>
      </w:r>
      <w:r>
        <w:rPr>
          <w:rStyle w:val="8"/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footnoteReference w:id="0"/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。</w:t>
      </w:r>
      <w:del w:id="49" w:author="ysr72" w:date="2023-03-21T17:30:46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运营商有望依托天然的底座优势，凭借贯通数字政府全流程的技术和服务能力，在大规模市场需求中抢占战略制高点，获得较大市场份额。</w:delText>
        </w:r>
      </w:del>
    </w:p>
    <w:p>
      <w:pPr>
        <w:ind w:firstLine="602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二是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数据资源要素化、数据要素价值化趋势明显</w:t>
      </w:r>
      <w:del w:id="50" w:author="ysr72" w:date="2023-03-21T17:30:56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，运营商将在数据资源价值挖掘领域大有可为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。据测算，我国数字政府数据治理市场规模年复合增长率为15%，2021年达到39.7亿元</w:t>
      </w:r>
      <w:r>
        <w:rPr>
          <w:rStyle w:val="8"/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footnoteReference w:id="1"/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，按此增速，2025年有望达到近70亿元。运营商</w:t>
      </w:r>
      <w:del w:id="51" w:author="ysr72" w:date="2023-03-21T17:32:04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有望凭借数据准确全面、时效性强、获取率高、自动化控制强等天然优势</w:delText>
        </w:r>
      </w:del>
      <w:ins w:id="52" w:author="ysr72" w:date="2023-03-21T17:32:27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可</w:t>
        </w:r>
      </w:ins>
      <w:ins w:id="53" w:author="ysr72" w:date="2023-03-21T17:32:29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借助</w:t>
        </w:r>
      </w:ins>
      <w:ins w:id="54" w:author="ysr72" w:date="2023-03-21T17:32:31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自身</w:t>
        </w:r>
      </w:ins>
      <w:ins w:id="55" w:author="ysr72" w:date="2023-03-21T17:32:32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数据</w:t>
        </w:r>
      </w:ins>
      <w:ins w:id="56" w:author="ysr72" w:date="2023-03-21T17:32:33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资源</w:t>
        </w:r>
      </w:ins>
      <w:ins w:id="57" w:author="ysr72" w:date="2023-03-21T17:32:35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和</w:t>
        </w:r>
      </w:ins>
      <w:ins w:id="58" w:author="ysr72" w:date="2023-03-21T17:32:36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能力</w:t>
        </w:r>
      </w:ins>
      <w:ins w:id="59" w:author="ysr72" w:date="2023-03-21T17:32:37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优势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，深度参与全国一体化政务大数据体系建设，强化数据开发利用和供给</w:t>
      </w:r>
      <w:del w:id="60" w:author="ysr72" w:date="2023-03-21T17:32:51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，最大限度地释放数据要素价值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。</w:t>
      </w:r>
    </w:p>
    <w:p>
      <w:pPr>
        <w:ind w:firstLine="602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三是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数字政府建设正在引领数字技术与“五位一体”加速融合，</w:t>
      </w:r>
      <w:del w:id="61" w:author="ysr72" w:date="2023-03-21T18:19:08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运营商有望借此机遇</w:delText>
        </w:r>
      </w:del>
      <w:ins w:id="62" w:author="ysr72" w:date="2023-03-21T18:19:09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有利于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全方位拓展新兴业务领域。运营商通过深度参与数字政府建设，在各领域数字化转型中</w:t>
      </w:r>
      <w:del w:id="63" w:author="ysr72" w:date="2023-03-21T18:19:23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的战略地位已经发生明显变化，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正由“铺路”走向“赋能”，不止提供“通信管道”、底层基础设施，</w:t>
      </w:r>
      <w:del w:id="64" w:author="ysr72" w:date="2023-03-21T18:19:43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更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有望</w:t>
      </w:r>
      <w:del w:id="65" w:author="ysr72" w:date="2023-03-21T18:19:45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成为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引领千行百业</w:t>
      </w:r>
      <w:ins w:id="66" w:author="ysr72" w:date="2023-03-21T18:19:49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的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数字化转型</w:t>
      </w:r>
      <w:del w:id="67" w:author="ysr72" w:date="2023-03-21T18:19:39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的</w:delText>
        </w:r>
      </w:del>
      <w:del w:id="68" w:author="ysr72" w:date="2023-03-21T18:19:38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产业链“链长”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。</w:t>
      </w:r>
    </w:p>
    <w:p>
      <w:pPr>
        <w:ind w:firstLine="602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sz w:val="30"/>
          <w:szCs w:val="30"/>
          <w:lang w:val="en-US" w:eastAsia="zh-CN"/>
        </w:rPr>
        <w:t>四是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数字政府标准化建设进入加速阶段，</w:t>
      </w:r>
      <w:del w:id="69" w:author="ysr72" w:date="2023-03-21T18:22:39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运营商有望</w:delText>
        </w:r>
      </w:del>
      <w:ins w:id="70" w:author="ysr72" w:date="2023-03-21T18:22:39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可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深度参与</w:t>
      </w:r>
      <w:del w:id="71" w:author="ysr72" w:date="2023-03-21T18:22:43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，并成为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“游戏规则”的制定</w:t>
      </w:r>
      <w:del w:id="72" w:author="ysr72" w:date="2023-03-21T18:22:45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者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。2022年3月国务院出台《关于加快推进政务服务标准化规范化便利化的指导意见》，国务院办公厅牵头成立全国行政管理和服务标准化技术委员会。同时，各省也在统筹推动构建地方层面的数字政府标准。运营商是各级政务平台的建设者和运营者，有天然的便利条件深度参与数字政府标准化建设，抓住“标准”、抢占先机。</w:t>
      </w:r>
    </w:p>
    <w:p>
      <w:pPr>
        <w:ind w:firstLine="600" w:firstLineChars="200"/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三、</w:t>
      </w:r>
      <w:del w:id="73" w:author="ysr72" w:date="2023-04-06T11:48:38Z">
        <w:r>
          <w:rPr>
            <w:rFonts w:hint="default" w:ascii="Times New Roman" w:hAnsi="Times New Roman" w:eastAsia="黑体" w:cs="Times New Roman"/>
            <w:sz w:val="30"/>
            <w:szCs w:val="30"/>
            <w:lang w:val="en-US" w:eastAsia="zh-CN"/>
          </w:rPr>
          <w:delText>中国电信</w:delText>
        </w:r>
      </w:del>
      <w:ins w:id="74" w:author="ysr72" w:date="2023-04-06T11:48:39Z">
        <w:r>
          <w:rPr>
            <w:rFonts w:hint="eastAsia" w:ascii="Times New Roman" w:hAnsi="Times New Roman" w:eastAsia="黑体" w:cs="Times New Roman"/>
            <w:sz w:val="30"/>
            <w:szCs w:val="30"/>
            <w:lang w:val="en-US" w:eastAsia="zh-CN"/>
          </w:rPr>
          <w:t>运营商</w:t>
        </w:r>
      </w:ins>
      <w:r>
        <w:rPr>
          <w:rFonts w:hint="default" w:ascii="Times New Roman" w:hAnsi="Times New Roman" w:eastAsia="黑体" w:cs="Times New Roman"/>
          <w:sz w:val="30"/>
          <w:szCs w:val="30"/>
          <w:lang w:val="en-US" w:eastAsia="zh-CN"/>
        </w:rPr>
        <w:t>应抢抓机遇，</w:t>
      </w:r>
      <w:del w:id="75" w:author="ysr72" w:date="2023-03-21T18:27:07Z">
        <w:r>
          <w:rPr>
            <w:rFonts w:hint="default" w:ascii="Times New Roman" w:hAnsi="Times New Roman" w:eastAsia="黑体" w:cs="Times New Roman"/>
            <w:sz w:val="30"/>
            <w:szCs w:val="30"/>
            <w:lang w:val="en-US" w:eastAsia="zh-CN"/>
          </w:rPr>
          <w:delText>全力打造“数字政府翼空间”</w:delText>
        </w:r>
      </w:del>
      <w:ins w:id="76" w:author="ysr72" w:date="2023-03-21T18:27:09Z">
        <w:r>
          <w:rPr>
            <w:rFonts w:hint="eastAsia" w:ascii="Times New Roman" w:hAnsi="Times New Roman" w:eastAsia="黑体" w:cs="Times New Roman"/>
            <w:sz w:val="30"/>
            <w:szCs w:val="30"/>
            <w:lang w:val="en-US" w:eastAsia="zh-CN"/>
          </w:rPr>
          <w:t>实现</w:t>
        </w:r>
      </w:ins>
      <w:ins w:id="77" w:author="ysr72" w:date="2023-03-21T18:27:10Z">
        <w:r>
          <w:rPr>
            <w:rFonts w:hint="eastAsia" w:ascii="Times New Roman" w:hAnsi="Times New Roman" w:eastAsia="黑体" w:cs="Times New Roman"/>
            <w:sz w:val="30"/>
            <w:szCs w:val="30"/>
            <w:lang w:val="en-US" w:eastAsia="zh-CN"/>
          </w:rPr>
          <w:t>数字</w:t>
        </w:r>
      </w:ins>
      <w:ins w:id="78" w:author="ysr72" w:date="2023-03-21T18:27:12Z">
        <w:r>
          <w:rPr>
            <w:rFonts w:hint="eastAsia" w:ascii="Times New Roman" w:hAnsi="Times New Roman" w:eastAsia="黑体" w:cs="Times New Roman"/>
            <w:sz w:val="30"/>
            <w:szCs w:val="30"/>
            <w:lang w:val="en-US" w:eastAsia="zh-CN"/>
          </w:rPr>
          <w:t>政府</w:t>
        </w:r>
      </w:ins>
      <w:ins w:id="79" w:author="ysr72" w:date="2023-03-21T18:27:16Z">
        <w:r>
          <w:rPr>
            <w:rFonts w:hint="eastAsia" w:ascii="Times New Roman" w:hAnsi="Times New Roman" w:eastAsia="黑体" w:cs="Times New Roman"/>
            <w:sz w:val="30"/>
            <w:szCs w:val="30"/>
            <w:lang w:val="en-US" w:eastAsia="zh-CN"/>
          </w:rPr>
          <w:t>建设</w:t>
        </w:r>
      </w:ins>
      <w:ins w:id="80" w:author="ysr72" w:date="2023-03-21T18:27:17Z">
        <w:r>
          <w:rPr>
            <w:rFonts w:hint="eastAsia" w:ascii="Times New Roman" w:hAnsi="Times New Roman" w:eastAsia="黑体" w:cs="Times New Roman"/>
            <w:sz w:val="30"/>
            <w:szCs w:val="30"/>
            <w:lang w:val="en-US" w:eastAsia="zh-CN"/>
          </w:rPr>
          <w:t>新突破</w:t>
        </w:r>
      </w:ins>
    </w:p>
    <w:p>
      <w:pPr>
        <w:ind w:firstLine="600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近年来，</w:t>
      </w:r>
      <w:del w:id="81" w:author="ysr72" w:date="2023-04-06T11:48:50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中国电信</w:delText>
        </w:r>
      </w:del>
      <w:ins w:id="82" w:author="ysr72" w:date="2023-04-06T11:48:51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运营商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坚持云网融合，持续加快5G、大数据等新型基础设施建设，充分发挥“物、网、云、数、智”融合资源优势，加快构建全国信息资源共享体系，为国家和地方层面的数字政府建设做出了突出贡献。下一步，应抓住机遇，</w:t>
      </w:r>
      <w:del w:id="83" w:author="ysr72" w:date="2023-03-21T18:28:38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未雨绸缪，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抢占数字政府领域战略制高点，实现数字政府建设新突破。</w:t>
      </w:r>
    </w:p>
    <w:p>
      <w:pPr>
        <w:ind w:firstLine="602" w:firstLineChars="200"/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（一）打造立体化、全流程、广覆盖的</w:t>
      </w:r>
      <w:del w:id="84" w:author="ysr72" w:date="2023-03-21T18:29:39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“</w:delText>
        </w:r>
      </w:del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数字政府</w:t>
      </w:r>
      <w:del w:id="85" w:author="ysr72" w:date="2023-03-21T18:28:55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翼</w:delText>
        </w:r>
      </w:del>
      <w:del w:id="86" w:author="ysr72" w:date="2023-03-21T18:28:56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空间</w:delText>
        </w:r>
      </w:del>
      <w:del w:id="87" w:author="ysr72" w:date="2023-03-21T18:29:40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”</w:delText>
        </w:r>
      </w:del>
      <w:ins w:id="88" w:author="ysr72" w:date="2023-03-21T18:29:36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新优势</w:t>
        </w:r>
      </w:ins>
    </w:p>
    <w:p>
      <w:pPr>
        <w:ind w:firstLine="600" w:firstLineChars="200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del w:id="89" w:author="ysr72" w:date="2023-03-21T16:45:00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深入实施“云改数转”战略，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塑造“</w:t>
      </w:r>
      <w:del w:id="90" w:author="ysr72" w:date="2023-04-06T11:49:10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天翼云=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国家云”</w:t>
      </w:r>
      <w:del w:id="91" w:author="ysr72" w:date="2023-04-06T11:49:12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电信</w:delText>
        </w:r>
      </w:del>
      <w:ins w:id="92" w:author="ysr72" w:date="2023-04-06T11:49:14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新</w:t>
        </w:r>
      </w:ins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名片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，夯实“5G+云网融合”</w:t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基础底座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，构建“大平台+大数据+大安全+</w:t>
      </w:r>
      <w:del w:id="93" w:author="ysr72" w:date="2023-04-06T11:49:19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天翼</w:delText>
        </w:r>
      </w:del>
      <w:ins w:id="94" w:author="ysr72" w:date="2023-04-06T11:49:22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政务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云”</w:t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数字政务生态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，保持</w:t>
      </w:r>
      <w:del w:id="95" w:author="ysr72" w:date="2023-04-06T11:49:31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“天翼云”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全国最高等级云服务</w:t>
      </w:r>
      <w:ins w:id="96" w:author="ysr72" w:date="2023-03-21T18:31:35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和</w:t>
        </w:r>
      </w:ins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算力水平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，增强基础通信、人工智能、大数据、区块链、安全认证、精准定位等</w:t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开放共享能力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，主动参与国家数字政府标准</w:t>
      </w:r>
      <w:r>
        <w:rPr>
          <w:rFonts w:hint="eastAsia" w:ascii="Times New Roman" w:hAnsi="Times New Roman" w:eastAsia="仿宋_GB2312" w:cs="Times New Roman"/>
          <w:sz w:val="30"/>
          <w:szCs w:val="30"/>
          <w:lang w:val="en-US" w:eastAsia="zh-CN"/>
        </w:rPr>
        <w:t>化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建设，深度融入全国一体化政务服务、政务云、电子政务网络、数据共享交换等平台建设，</w:t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打造“服务+治理+监管”立体化、“决策+执行+监督”全流程、广泛覆盖“全国各层级+经济社会各领域”</w:t>
      </w:r>
      <w:del w:id="97" w:author="ysr72" w:date="2023-03-21T18:35:39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，</w:delText>
        </w:r>
      </w:del>
      <w:ins w:id="98" w:author="ysr72" w:date="2023-03-21T18:35:39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的新</w:t>
        </w:r>
      </w:ins>
      <w:ins w:id="99" w:author="ysr72" w:date="2023-03-21T18:35:40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数字</w:t>
        </w:r>
      </w:ins>
      <w:ins w:id="100" w:author="ysr72" w:date="2023-03-21T18:35:43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政府，</w:t>
        </w:r>
      </w:ins>
      <w:ins w:id="101" w:author="ysr72" w:date="2023-03-21T18:35:44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构建</w:t>
        </w:r>
      </w:ins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技术先进、高效便捷、安全可靠的新型政务服务</w:t>
      </w:r>
      <w:ins w:id="102" w:author="ysr72" w:date="2023-03-21T18:36:00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和</w:t>
        </w:r>
      </w:ins>
      <w:ins w:id="103" w:author="ysr72" w:date="2023-03-21T18:36:01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解决</w:t>
        </w:r>
      </w:ins>
      <w:ins w:id="104" w:author="ysr72" w:date="2023-03-21T18:36:02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方案</w:t>
        </w:r>
      </w:ins>
      <w:del w:id="105" w:author="ysr72" w:date="2023-03-21T18:35:49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系统</w:delText>
        </w:r>
      </w:del>
      <w:del w:id="106" w:author="ysr72" w:date="2023-03-21T18:35:49Z">
        <w:r>
          <w:rPr>
            <w:rFonts w:hint="default" w:ascii="Times New Roman" w:hAnsi="Times New Roman" w:eastAsia="黑体" w:cs="Times New Roman"/>
            <w:b w:val="0"/>
            <w:bCs w:val="0"/>
            <w:sz w:val="30"/>
            <w:szCs w:val="30"/>
            <w:lang w:val="en-US" w:eastAsia="zh-CN"/>
          </w:rPr>
          <w:delText>“数字政府翼空间”</w:delText>
        </w:r>
      </w:del>
      <w:ins w:id="107" w:author="ysr72" w:date="2023-03-21T18:35:51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优势</w:t>
        </w:r>
      </w:ins>
      <w:r>
        <w:rPr>
          <w:rFonts w:hint="default" w:ascii="Times New Roman" w:hAnsi="Times New Roman" w:eastAsia="黑体" w:cs="Times New Roman"/>
          <w:b w:val="0"/>
          <w:bCs w:val="0"/>
          <w:sz w:val="30"/>
          <w:szCs w:val="30"/>
          <w:lang w:val="en-US" w:eastAsia="zh-CN"/>
        </w:rPr>
        <w:t>。</w:t>
      </w:r>
    </w:p>
    <w:p>
      <w:pPr>
        <w:ind w:firstLine="602" w:firstLineChars="200"/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（二）抓住数字政府建设的三个主要抓手</w:t>
      </w:r>
    </w:p>
    <w:p>
      <w:pPr>
        <w:ind w:firstLine="602" w:firstLineChars="200"/>
        <w:jc w:val="left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一是打造“1+5”数字政府大平台。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借助云网融合和泛在连接、泛在接入能力</w:t>
      </w:r>
      <w:del w:id="108" w:author="仙儿" w:date="2023-04-06T12:37:53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,</w:delText>
        </w:r>
      </w:del>
      <w:ins w:id="109" w:author="仙儿" w:date="2023-04-06T12:37:53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，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以连接叠加AI等新兴技术为基础</w:t>
      </w:r>
      <w:del w:id="110" w:author="仙儿" w:date="2023-04-06T12:39:04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,</w:delText>
        </w:r>
      </w:del>
      <w:ins w:id="111" w:author="仙儿" w:date="2023-04-06T12:39:04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，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利用</w:t>
      </w:r>
      <w:ins w:id="112" w:author="ysr72" w:date="2023-03-21T18:37:48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数据、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算法、算力等基础资源</w:t>
      </w:r>
      <w:ins w:id="113" w:author="ysr72" w:date="2023-03-21T18:37:53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和能力</w:t>
        </w:r>
      </w:ins>
      <w:del w:id="114" w:author="仙儿" w:date="2023-04-06T12:37:56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,</w:delText>
        </w:r>
      </w:del>
      <w:ins w:id="115" w:author="仙儿" w:date="2023-04-06T12:37:56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，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打造“数字政务 + 经济发展、公共服务、社会治理、文化建设、生态环保”的“1+5”全场景数字政府平台。</w:t>
      </w:r>
    </w:p>
    <w:p>
      <w:pPr>
        <w:ind w:firstLine="602" w:firstLineChars="200"/>
        <w:jc w:val="left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二是构建“大平台+大数据+大安全+</w:t>
      </w:r>
      <w:del w:id="116" w:author="ysr72" w:date="2023-04-06T11:49:51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天翼</w:delText>
        </w:r>
      </w:del>
      <w:ins w:id="117" w:author="ysr72" w:date="2023-04-06T11:49:55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政务</w:t>
        </w:r>
      </w:ins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云”数字政务生态。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利用自身数据资源优势，抓住5G+光纤“双千兆”网络连接，完善“5G+云网融合”重要基础，强化综合信息服务</w:t>
      </w:r>
      <w:del w:id="118" w:author="仙儿" w:date="2023-04-06T12:39:31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,</w:delText>
        </w:r>
      </w:del>
      <w:ins w:id="119" w:author="仙儿" w:date="2023-04-06T12:39:31Z">
        <w:r>
          <w:rPr>
            <w:rFonts w:hint="eastAsia" w:ascii="Times New Roman" w:hAnsi="Times New Roman" w:eastAsia="仿宋_GB2312" w:cs="Times New Roman"/>
            <w:sz w:val="30"/>
            <w:szCs w:val="30"/>
            <w:lang w:val="en-US" w:eastAsia="zh-CN"/>
          </w:rPr>
          <w:t>，</w:t>
        </w:r>
      </w:ins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加快“云、网、安、端”协同的政务活动全流程、全场景应用创新。</w:t>
      </w:r>
    </w:p>
    <w:p>
      <w:pPr>
        <w:ind w:firstLine="602" w:firstLineChars="200"/>
        <w:jc w:val="left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三是强化数字政府关键能力。</w:t>
      </w:r>
      <w:del w:id="120" w:author="ysr72" w:date="2023-03-21T18:39:20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构筑自立自强的数字技术创新体系，突破云网融合关键核心技术，增强科技创新能力。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主动参与全国一体化政务数据体系建设，统筹谋划利用自有数据，增强数据汇聚融合、共享开放和开发利用能力。筑牢云安全防线，打造可信可控的数字安全屏障，增强安全保障能力。</w:t>
      </w:r>
    </w:p>
    <w:p>
      <w:pPr>
        <w:ind w:firstLine="602" w:firstLineChars="200"/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（三）夯实数字政府建设的五个重要支撑</w:t>
      </w:r>
    </w:p>
    <w:p>
      <w:pPr>
        <w:ind w:firstLine="602" w:firstLineChars="200"/>
        <w:jc w:val="left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——加快“双千兆”建设，夯实高质量数字底座。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实现城镇及重点区域的“双千兆”全覆盖，推进边远地区及农村千兆光网接入，聚合产业生态，丰富应用场景。深入推进IPv6规模部署和应用，推进移动物联网全面发展。</w:t>
      </w:r>
    </w:p>
    <w:p>
      <w:pPr>
        <w:ind w:firstLine="602" w:firstLineChars="200"/>
        <w:jc w:val="left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——提速“东数西算”工程，</w:t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fldChar w:fldCharType="begin"/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instrText xml:space="preserve"> HYPERLINK "http://www.baidu.com/link?url=-i_sy0WEbqftaGtTSs9Bjjg15wyxLDLt8ZHDLK8zTh-ys4DdVrUXrLX8lhEnwAjfDIvxC4zsRcXr_x2crZwr4G6fmbUAmOu2KjCJ77tumzfy1kGse0dyzGWwD6h9CrCYROMCu6vozTe5659UrEbnVQYF9D8aqAPWgGoiyq0yCLruMyFzbM23zsZdV-4Bw04c8ijJ7tBklm6vst3_gOkFVvWv4h05a6O-MHAAiJZSetSl_-i6br-BTehy839jJX2M" \t "_blank" </w:instrText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fldChar w:fldCharType="separate"/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构建新型算力体系</w:t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fldChar w:fldCharType="end"/>
      </w: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围绕国家一体化大数据中心布局，聚焦八大枢纽节点和十大数据中心集群，建设梯次分布、云网融合、绿色集约的新型信息基础设施。加快400G全光网建设，推进800G全光网研发，实现东西部数据中心高速互联。构建新型IP骨干网络，实现跨域、跨资源池算力资源的灵活调用。</w:t>
      </w:r>
    </w:p>
    <w:p>
      <w:pPr>
        <w:ind w:firstLine="602" w:firstLineChars="200"/>
        <w:jc w:val="left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——提升“</w:t>
      </w:r>
      <w:del w:id="121" w:author="ysr72" w:date="2023-04-06T11:50:32Z">
        <w:r>
          <w:rPr>
            <w:rFonts w:hint="default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delText>天翼云</w:delText>
        </w:r>
      </w:del>
      <w:ins w:id="122" w:author="ysr72" w:date="2023-04-06T11:50:33Z">
        <w:r>
          <w:rPr>
            <w:rFonts w:hint="eastAsia" w:ascii="Times New Roman" w:hAnsi="Times New Roman" w:eastAsia="楷体" w:cs="Times New Roman"/>
            <w:b/>
            <w:bCs/>
            <w:sz w:val="30"/>
            <w:szCs w:val="30"/>
            <w:lang w:val="en-US" w:eastAsia="zh-CN"/>
          </w:rPr>
          <w:t>政务云</w:t>
        </w:r>
      </w:ins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”能力，打造智能泛在信创云。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深化云网边端协同能力，打造国家关键信息业务的可信承载平台。建设稳定安全可靠的电子政务云、公共服务云和国资云，构建超大规模自主可控的信创云平台，实现国产化云基础底座对信创产业的全面赋能。</w:t>
      </w:r>
    </w:p>
    <w:p>
      <w:pPr>
        <w:ind w:firstLine="602" w:firstLineChars="200"/>
        <w:jc w:val="left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——释放数据要素价值，优化数据融合共享服务。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承担公共数据授权运营与安全管理，参与建立数据交易所，打造数据资产管理平台和数据交易中心平台，推动公共数据资源共享开放。打造全方位政务大数据能力体系，</w:t>
      </w:r>
      <w:del w:id="123" w:author="ysr72" w:date="2023-03-21T18:43:20Z">
        <w:r>
          <w:rPr>
            <w:rFonts w:hint="default" w:ascii="Times New Roman" w:hAnsi="Times New Roman" w:eastAsia="仿宋_GB2312" w:cs="Times New Roman"/>
            <w:sz w:val="30"/>
            <w:szCs w:val="30"/>
            <w:lang w:val="en-US" w:eastAsia="zh-CN"/>
          </w:rPr>
          <w:delText>强化数字政府数据治理，</w:delText>
        </w:r>
      </w:del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构筑政务数据全生命周期安全保障。</w:t>
      </w:r>
    </w:p>
    <w:p>
      <w:pPr>
        <w:ind w:firstLine="602" w:firstLineChars="200"/>
        <w:jc w:val="left"/>
        <w:rPr>
          <w:del w:id="124" w:author="仙儿" w:date="2023-04-06T12:42:42Z"/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  <w:t>——发挥数字政府引领作用，全面赋能经济社会发展。</w:t>
      </w:r>
      <w:r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  <w:t>勇当数字政府领域产业链“链长”，强化创新链和产业链融合对接，引领产业链协同创新、融通发展。带动政务服务、民生服务、工业制造等领域数字化转型升级，推动千行百业“上云用数赋智”。</w:t>
      </w:r>
    </w:p>
    <w:p>
      <w:pPr>
        <w:ind w:firstLine="602" w:firstLineChars="200"/>
        <w:jc w:val="left"/>
        <w:rPr>
          <w:rFonts w:hint="default" w:ascii="Times New Roman" w:hAnsi="Times New Roman" w:eastAsia="楷体" w:cs="Times New Roman"/>
          <w:b/>
          <w:bCs/>
          <w:sz w:val="30"/>
          <w:szCs w:val="30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E3663D2-ABE9-4225-998C-1ACA40C6ADF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C839697A-6087-4D23-983A-3110DCA4C7AB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179CA020-8230-42E7-BE2F-09781D36227C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06039DA9-B2E3-4C3B-891C-B8E6E3C07E6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833859D1-31DB-46A9-91E3-4B4D111523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>
      <w:pPr>
        <w:pStyle w:val="4"/>
        <w:snapToGrid w:val="0"/>
        <w:rPr>
          <w:rFonts w:hint="eastAsia"/>
          <w:lang w:val="en-US" w:eastAsia="zh-CN"/>
        </w:rPr>
      </w:pPr>
      <w:r>
        <w:rPr>
          <w:rStyle w:val="8"/>
        </w:rPr>
        <w:footnoteRef/>
      </w:r>
      <w:r>
        <w:t xml:space="preserve"> </w:t>
      </w:r>
      <w:r>
        <w:rPr>
          <w:rFonts w:hint="eastAsia"/>
          <w:lang w:val="en-US" w:eastAsia="zh-CN"/>
        </w:rPr>
        <w:t>根据中国互联网络信息中心发布的《中国互联网络发展状况统计报告》。</w:t>
      </w:r>
    </w:p>
  </w:footnote>
  <w:footnote w:id="1">
    <w:p>
      <w:pPr>
        <w:pStyle w:val="4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footnoteRef/>
      </w:r>
      <w:r>
        <w:t xml:space="preserve"> </w:t>
      </w:r>
      <w:r>
        <w:rPr>
          <w:rFonts w:hint="eastAsia"/>
          <w:lang w:val="en-US" w:eastAsia="zh-CN"/>
        </w:rPr>
        <w:t>根据IDC（国际数据公司）发布的《中国数字政府数据治理市场厂商份额报告（2021）》。</w:t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sr72">
    <w15:presenceInfo w15:providerId="None" w15:userId="ysr72"/>
  </w15:person>
  <w15:person w15:author="仙儿">
    <w15:presenceInfo w15:providerId="WPS Office" w15:userId="24229018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4"/>
    <w:footnote w:id="5"/>
  </w:foot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3YTE2YTk0NGM5NjAzOTFjMGI4MGQ1YzgyOTk5ZDIifQ=="/>
  </w:docVars>
  <w:rsids>
    <w:rsidRoot w:val="306B3F5D"/>
    <w:rsid w:val="008E17E9"/>
    <w:rsid w:val="00B6237D"/>
    <w:rsid w:val="00CD3FA8"/>
    <w:rsid w:val="00E40880"/>
    <w:rsid w:val="015D435D"/>
    <w:rsid w:val="01C16D3A"/>
    <w:rsid w:val="02737565"/>
    <w:rsid w:val="02932377"/>
    <w:rsid w:val="02BC18F6"/>
    <w:rsid w:val="02CD301E"/>
    <w:rsid w:val="02FC0103"/>
    <w:rsid w:val="03871145"/>
    <w:rsid w:val="03C2134C"/>
    <w:rsid w:val="041D6583"/>
    <w:rsid w:val="0466662A"/>
    <w:rsid w:val="0471044C"/>
    <w:rsid w:val="04725E74"/>
    <w:rsid w:val="04C904B8"/>
    <w:rsid w:val="059E1E1A"/>
    <w:rsid w:val="06283796"/>
    <w:rsid w:val="06E5039D"/>
    <w:rsid w:val="07453E00"/>
    <w:rsid w:val="074B1659"/>
    <w:rsid w:val="07780CAF"/>
    <w:rsid w:val="07832BA1"/>
    <w:rsid w:val="07B4048B"/>
    <w:rsid w:val="08484B64"/>
    <w:rsid w:val="08510EF1"/>
    <w:rsid w:val="085D74A1"/>
    <w:rsid w:val="0935611C"/>
    <w:rsid w:val="093D04F9"/>
    <w:rsid w:val="09C13AB5"/>
    <w:rsid w:val="0A622F41"/>
    <w:rsid w:val="0AC83D24"/>
    <w:rsid w:val="0AE769BD"/>
    <w:rsid w:val="0BC11B40"/>
    <w:rsid w:val="0C142328"/>
    <w:rsid w:val="0C1C2136"/>
    <w:rsid w:val="0C6831D4"/>
    <w:rsid w:val="0CE52C36"/>
    <w:rsid w:val="0D0A78C0"/>
    <w:rsid w:val="0D473781"/>
    <w:rsid w:val="0D891340"/>
    <w:rsid w:val="0DD3437A"/>
    <w:rsid w:val="0DDA1988"/>
    <w:rsid w:val="0DE1042A"/>
    <w:rsid w:val="0DF40713"/>
    <w:rsid w:val="0DF91A94"/>
    <w:rsid w:val="0E1B5F48"/>
    <w:rsid w:val="0E7A3C4B"/>
    <w:rsid w:val="0E921133"/>
    <w:rsid w:val="0EA2611B"/>
    <w:rsid w:val="0F890F70"/>
    <w:rsid w:val="0FB4754C"/>
    <w:rsid w:val="0FE663C2"/>
    <w:rsid w:val="10505F32"/>
    <w:rsid w:val="10945E1E"/>
    <w:rsid w:val="11390308"/>
    <w:rsid w:val="114179E0"/>
    <w:rsid w:val="11894686"/>
    <w:rsid w:val="129B5491"/>
    <w:rsid w:val="12E35B97"/>
    <w:rsid w:val="133B0DB6"/>
    <w:rsid w:val="141644F3"/>
    <w:rsid w:val="14575696"/>
    <w:rsid w:val="146B6E96"/>
    <w:rsid w:val="14A979BF"/>
    <w:rsid w:val="16111414"/>
    <w:rsid w:val="17544559"/>
    <w:rsid w:val="17D27206"/>
    <w:rsid w:val="18C94C7E"/>
    <w:rsid w:val="18E831AB"/>
    <w:rsid w:val="19D50428"/>
    <w:rsid w:val="1B190522"/>
    <w:rsid w:val="1B40666C"/>
    <w:rsid w:val="1BAF3AEB"/>
    <w:rsid w:val="1BB1171A"/>
    <w:rsid w:val="1BCF2401"/>
    <w:rsid w:val="1BE14027"/>
    <w:rsid w:val="1BFA1F8A"/>
    <w:rsid w:val="1C183DA8"/>
    <w:rsid w:val="1C5F3784"/>
    <w:rsid w:val="1CD777BF"/>
    <w:rsid w:val="1CF3480B"/>
    <w:rsid w:val="1D6B7F07"/>
    <w:rsid w:val="1E4744D0"/>
    <w:rsid w:val="1E57483D"/>
    <w:rsid w:val="1EC066E0"/>
    <w:rsid w:val="1F0C6F32"/>
    <w:rsid w:val="1F9128C9"/>
    <w:rsid w:val="1F9D6372"/>
    <w:rsid w:val="20223556"/>
    <w:rsid w:val="204329CF"/>
    <w:rsid w:val="20A756FA"/>
    <w:rsid w:val="22B9358F"/>
    <w:rsid w:val="22D402FC"/>
    <w:rsid w:val="22F83856"/>
    <w:rsid w:val="23390004"/>
    <w:rsid w:val="23476D20"/>
    <w:rsid w:val="23BA3996"/>
    <w:rsid w:val="240F67B5"/>
    <w:rsid w:val="241237D2"/>
    <w:rsid w:val="24371F07"/>
    <w:rsid w:val="24596D0B"/>
    <w:rsid w:val="256D5948"/>
    <w:rsid w:val="26061463"/>
    <w:rsid w:val="26347E93"/>
    <w:rsid w:val="26967C55"/>
    <w:rsid w:val="273F48DE"/>
    <w:rsid w:val="2759151E"/>
    <w:rsid w:val="276854B7"/>
    <w:rsid w:val="27831697"/>
    <w:rsid w:val="28C05D3B"/>
    <w:rsid w:val="29CF181E"/>
    <w:rsid w:val="29E269C2"/>
    <w:rsid w:val="29EE3192"/>
    <w:rsid w:val="2AFC4D78"/>
    <w:rsid w:val="2B99092D"/>
    <w:rsid w:val="2C124050"/>
    <w:rsid w:val="2C993B8D"/>
    <w:rsid w:val="2CC80ED2"/>
    <w:rsid w:val="2CE70673"/>
    <w:rsid w:val="2D1573CF"/>
    <w:rsid w:val="2E1343CF"/>
    <w:rsid w:val="2E382CD4"/>
    <w:rsid w:val="2E466CE8"/>
    <w:rsid w:val="2E8240B4"/>
    <w:rsid w:val="2EA50432"/>
    <w:rsid w:val="2EA90884"/>
    <w:rsid w:val="2EBC12E0"/>
    <w:rsid w:val="2F74180D"/>
    <w:rsid w:val="2FAC314C"/>
    <w:rsid w:val="2FF56B18"/>
    <w:rsid w:val="306B3F5D"/>
    <w:rsid w:val="310F3CFA"/>
    <w:rsid w:val="31200DAE"/>
    <w:rsid w:val="31215055"/>
    <w:rsid w:val="319D14AC"/>
    <w:rsid w:val="31BE4652"/>
    <w:rsid w:val="31E16592"/>
    <w:rsid w:val="32317416"/>
    <w:rsid w:val="32491C72"/>
    <w:rsid w:val="324D0780"/>
    <w:rsid w:val="32B15F03"/>
    <w:rsid w:val="32E51D67"/>
    <w:rsid w:val="32F42D71"/>
    <w:rsid w:val="33653060"/>
    <w:rsid w:val="33734B5A"/>
    <w:rsid w:val="337376BE"/>
    <w:rsid w:val="33A67A93"/>
    <w:rsid w:val="33F86541"/>
    <w:rsid w:val="34AB6E46"/>
    <w:rsid w:val="352B0250"/>
    <w:rsid w:val="35393214"/>
    <w:rsid w:val="35A06690"/>
    <w:rsid w:val="35C0287A"/>
    <w:rsid w:val="35C45238"/>
    <w:rsid w:val="37337890"/>
    <w:rsid w:val="37535B93"/>
    <w:rsid w:val="379D2CEC"/>
    <w:rsid w:val="37D671F0"/>
    <w:rsid w:val="384A1EE6"/>
    <w:rsid w:val="38C1701F"/>
    <w:rsid w:val="38C519AC"/>
    <w:rsid w:val="38E419E5"/>
    <w:rsid w:val="391F02A1"/>
    <w:rsid w:val="394C0994"/>
    <w:rsid w:val="397D1296"/>
    <w:rsid w:val="39CF6C81"/>
    <w:rsid w:val="3A4A1178"/>
    <w:rsid w:val="3A6B7341"/>
    <w:rsid w:val="3AE22343"/>
    <w:rsid w:val="3B390F77"/>
    <w:rsid w:val="3B696FA6"/>
    <w:rsid w:val="3BE70988"/>
    <w:rsid w:val="3CC0462F"/>
    <w:rsid w:val="3CED5882"/>
    <w:rsid w:val="3D324146"/>
    <w:rsid w:val="3D6A1B31"/>
    <w:rsid w:val="3DF64D47"/>
    <w:rsid w:val="3E0656E9"/>
    <w:rsid w:val="3EC7672F"/>
    <w:rsid w:val="3EED2C60"/>
    <w:rsid w:val="3FD67DF1"/>
    <w:rsid w:val="40351687"/>
    <w:rsid w:val="404E1975"/>
    <w:rsid w:val="4077259B"/>
    <w:rsid w:val="408D1966"/>
    <w:rsid w:val="40FB141E"/>
    <w:rsid w:val="41110CC8"/>
    <w:rsid w:val="41764F49"/>
    <w:rsid w:val="418E0468"/>
    <w:rsid w:val="41B63597"/>
    <w:rsid w:val="42C81561"/>
    <w:rsid w:val="42D40179"/>
    <w:rsid w:val="43A77A1F"/>
    <w:rsid w:val="458539AC"/>
    <w:rsid w:val="46135147"/>
    <w:rsid w:val="46471122"/>
    <w:rsid w:val="465670F7"/>
    <w:rsid w:val="473D798C"/>
    <w:rsid w:val="48B819A3"/>
    <w:rsid w:val="48E629B4"/>
    <w:rsid w:val="49432AC6"/>
    <w:rsid w:val="498B5309"/>
    <w:rsid w:val="49BA799D"/>
    <w:rsid w:val="4AA9150B"/>
    <w:rsid w:val="4AE922E8"/>
    <w:rsid w:val="4B43361A"/>
    <w:rsid w:val="4B697F7B"/>
    <w:rsid w:val="4C461C46"/>
    <w:rsid w:val="4CE17014"/>
    <w:rsid w:val="4DA34338"/>
    <w:rsid w:val="4DBF37D4"/>
    <w:rsid w:val="4E0114F2"/>
    <w:rsid w:val="4E946418"/>
    <w:rsid w:val="4EA16297"/>
    <w:rsid w:val="4EE31744"/>
    <w:rsid w:val="4F523D1F"/>
    <w:rsid w:val="4F757114"/>
    <w:rsid w:val="50080E30"/>
    <w:rsid w:val="50173CDB"/>
    <w:rsid w:val="50666188"/>
    <w:rsid w:val="506D529E"/>
    <w:rsid w:val="50AF598B"/>
    <w:rsid w:val="511E6A63"/>
    <w:rsid w:val="514C1822"/>
    <w:rsid w:val="514D1BDE"/>
    <w:rsid w:val="522524D0"/>
    <w:rsid w:val="522A3A8F"/>
    <w:rsid w:val="523F1387"/>
    <w:rsid w:val="524C1410"/>
    <w:rsid w:val="53BC2C8F"/>
    <w:rsid w:val="53D578AD"/>
    <w:rsid w:val="53E10F75"/>
    <w:rsid w:val="54040192"/>
    <w:rsid w:val="541303D5"/>
    <w:rsid w:val="541F4FCC"/>
    <w:rsid w:val="542D56BA"/>
    <w:rsid w:val="546B0211"/>
    <w:rsid w:val="550A5C7C"/>
    <w:rsid w:val="557C4EC1"/>
    <w:rsid w:val="558D0446"/>
    <w:rsid w:val="55F8445C"/>
    <w:rsid w:val="56156687"/>
    <w:rsid w:val="568679FA"/>
    <w:rsid w:val="568F619A"/>
    <w:rsid w:val="57BA5826"/>
    <w:rsid w:val="588953DF"/>
    <w:rsid w:val="591C73C9"/>
    <w:rsid w:val="597D6869"/>
    <w:rsid w:val="5A184997"/>
    <w:rsid w:val="5A3266F9"/>
    <w:rsid w:val="5A44578C"/>
    <w:rsid w:val="5A551748"/>
    <w:rsid w:val="5B3B5BC6"/>
    <w:rsid w:val="5CA72002"/>
    <w:rsid w:val="5CC051CE"/>
    <w:rsid w:val="5D380EAD"/>
    <w:rsid w:val="5D5128A3"/>
    <w:rsid w:val="5D5A0E23"/>
    <w:rsid w:val="5DA50AD8"/>
    <w:rsid w:val="5E2076EF"/>
    <w:rsid w:val="5E366B4D"/>
    <w:rsid w:val="5F4B4EC7"/>
    <w:rsid w:val="5FCF78A6"/>
    <w:rsid w:val="5FD569B7"/>
    <w:rsid w:val="60625B06"/>
    <w:rsid w:val="60CE24DD"/>
    <w:rsid w:val="60DD4245"/>
    <w:rsid w:val="60EC2022"/>
    <w:rsid w:val="61157849"/>
    <w:rsid w:val="617B4ECB"/>
    <w:rsid w:val="61B67214"/>
    <w:rsid w:val="61EC25A5"/>
    <w:rsid w:val="620F6D3E"/>
    <w:rsid w:val="624D53FA"/>
    <w:rsid w:val="62737775"/>
    <w:rsid w:val="62BC34BF"/>
    <w:rsid w:val="63015B5F"/>
    <w:rsid w:val="635B1724"/>
    <w:rsid w:val="638B442C"/>
    <w:rsid w:val="645268DD"/>
    <w:rsid w:val="64B671C1"/>
    <w:rsid w:val="65D5198E"/>
    <w:rsid w:val="667271DD"/>
    <w:rsid w:val="66CB7263"/>
    <w:rsid w:val="671D498D"/>
    <w:rsid w:val="673D08EE"/>
    <w:rsid w:val="679715F1"/>
    <w:rsid w:val="67A3067F"/>
    <w:rsid w:val="67DD018E"/>
    <w:rsid w:val="680B3AE8"/>
    <w:rsid w:val="68336E40"/>
    <w:rsid w:val="68BD4173"/>
    <w:rsid w:val="68E24AEE"/>
    <w:rsid w:val="690643FC"/>
    <w:rsid w:val="690E58E3"/>
    <w:rsid w:val="69261942"/>
    <w:rsid w:val="69BF12C2"/>
    <w:rsid w:val="6A3372FF"/>
    <w:rsid w:val="6A467DF0"/>
    <w:rsid w:val="6A816383"/>
    <w:rsid w:val="6A93372C"/>
    <w:rsid w:val="6AD63E11"/>
    <w:rsid w:val="6B141212"/>
    <w:rsid w:val="6B3E1D84"/>
    <w:rsid w:val="6C046540"/>
    <w:rsid w:val="6C4D41DC"/>
    <w:rsid w:val="6C562399"/>
    <w:rsid w:val="6C635F46"/>
    <w:rsid w:val="6CE948A6"/>
    <w:rsid w:val="6D57647C"/>
    <w:rsid w:val="6D6535F8"/>
    <w:rsid w:val="6D7E46BA"/>
    <w:rsid w:val="6DF46E10"/>
    <w:rsid w:val="6EB32A89"/>
    <w:rsid w:val="6F1A6340"/>
    <w:rsid w:val="6F3F0BA1"/>
    <w:rsid w:val="6FD644D2"/>
    <w:rsid w:val="701A5D6B"/>
    <w:rsid w:val="70C431ED"/>
    <w:rsid w:val="70E43EEB"/>
    <w:rsid w:val="71130376"/>
    <w:rsid w:val="718F5AFC"/>
    <w:rsid w:val="71B86786"/>
    <w:rsid w:val="71DE1BCB"/>
    <w:rsid w:val="71EF3344"/>
    <w:rsid w:val="724C6822"/>
    <w:rsid w:val="72B561BF"/>
    <w:rsid w:val="72C471BB"/>
    <w:rsid w:val="72DA6836"/>
    <w:rsid w:val="7354438F"/>
    <w:rsid w:val="739F6935"/>
    <w:rsid w:val="740653A9"/>
    <w:rsid w:val="7411378B"/>
    <w:rsid w:val="743B15BF"/>
    <w:rsid w:val="744073A0"/>
    <w:rsid w:val="75052D18"/>
    <w:rsid w:val="752A613E"/>
    <w:rsid w:val="76654669"/>
    <w:rsid w:val="769413F2"/>
    <w:rsid w:val="76C07AF1"/>
    <w:rsid w:val="76DE7AB9"/>
    <w:rsid w:val="779A6594"/>
    <w:rsid w:val="77F8599E"/>
    <w:rsid w:val="781C344D"/>
    <w:rsid w:val="787B1932"/>
    <w:rsid w:val="787C3EEC"/>
    <w:rsid w:val="79357952"/>
    <w:rsid w:val="79443951"/>
    <w:rsid w:val="79E76422"/>
    <w:rsid w:val="7A3902E6"/>
    <w:rsid w:val="7ADA0936"/>
    <w:rsid w:val="7B081FAF"/>
    <w:rsid w:val="7BA479E1"/>
    <w:rsid w:val="7C2B1EB0"/>
    <w:rsid w:val="7C3869D7"/>
    <w:rsid w:val="7C4A4A2C"/>
    <w:rsid w:val="7C4F2043"/>
    <w:rsid w:val="7C5C4760"/>
    <w:rsid w:val="7CB400F8"/>
    <w:rsid w:val="7CC10F1E"/>
    <w:rsid w:val="7CDC6D8F"/>
    <w:rsid w:val="7CDE26EC"/>
    <w:rsid w:val="7D027841"/>
    <w:rsid w:val="7D2A6F6E"/>
    <w:rsid w:val="7D3E212A"/>
    <w:rsid w:val="7DD843C2"/>
    <w:rsid w:val="7E3A63DB"/>
    <w:rsid w:val="7E481426"/>
    <w:rsid w:val="7EB4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footnote reference"/>
    <w:basedOn w:val="7"/>
    <w:qFormat/>
    <w:uiPriority w:val="0"/>
    <w:rPr>
      <w:vertAlign w:val="superscript"/>
    </w:rPr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细黑" w:eastAsia="华文细黑" w:cs="华文细黑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2560</Words>
  <Characters>2624</Characters>
  <Lines>0</Lines>
  <Paragraphs>0</Paragraphs>
  <TotalTime>262</TotalTime>
  <ScaleCrop>false</ScaleCrop>
  <LinksUpToDate>false</LinksUpToDate>
  <CharactersWithSpaces>2626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2023-03-13T13:47:00Z</dcterms:created>
  <dc:creator>WPS_1666536303</dc:creator>
  <cp:lastModifiedBy>仙儿</cp:lastModifiedBy>
  <dcterms:modified xsi:type="dcterms:W3CDTF">2023-04-06T04:46:25Z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60B0B81453A8400097AE46235C62B114_13</vt:lpwstr>
  </property>
</Properties>
</file>