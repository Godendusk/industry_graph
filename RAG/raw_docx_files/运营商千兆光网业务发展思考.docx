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宋体" w:cs="Times New Roman"/>
          <w:b/>
          <w:sz w:val="28"/>
        </w:rPr>
      </w:pPr>
      <w:r>
        <w:rPr>
          <w:rFonts w:hint="eastAsia" w:ascii="Times New Roman" w:hAnsi="Times New Roman" w:eastAsia="宋体" w:cs="Times New Roman"/>
          <w:b/>
          <w:sz w:val="28"/>
        </w:rPr>
        <w:t>运营商千兆光网业务发展思考</w:t>
      </w:r>
    </w:p>
    <w:p>
      <w:pPr>
        <w:spacing w:line="360" w:lineRule="auto"/>
        <w:ind w:firstLine="420" w:firstLineChars="200"/>
        <w:jc w:val="center"/>
        <w:rPr>
          <w:rFonts w:ascii="Times New Roman" w:hAnsi="Times New Roman" w:eastAsia="宋体" w:cs="Times New Roman"/>
          <w:sz w:val="21"/>
          <w:szCs w:val="18"/>
        </w:rPr>
      </w:pPr>
      <w:r>
        <w:rPr>
          <w:rFonts w:hint="eastAsia" w:ascii="Times New Roman" w:hAnsi="Times New Roman" w:eastAsia="宋体" w:cs="Times New Roman"/>
          <w:sz w:val="21"/>
          <w:szCs w:val="18"/>
        </w:rPr>
        <w:t>秦旭 陈昕 邹昭</w:t>
      </w:r>
    </w:p>
    <w:p>
      <w:pPr>
        <w:spacing w:before="120" w:after="120" w:line="360" w:lineRule="auto"/>
        <w:ind w:firstLine="48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目前，我国千兆光网建设和部署</w:t>
      </w:r>
      <w:r>
        <w:rPr>
          <w:rFonts w:hint="eastAsia" w:ascii="Times New Roman" w:hAnsi="Times New Roman" w:eastAsia="宋体" w:cs="Times New Roman"/>
        </w:rPr>
        <w:t>进</w:t>
      </w:r>
      <w:r>
        <w:rPr>
          <w:rFonts w:ascii="Times New Roman" w:hAnsi="Times New Roman" w:eastAsia="宋体" w:cs="Times New Roman"/>
        </w:rPr>
        <w:t>入快速发展阶段</w:t>
      </w:r>
      <w:r>
        <w:rPr>
          <w:rFonts w:hint="eastAsia" w:ascii="Times New Roman" w:hAnsi="Times New Roman" w:eastAsia="宋体" w:cs="Times New Roman"/>
        </w:rPr>
        <w:t>，已实现在</w:t>
      </w:r>
      <w:r>
        <w:rPr>
          <w:rFonts w:ascii="Times New Roman" w:hAnsi="Times New Roman" w:eastAsia="宋体" w:cs="Times New Roman"/>
        </w:rPr>
        <w:t>技术水平、网络能力、产业</w:t>
      </w:r>
      <w:r>
        <w:rPr>
          <w:rFonts w:hint="eastAsia" w:ascii="Times New Roman" w:hAnsi="Times New Roman" w:eastAsia="宋体" w:cs="Times New Roman"/>
        </w:rPr>
        <w:t>生态</w:t>
      </w:r>
      <w:r>
        <w:rPr>
          <w:rFonts w:ascii="Times New Roman" w:hAnsi="Times New Roman" w:eastAsia="宋体" w:cs="Times New Roman"/>
        </w:rPr>
        <w:t>、用户规模四</w:t>
      </w:r>
      <w:r>
        <w:rPr>
          <w:rFonts w:hint="eastAsia" w:ascii="Times New Roman" w:hAnsi="Times New Roman" w:eastAsia="宋体" w:cs="Times New Roman"/>
        </w:rPr>
        <w:t>个方面的全球</w:t>
      </w:r>
      <w:r>
        <w:rPr>
          <w:rFonts w:ascii="Times New Roman" w:hAnsi="Times New Roman" w:eastAsia="宋体" w:cs="Times New Roman"/>
        </w:rPr>
        <w:t>领先。截至2023年一季度末，我国</w:t>
      </w:r>
      <w:r>
        <w:rPr>
          <w:rFonts w:hint="eastAsia" w:ascii="Times New Roman" w:hAnsi="Times New Roman" w:eastAsia="宋体" w:cs="Times New Roman"/>
        </w:rPr>
        <w:t>宽带</w:t>
      </w:r>
      <w:r>
        <w:rPr>
          <w:rFonts w:ascii="Times New Roman" w:hAnsi="Times New Roman" w:eastAsia="宋体" w:cs="Times New Roman"/>
        </w:rPr>
        <w:t>千兆以上用户1.1亿户，10G PON端口1793万个，千兆光网已具备覆盖超过5亿户家庭</w:t>
      </w:r>
      <w:r>
        <w:rPr>
          <w:rFonts w:hint="eastAsia" w:ascii="Times New Roman" w:hAnsi="Times New Roman" w:eastAsia="宋体" w:cs="Times New Roman"/>
        </w:rPr>
        <w:t>的能力</w:t>
      </w:r>
      <w:r>
        <w:rPr>
          <w:rFonts w:ascii="Times New Roman" w:hAnsi="Times New Roman" w:eastAsia="宋体" w:cs="Times New Roman"/>
        </w:rPr>
        <w:t>，网</w:t>
      </w:r>
      <w:r>
        <w:rPr>
          <w:rFonts w:hint="eastAsia" w:ascii="Times New Roman" w:hAnsi="Times New Roman" w:eastAsia="宋体" w:cs="Times New Roman"/>
        </w:rPr>
        <w:t>络</w:t>
      </w:r>
      <w:r>
        <w:rPr>
          <w:rFonts w:ascii="Times New Roman" w:hAnsi="Times New Roman" w:eastAsia="宋体" w:cs="Times New Roman"/>
        </w:rPr>
        <w:t>规模和覆盖水平</w:t>
      </w:r>
      <w:del w:id="0" w:author="USER" w:date="2023-06-06T15:24:46Z">
        <w:r>
          <w:rPr>
            <w:rFonts w:ascii="Times New Roman" w:hAnsi="Times New Roman" w:eastAsia="宋体" w:cs="Times New Roman"/>
          </w:rPr>
          <w:delText>已</w:delText>
        </w:r>
      </w:del>
      <w:del w:id="1" w:author="USER" w:date="2023-06-06T15:24:45Z">
        <w:r>
          <w:rPr>
            <w:rFonts w:ascii="Times New Roman" w:hAnsi="Times New Roman" w:eastAsia="宋体" w:cs="Times New Roman"/>
          </w:rPr>
          <w:delText>经</w:delText>
        </w:r>
      </w:del>
      <w:r>
        <w:rPr>
          <w:rFonts w:hint="eastAsia" w:ascii="Times New Roman" w:hAnsi="Times New Roman" w:eastAsia="宋体" w:cs="Times New Roman"/>
        </w:rPr>
        <w:t>排在全球首位</w:t>
      </w:r>
      <w:r>
        <w:rPr>
          <w:rFonts w:ascii="Times New Roman" w:hAnsi="Times New Roman" w:eastAsia="宋体" w:cs="Times New Roman"/>
        </w:rPr>
        <w:t>。</w:t>
      </w:r>
      <w:r>
        <w:rPr>
          <w:rFonts w:hint="eastAsia" w:ascii="Times New Roman" w:hAnsi="Times New Roman" w:eastAsia="宋体" w:cs="Times New Roman"/>
        </w:rPr>
        <w:t>当前，国内电信运营商纷纷聚焦千兆光网技术演进新方向，不断通过研发、试验探索千兆光网在不同场景下的应用，找寻新的市场机会和发展路径。</w:t>
      </w:r>
    </w:p>
    <w:p>
      <w:pPr>
        <w:pStyle w:val="2"/>
      </w:pPr>
      <w:r>
        <w:rPr>
          <w:rFonts w:hint="eastAsia"/>
        </w:rPr>
        <w:t>一、</w:t>
      </w:r>
      <w:r>
        <w:t>千兆光网</w:t>
      </w:r>
      <w:r>
        <w:rPr>
          <w:rFonts w:hint="eastAsia"/>
        </w:rPr>
        <w:t>的</w:t>
      </w:r>
      <w:r>
        <w:t>技术</w:t>
      </w:r>
      <w:r>
        <w:rPr>
          <w:rFonts w:hint="eastAsia"/>
        </w:rPr>
        <w:t>演进方向</w:t>
      </w:r>
    </w:p>
    <w:p>
      <w:pPr>
        <w:spacing w:before="120" w:after="120" w:line="360" w:lineRule="auto"/>
        <w:ind w:firstLine="482" w:firstLineChars="20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</w:rPr>
        <w:t>方向一：</w:t>
      </w:r>
      <w:r>
        <w:rPr>
          <w:rFonts w:ascii="Times New Roman" w:hAnsi="Times New Roman" w:eastAsia="宋体" w:cs="Times New Roman"/>
          <w:b/>
        </w:rPr>
        <w:t>全光传送侧由基础承载网向高速率、大容量、高质量业务网逐步转型，围绕端到端扁平化网络架构的高速技术</w:t>
      </w:r>
      <w:r>
        <w:rPr>
          <w:rFonts w:hint="eastAsia" w:ascii="Times New Roman" w:hAnsi="Times New Roman" w:eastAsia="宋体" w:cs="Times New Roman"/>
          <w:b/>
        </w:rPr>
        <w:t>正不断发展演进</w:t>
      </w:r>
      <w:r>
        <w:rPr>
          <w:rFonts w:ascii="Times New Roman" w:hAnsi="Times New Roman" w:eastAsia="宋体" w:cs="Times New Roman"/>
          <w:b/>
        </w:rPr>
        <w:t>。</w:t>
      </w:r>
      <w:r>
        <w:rPr>
          <w:rFonts w:ascii="Times New Roman" w:hAnsi="Times New Roman" w:eastAsia="宋体" w:cs="Times New Roman"/>
        </w:rPr>
        <w:t>目前，业内加速推动400G光传送网建设，其中短距系统已经逐步成熟，在城域场景和部分骨干场景已经开始商用；长距和超长距系统则已开展了一系列实验，并基本具备了商用的可行性。</w:t>
      </w:r>
      <w:r>
        <w:rPr>
          <w:rFonts w:hint="eastAsia" w:ascii="Times New Roman" w:hAnsi="Times New Roman" w:eastAsia="宋体" w:cs="Times New Roman"/>
        </w:rPr>
        <w:t>当前</w:t>
      </w:r>
      <w:r>
        <w:rPr>
          <w:rFonts w:ascii="Times New Roman" w:hAnsi="Times New Roman" w:eastAsia="宋体" w:cs="Times New Roman"/>
        </w:rPr>
        <w:t>，800G、1.6T光传送网成为重点研究方向，国际和国内的标准化组织均</w:t>
      </w:r>
      <w:r>
        <w:rPr>
          <w:rFonts w:hint="eastAsia" w:ascii="Times New Roman" w:hAnsi="Times New Roman" w:eastAsia="宋体" w:cs="Times New Roman"/>
        </w:rPr>
        <w:t>已</w:t>
      </w:r>
      <w:r>
        <w:rPr>
          <w:rFonts w:ascii="Times New Roman" w:hAnsi="Times New Roman" w:eastAsia="宋体" w:cs="Times New Roman"/>
        </w:rPr>
        <w:t>展开相关研究。IEEE、OIF等组织关于800G的标准即将发布，相关技术向10km、40km的中短距下沉。</w:t>
      </w:r>
      <w:r>
        <w:rPr>
          <w:rFonts w:hint="eastAsia" w:ascii="Times New Roman" w:hAnsi="Times New Roman" w:eastAsia="宋体" w:cs="Times New Roman"/>
        </w:rPr>
        <w:t>与此</w:t>
      </w:r>
      <w:r>
        <w:rPr>
          <w:rFonts w:ascii="Times New Roman" w:hAnsi="Times New Roman" w:eastAsia="宋体" w:cs="Times New Roman"/>
        </w:rPr>
        <w:t>同时，业界</w:t>
      </w:r>
      <w:r>
        <w:rPr>
          <w:rFonts w:hint="eastAsia" w:ascii="Times New Roman" w:hAnsi="Times New Roman" w:eastAsia="宋体" w:cs="Times New Roman"/>
        </w:rPr>
        <w:t>针对</w:t>
      </w:r>
      <w:r>
        <w:rPr>
          <w:rFonts w:ascii="Times New Roman" w:hAnsi="Times New Roman" w:eastAsia="宋体" w:cs="Times New Roman"/>
        </w:rPr>
        <w:t>1.6T的发展需求、应用场景和技术方案</w:t>
      </w:r>
      <w:r>
        <w:rPr>
          <w:rFonts w:hint="eastAsia" w:ascii="Times New Roman" w:hAnsi="Times New Roman" w:eastAsia="宋体" w:cs="Times New Roman"/>
        </w:rPr>
        <w:t>正在</w:t>
      </w:r>
      <w:r>
        <w:rPr>
          <w:rFonts w:ascii="Times New Roman" w:hAnsi="Times New Roman" w:eastAsia="宋体" w:cs="Times New Roman"/>
        </w:rPr>
        <w:t>进行进一步讨论，并</w:t>
      </w:r>
      <w:ins w:id="2" w:author="USER" w:date="2023-06-06T15:27:49Z">
        <w:r>
          <w:rPr>
            <w:rFonts w:hint="eastAsia" w:ascii="Times New Roman" w:hAnsi="Times New Roman" w:eastAsia="宋体" w:cs="Times New Roman"/>
            <w:lang w:val="en-US" w:eastAsia="zh-CN"/>
          </w:rPr>
          <w:t>同步</w:t>
        </w:r>
      </w:ins>
      <w:del w:id="3" w:author="USER" w:date="2023-06-06T15:27:42Z">
        <w:r>
          <w:rPr>
            <w:rFonts w:hint="eastAsia" w:ascii="Times New Roman" w:hAnsi="Times New Roman" w:eastAsia="宋体" w:cs="Times New Roman"/>
          </w:rPr>
          <w:delText>正</w:delText>
        </w:r>
      </w:del>
      <w:del w:id="4" w:author="USER" w:date="2023-06-06T15:27:41Z">
        <w:r>
          <w:rPr>
            <w:rFonts w:hint="eastAsia" w:ascii="Times New Roman" w:hAnsi="Times New Roman" w:eastAsia="宋体" w:cs="Times New Roman"/>
          </w:rPr>
          <w:delText>在</w:delText>
        </w:r>
      </w:del>
      <w:r>
        <w:rPr>
          <w:rFonts w:ascii="Times New Roman" w:hAnsi="Times New Roman" w:eastAsia="宋体" w:cs="Times New Roman"/>
        </w:rPr>
        <w:t>开展收发芯片等相关产品的研发与标准研究。</w:t>
      </w:r>
    </w:p>
    <w:p>
      <w:pPr>
        <w:spacing w:before="120" w:after="120" w:line="360" w:lineRule="auto"/>
        <w:ind w:firstLine="482" w:firstLineChars="20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</w:rPr>
        <w:t>方向二：</w:t>
      </w:r>
      <w:r>
        <w:rPr>
          <w:rFonts w:ascii="Times New Roman" w:hAnsi="Times New Roman" w:eastAsia="宋体" w:cs="Times New Roman"/>
          <w:b/>
        </w:rPr>
        <w:t>除单通路速率的提高外，还可通过扩宽传输频谱增加整个波分复用的通路数，实现系统容量扩展、性能提升。</w:t>
      </w:r>
      <w:r>
        <w:rPr>
          <w:rFonts w:ascii="Times New Roman" w:hAnsi="Times New Roman" w:eastAsia="宋体" w:cs="Times New Roman"/>
        </w:rPr>
        <w:t>目前，扩展C波段已经处于商用阶段，C+L波段扩展的主要挑战在于光放大器在L波段的放大能力</w:t>
      </w:r>
      <w:r>
        <w:rPr>
          <w:rFonts w:hint="eastAsia" w:ascii="Times New Roman" w:hAnsi="Times New Roman" w:eastAsia="宋体" w:cs="Times New Roman"/>
        </w:rPr>
        <w:t>。</w:t>
      </w:r>
      <w:r>
        <w:rPr>
          <w:rFonts w:ascii="Times New Roman" w:hAnsi="Times New Roman" w:eastAsia="宋体" w:cs="Times New Roman"/>
        </w:rPr>
        <w:t>C+L波段</w:t>
      </w:r>
      <w:r>
        <w:rPr>
          <w:rFonts w:hint="eastAsia" w:ascii="Times New Roman" w:hAnsi="Times New Roman" w:eastAsia="宋体" w:cs="Times New Roman"/>
        </w:rPr>
        <w:t>能够将传输容量提升将近</w:t>
      </w:r>
      <w:r>
        <w:rPr>
          <w:rFonts w:ascii="Times New Roman" w:hAnsi="Times New Roman" w:eastAsia="宋体" w:cs="Times New Roman"/>
        </w:rPr>
        <w:t>1倍</w:t>
      </w:r>
      <w:r>
        <w:rPr>
          <w:rFonts w:hint="eastAsia" w:ascii="Times New Roman" w:hAnsi="Times New Roman" w:eastAsia="宋体" w:cs="Times New Roman"/>
        </w:rPr>
        <w:t>，</w:t>
      </w:r>
      <w:r>
        <w:rPr>
          <w:rFonts w:ascii="Times New Roman" w:hAnsi="Times New Roman" w:eastAsia="宋体" w:cs="Times New Roman"/>
        </w:rPr>
        <w:t>当前业界已</w:t>
      </w:r>
      <w:r>
        <w:rPr>
          <w:rFonts w:hint="eastAsia" w:ascii="Times New Roman" w:hAnsi="Times New Roman" w:eastAsia="宋体" w:cs="Times New Roman"/>
        </w:rPr>
        <w:t>研制出</w:t>
      </w:r>
      <w:r>
        <w:rPr>
          <w:rFonts w:ascii="Times New Roman" w:hAnsi="Times New Roman" w:eastAsia="宋体" w:cs="Times New Roman"/>
        </w:rPr>
        <w:t>C6T放大器和L4.8T放大器，还需推动光放大器等光电器件技术</w:t>
      </w:r>
      <w:r>
        <w:rPr>
          <w:rFonts w:hint="eastAsia" w:ascii="Times New Roman" w:hAnsi="Times New Roman" w:eastAsia="宋体" w:cs="Times New Roman"/>
        </w:rPr>
        <w:t>与产业的逐步</w:t>
      </w:r>
      <w:r>
        <w:rPr>
          <w:rFonts w:ascii="Times New Roman" w:hAnsi="Times New Roman" w:eastAsia="宋体" w:cs="Times New Roman"/>
        </w:rPr>
        <w:t>成熟，</w:t>
      </w:r>
      <w:r>
        <w:rPr>
          <w:rFonts w:hint="eastAsia" w:ascii="Times New Roman" w:hAnsi="Times New Roman" w:eastAsia="宋体" w:cs="Times New Roman"/>
        </w:rPr>
        <w:t>实现频谱扩展后的</w:t>
      </w:r>
      <w:r>
        <w:rPr>
          <w:rFonts w:ascii="Times New Roman" w:hAnsi="Times New Roman" w:eastAsia="宋体" w:cs="Times New Roman"/>
        </w:rPr>
        <w:t>80×150GHz=12THz</w:t>
      </w:r>
      <w:r>
        <w:rPr>
          <w:rFonts w:hint="eastAsia" w:ascii="Times New Roman" w:hAnsi="Times New Roman" w:eastAsia="宋体" w:cs="Times New Roman"/>
        </w:rPr>
        <w:t>超宽</w:t>
      </w:r>
      <w:r>
        <w:rPr>
          <w:rFonts w:ascii="Times New Roman" w:hAnsi="Times New Roman" w:eastAsia="宋体" w:cs="Times New Roman"/>
        </w:rPr>
        <w:t>频谱范围。此外，</w:t>
      </w:r>
      <w:r>
        <w:rPr>
          <w:rFonts w:hint="eastAsia" w:ascii="Times New Roman" w:hAnsi="Times New Roman" w:eastAsia="宋体" w:cs="Times New Roman"/>
        </w:rPr>
        <w:t>未来随着光传输容量更大的提升，</w:t>
      </w:r>
      <w:r>
        <w:rPr>
          <w:rFonts w:ascii="Times New Roman" w:hAnsi="Times New Roman" w:eastAsia="宋体" w:cs="Times New Roman"/>
        </w:rPr>
        <w:t>S+C+L波段</w:t>
      </w:r>
      <w:r>
        <w:rPr>
          <w:rFonts w:hint="eastAsia" w:ascii="Times New Roman" w:hAnsi="Times New Roman" w:eastAsia="宋体" w:cs="Times New Roman"/>
        </w:rPr>
        <w:t>等更多频谱扩展方案</w:t>
      </w:r>
      <w:r>
        <w:rPr>
          <w:rFonts w:ascii="Times New Roman" w:hAnsi="Times New Roman" w:eastAsia="宋体" w:cs="Times New Roman"/>
        </w:rPr>
        <w:t>将成为未来演进的重要方向。</w:t>
      </w:r>
    </w:p>
    <w:p>
      <w:pPr>
        <w:spacing w:before="120" w:after="120" w:line="360" w:lineRule="auto"/>
        <w:ind w:firstLine="482" w:firstLineChars="20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</w:rPr>
        <w:t>方向三：</w:t>
      </w:r>
      <w:r>
        <w:rPr>
          <w:rFonts w:ascii="Times New Roman" w:hAnsi="Times New Roman" w:eastAsia="宋体" w:cs="Times New Roman"/>
          <w:b/>
        </w:rPr>
        <w:t>接入侧围绕全光化、超宽带化、差异化和智能化不断演进和发展。</w:t>
      </w:r>
      <w:r>
        <w:rPr>
          <w:rFonts w:ascii="Times New Roman" w:hAnsi="Times New Roman" w:eastAsia="宋体" w:cs="Times New Roman"/>
        </w:rPr>
        <w:t>PON网络演进大约每</w:t>
      </w:r>
      <w:r>
        <w:rPr>
          <w:rFonts w:hint="eastAsia" w:ascii="Times New Roman" w:hAnsi="Times New Roman" w:eastAsia="宋体" w:cs="Times New Roman"/>
        </w:rPr>
        <w:t>八至十</w:t>
      </w:r>
      <w:r>
        <w:rPr>
          <w:rFonts w:ascii="Times New Roman" w:hAnsi="Times New Roman" w:eastAsia="宋体" w:cs="Times New Roman"/>
        </w:rPr>
        <w:t>年一代，现阶段10G PON已经规模应用</w:t>
      </w:r>
      <w:r>
        <w:rPr>
          <w:rFonts w:hint="eastAsia" w:ascii="Times New Roman" w:hAnsi="Times New Roman" w:eastAsia="宋体" w:cs="Times New Roman"/>
        </w:rPr>
        <w:t>。2</w:t>
      </w:r>
      <w:r>
        <w:rPr>
          <w:rFonts w:ascii="Times New Roman" w:hAnsi="Times New Roman" w:eastAsia="宋体" w:cs="Times New Roman"/>
        </w:rPr>
        <w:t>021</w:t>
      </w:r>
      <w:r>
        <w:rPr>
          <w:rFonts w:hint="eastAsia" w:ascii="Times New Roman" w:hAnsi="Times New Roman" w:eastAsia="宋体" w:cs="Times New Roman"/>
        </w:rPr>
        <w:t>年9月，</w:t>
      </w:r>
      <w:r>
        <w:rPr>
          <w:rFonts w:ascii="Times New Roman" w:hAnsi="Times New Roman" w:eastAsia="宋体" w:cs="Times New Roman"/>
        </w:rPr>
        <w:t>ITU-T确定将50G PON作为下一代PON</w:t>
      </w:r>
      <w:r>
        <w:rPr>
          <w:rFonts w:hint="eastAsia" w:ascii="Times New Roman" w:hAnsi="Times New Roman" w:eastAsia="宋体" w:cs="Times New Roman"/>
        </w:rPr>
        <w:t>主流</w:t>
      </w:r>
      <w:r>
        <w:rPr>
          <w:rFonts w:ascii="Times New Roman" w:hAnsi="Times New Roman" w:eastAsia="宋体" w:cs="Times New Roman"/>
        </w:rPr>
        <w:t>技术，并发布相关标准以支撑构建万兆宽带网络。</w:t>
      </w:r>
      <w:r>
        <w:rPr>
          <w:rFonts w:hint="eastAsia" w:ascii="Times New Roman" w:hAnsi="Times New Roman" w:eastAsia="宋体" w:cs="Times New Roman"/>
        </w:rPr>
        <w:t>当前</w:t>
      </w:r>
      <w:r>
        <w:rPr>
          <w:rFonts w:ascii="Times New Roman" w:hAnsi="Times New Roman" w:eastAsia="宋体" w:cs="Times New Roman"/>
        </w:rPr>
        <w:t>，国内外的主流运营商均选择将50G PON作为下一代技术研发方向，且2023年已有50G PON的试点应用。</w:t>
      </w:r>
      <w:r>
        <w:rPr>
          <w:rFonts w:hint="eastAsia" w:ascii="Times New Roman" w:hAnsi="Times New Roman" w:eastAsia="宋体" w:cs="Times New Roman"/>
        </w:rPr>
        <w:t>此外，</w:t>
      </w:r>
      <w:r>
        <w:rPr>
          <w:rFonts w:ascii="Times New Roman" w:hAnsi="Times New Roman" w:eastAsia="宋体" w:cs="Times New Roman"/>
        </w:rPr>
        <w:t>ITU-T针对FTTR的标准化工作</w:t>
      </w:r>
      <w:r>
        <w:rPr>
          <w:rFonts w:hint="eastAsia" w:ascii="Times New Roman" w:hAnsi="Times New Roman" w:eastAsia="宋体" w:cs="Times New Roman"/>
        </w:rPr>
        <w:t>已经</w:t>
      </w:r>
      <w:r>
        <w:rPr>
          <w:rFonts w:ascii="Times New Roman" w:hAnsi="Times New Roman" w:eastAsia="宋体" w:cs="Times New Roman"/>
        </w:rPr>
        <w:t>正式展</w:t>
      </w:r>
      <w:r>
        <w:rPr>
          <w:rFonts w:hint="eastAsia" w:ascii="Times New Roman" w:hAnsi="Times New Roman" w:eastAsia="宋体" w:cs="Times New Roman"/>
        </w:rPr>
        <w:t>开</w:t>
      </w:r>
      <w:r>
        <w:rPr>
          <w:rFonts w:ascii="Times New Roman" w:hAnsi="Times New Roman" w:eastAsia="宋体" w:cs="Times New Roman"/>
        </w:rPr>
        <w:t>，主要包含网络架构、光层参数、交互协议和远程管理等相关标准</w:t>
      </w:r>
      <w:r>
        <w:rPr>
          <w:rFonts w:hint="eastAsia" w:ascii="Times New Roman" w:hAnsi="Times New Roman" w:eastAsia="宋体" w:cs="Times New Roman"/>
        </w:rPr>
        <w:t>。国内相关专家参与部分标准的</w:t>
      </w:r>
      <w:del w:id="5" w:author="USER" w:date="2023-06-06T15:30:43Z">
        <w:r>
          <w:rPr>
            <w:rFonts w:hint="eastAsia" w:ascii="Times New Roman" w:hAnsi="Times New Roman" w:eastAsia="宋体" w:cs="Times New Roman"/>
          </w:rPr>
          <w:delText>整个</w:delText>
        </w:r>
      </w:del>
      <w:r>
        <w:rPr>
          <w:rFonts w:hint="eastAsia" w:ascii="Times New Roman" w:hAnsi="Times New Roman" w:eastAsia="宋体" w:cs="Times New Roman"/>
        </w:rPr>
        <w:t>制定</w:t>
      </w:r>
      <w:del w:id="6" w:author="USER" w:date="2023-06-06T15:31:32Z">
        <w:r>
          <w:rPr>
            <w:rFonts w:hint="eastAsia" w:ascii="Times New Roman" w:hAnsi="Times New Roman" w:eastAsia="宋体" w:cs="Times New Roman"/>
          </w:rPr>
          <w:delText>过程</w:delText>
        </w:r>
      </w:del>
      <w:r>
        <w:rPr>
          <w:rFonts w:hint="eastAsia" w:ascii="Times New Roman" w:hAnsi="Times New Roman" w:eastAsia="宋体" w:cs="Times New Roman"/>
        </w:rPr>
        <w:t>，推动</w:t>
      </w:r>
      <w:r>
        <w:rPr>
          <w:rFonts w:ascii="Times New Roman" w:hAnsi="Times New Roman" w:eastAsia="宋体" w:cs="Times New Roman"/>
        </w:rPr>
        <w:t>FTTR实现千兆光接入网向千兆家庭网络发展</w:t>
      </w:r>
      <w:r>
        <w:rPr>
          <w:rFonts w:hint="eastAsia" w:ascii="Times New Roman" w:hAnsi="Times New Roman" w:eastAsia="宋体" w:cs="Times New Roman"/>
        </w:rPr>
        <w:t>。</w:t>
      </w:r>
    </w:p>
    <w:p>
      <w:pPr>
        <w:pStyle w:val="2"/>
      </w:pPr>
      <w:r>
        <w:rPr>
          <w:rFonts w:hint="eastAsia"/>
        </w:rPr>
        <w:t>二、千兆光网赋能B端、C端多样化场景应用</w:t>
      </w:r>
    </w:p>
    <w:p>
      <w:pPr>
        <w:spacing w:before="120" w:after="120" w:line="360" w:lineRule="auto"/>
        <w:ind w:firstLine="482" w:firstLineChars="200"/>
        <w:rPr>
          <w:rFonts w:ascii="Times New Roman" w:hAnsi="Times New Roman" w:eastAsia="宋体" w:cs="Times New Roman"/>
          <w:szCs w:val="18"/>
        </w:rPr>
      </w:pPr>
      <w:r>
        <w:rPr>
          <w:rFonts w:hint="eastAsia" w:ascii="Times New Roman" w:hAnsi="Times New Roman" w:eastAsia="宋体" w:cs="Times New Roman"/>
          <w:b/>
        </w:rPr>
        <w:t>首先，</w:t>
      </w:r>
      <w:r>
        <w:rPr>
          <w:rFonts w:ascii="Times New Roman" w:hAnsi="Times New Roman" w:eastAsia="宋体" w:cs="Times New Roman"/>
          <w:b/>
        </w:rPr>
        <w:t>千兆光网支撑智慧家庭率先落地应用，</w:t>
      </w:r>
      <w:r>
        <w:rPr>
          <w:rFonts w:hint="eastAsia" w:ascii="Times New Roman" w:hAnsi="Times New Roman" w:eastAsia="宋体" w:cs="Times New Roman"/>
          <w:b/>
        </w:rPr>
        <w:t>提升家庭生活数字化水平</w:t>
      </w:r>
      <w:r>
        <w:rPr>
          <w:rFonts w:ascii="Times New Roman" w:hAnsi="Times New Roman" w:eastAsia="宋体" w:cs="Times New Roman"/>
          <w:b/>
        </w:rPr>
        <w:t>。</w:t>
      </w:r>
      <w:r>
        <w:rPr>
          <w:rFonts w:ascii="Times New Roman" w:hAnsi="Times New Roman" w:eastAsia="宋体" w:cs="Times New Roman"/>
          <w:szCs w:val="18"/>
        </w:rPr>
        <w:t>家庭逐步从家庭娱乐中心转变为</w:t>
      </w:r>
      <w:r>
        <w:rPr>
          <w:rFonts w:hint="eastAsia" w:ascii="Times New Roman" w:hAnsi="Times New Roman" w:eastAsia="宋体" w:cs="Times New Roman"/>
          <w:szCs w:val="18"/>
        </w:rPr>
        <w:t>“</w:t>
      </w:r>
      <w:r>
        <w:rPr>
          <w:rFonts w:ascii="Times New Roman" w:hAnsi="Times New Roman" w:eastAsia="宋体" w:cs="Times New Roman"/>
          <w:szCs w:val="18"/>
        </w:rPr>
        <w:t>家庭娱乐+远程办公+在线学习+数据交互+智能控制</w:t>
      </w:r>
      <w:r>
        <w:rPr>
          <w:rFonts w:hint="eastAsia" w:ascii="Times New Roman" w:hAnsi="Times New Roman" w:eastAsia="宋体" w:cs="Times New Roman"/>
          <w:szCs w:val="18"/>
        </w:rPr>
        <w:t>”</w:t>
      </w:r>
      <w:r>
        <w:rPr>
          <w:rFonts w:ascii="Times New Roman" w:hAnsi="Times New Roman" w:eastAsia="宋体" w:cs="Times New Roman"/>
          <w:szCs w:val="18"/>
        </w:rPr>
        <w:t>的多元</w:t>
      </w:r>
      <w:r>
        <w:rPr>
          <w:rFonts w:hint="eastAsia" w:ascii="Times New Roman" w:hAnsi="Times New Roman" w:eastAsia="宋体" w:cs="Times New Roman"/>
          <w:szCs w:val="18"/>
        </w:rPr>
        <w:t>化</w:t>
      </w:r>
      <w:r>
        <w:rPr>
          <w:rFonts w:ascii="Times New Roman" w:hAnsi="Times New Roman" w:eastAsia="宋体" w:cs="Times New Roman"/>
          <w:szCs w:val="18"/>
        </w:rPr>
        <w:t>中心，智慧家庭从单品智能走向全屋智能。FTTR</w:t>
      </w:r>
      <w:r>
        <w:rPr>
          <w:rFonts w:hint="eastAsia" w:ascii="Times New Roman" w:hAnsi="Times New Roman" w:eastAsia="宋体" w:cs="Times New Roman"/>
          <w:szCs w:val="18"/>
        </w:rPr>
        <w:t>的</w:t>
      </w:r>
      <w:r>
        <w:rPr>
          <w:rFonts w:ascii="Times New Roman" w:hAnsi="Times New Roman" w:eastAsia="宋体" w:cs="Times New Roman"/>
          <w:szCs w:val="18"/>
        </w:rPr>
        <w:t>高性能、高可靠性、强组网能力等特点很好</w:t>
      </w:r>
      <w:ins w:id="7" w:author="USER" w:date="2023-06-06T15:32:40Z">
        <w:r>
          <w:rPr>
            <w:rFonts w:hint="eastAsia" w:ascii="Times New Roman" w:hAnsi="Times New Roman" w:eastAsia="宋体" w:cs="Times New Roman"/>
            <w:szCs w:val="18"/>
            <w:lang w:val="en-US" w:eastAsia="zh-CN"/>
          </w:rPr>
          <w:t>地</w:t>
        </w:r>
      </w:ins>
      <w:del w:id="8" w:author="USER" w:date="2023-06-06T15:32:38Z">
        <w:r>
          <w:rPr>
            <w:rFonts w:ascii="Times New Roman" w:hAnsi="Times New Roman" w:eastAsia="宋体" w:cs="Times New Roman"/>
            <w:szCs w:val="18"/>
          </w:rPr>
          <w:delText>的</w:delText>
        </w:r>
      </w:del>
      <w:r>
        <w:rPr>
          <w:rFonts w:ascii="Times New Roman" w:hAnsi="Times New Roman" w:eastAsia="宋体" w:cs="Times New Roman"/>
          <w:szCs w:val="18"/>
        </w:rPr>
        <w:t>契合了智慧家庭等业务对于网络层要素的需求，能够真正实现千兆宽带在家庭各个角落的全方位覆盖，从而提升用户对于智慧家庭产品的使用体验。</w:t>
      </w:r>
    </w:p>
    <w:p>
      <w:pPr>
        <w:spacing w:before="120" w:after="120" w:line="360" w:lineRule="auto"/>
        <w:ind w:firstLine="482" w:firstLineChars="20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</w:rPr>
        <w:t>其次，</w:t>
      </w:r>
      <w:r>
        <w:rPr>
          <w:rFonts w:ascii="Times New Roman" w:hAnsi="Times New Roman" w:eastAsia="宋体" w:cs="Times New Roman"/>
          <w:b/>
        </w:rPr>
        <w:t>双千兆协同</w:t>
      </w:r>
      <w:r>
        <w:rPr>
          <w:rFonts w:hint="eastAsia" w:ascii="Times New Roman" w:hAnsi="Times New Roman" w:eastAsia="宋体" w:cs="Times New Roman"/>
          <w:b/>
        </w:rPr>
        <w:t>，将能逐步</w:t>
      </w:r>
      <w:r>
        <w:rPr>
          <w:rFonts w:ascii="Times New Roman" w:hAnsi="Times New Roman" w:eastAsia="宋体" w:cs="Times New Roman"/>
          <w:b/>
        </w:rPr>
        <w:t>满足工业</w:t>
      </w:r>
      <w:r>
        <w:rPr>
          <w:rFonts w:ascii="Times New Roman" w:hAnsi="Times New Roman" w:eastAsia="宋体" w:cs="Times New Roman"/>
          <w:b/>
          <w:szCs w:val="18"/>
        </w:rPr>
        <w:t>数据融合和精密制造的</w:t>
      </w:r>
      <w:r>
        <w:rPr>
          <w:rFonts w:ascii="Times New Roman" w:hAnsi="Times New Roman" w:eastAsia="宋体" w:cs="Times New Roman"/>
          <w:b/>
        </w:rPr>
        <w:t>网络需求。</w:t>
      </w:r>
      <w:r>
        <w:rPr>
          <w:rFonts w:ascii="Times New Roman" w:hAnsi="Times New Roman" w:eastAsia="宋体" w:cs="Times New Roman"/>
        </w:rPr>
        <w:t>千兆光网适用于工业固定场景下的高性能需求，5G则适用于低时延要求的移动物体，</w:t>
      </w:r>
      <w:r>
        <w:rPr>
          <w:rFonts w:hint="eastAsia" w:ascii="Times New Roman" w:hAnsi="Times New Roman" w:eastAsia="宋体" w:cs="Times New Roman"/>
        </w:rPr>
        <w:t>如</w:t>
      </w:r>
      <w:r>
        <w:rPr>
          <w:rFonts w:ascii="Times New Roman" w:hAnsi="Times New Roman" w:eastAsia="宋体" w:cs="Times New Roman"/>
        </w:rPr>
        <w:t>AGV、智能仓储等场景。5G 和千兆光网进一步协同</w:t>
      </w:r>
      <w:r>
        <w:rPr>
          <w:rFonts w:hint="eastAsia" w:ascii="Times New Roman" w:hAnsi="Times New Roman" w:eastAsia="宋体" w:cs="Times New Roman"/>
        </w:rPr>
        <w:t>将</w:t>
      </w:r>
      <w:r>
        <w:rPr>
          <w:rFonts w:ascii="Times New Roman" w:hAnsi="Times New Roman" w:eastAsia="宋体" w:cs="Times New Roman"/>
        </w:rPr>
        <w:t>适用于低时延、大带宽</w:t>
      </w:r>
      <w:r>
        <w:rPr>
          <w:rFonts w:hint="eastAsia" w:ascii="Times New Roman" w:hAnsi="Times New Roman" w:eastAsia="宋体" w:cs="Times New Roman"/>
        </w:rPr>
        <w:t>、</w:t>
      </w:r>
      <w:r>
        <w:rPr>
          <w:rFonts w:ascii="Times New Roman" w:hAnsi="Times New Roman" w:eastAsia="宋体" w:cs="Times New Roman"/>
        </w:rPr>
        <w:t>抖动</w:t>
      </w:r>
      <w:r>
        <w:rPr>
          <w:rFonts w:hint="eastAsia" w:ascii="Times New Roman" w:hAnsi="Times New Roman" w:eastAsia="宋体" w:cs="Times New Roman"/>
        </w:rPr>
        <w:t>小、</w:t>
      </w:r>
      <w:r>
        <w:rPr>
          <w:rFonts w:ascii="Times New Roman" w:hAnsi="Times New Roman" w:eastAsia="宋体" w:cs="Times New Roman"/>
        </w:rPr>
        <w:t>数据颗粒大且数量多的场景</w:t>
      </w:r>
      <w:r>
        <w:rPr>
          <w:rFonts w:hint="eastAsia" w:ascii="Times New Roman" w:hAnsi="Times New Roman" w:eastAsia="宋体" w:cs="Times New Roman"/>
        </w:rPr>
        <w:t>。这将</w:t>
      </w:r>
      <w:r>
        <w:rPr>
          <w:rFonts w:ascii="Times New Roman" w:hAnsi="Times New Roman" w:eastAsia="宋体" w:cs="Times New Roman"/>
        </w:rPr>
        <w:t>实现工业企业IT和OT的深度融合，</w:t>
      </w:r>
      <w:r>
        <w:rPr>
          <w:rFonts w:hint="eastAsia" w:ascii="Times New Roman" w:hAnsi="Times New Roman" w:eastAsia="宋体" w:cs="Times New Roman"/>
        </w:rPr>
        <w:t>助力企业</w:t>
      </w:r>
      <w:r>
        <w:rPr>
          <w:rFonts w:ascii="Times New Roman" w:hAnsi="Times New Roman" w:eastAsia="宋体" w:cs="Times New Roman"/>
        </w:rPr>
        <w:t>建设一网到底扁平高效的工业网络，</w:t>
      </w:r>
      <w:r>
        <w:rPr>
          <w:rFonts w:hint="eastAsia" w:ascii="Times New Roman" w:hAnsi="Times New Roman" w:eastAsia="宋体" w:cs="Times New Roman"/>
        </w:rPr>
        <w:t>从而</w:t>
      </w:r>
      <w:r>
        <w:rPr>
          <w:rFonts w:ascii="Times New Roman" w:hAnsi="Times New Roman" w:eastAsia="宋体" w:cs="Times New Roman"/>
        </w:rPr>
        <w:t>加速推进企业数字化转型。</w:t>
      </w:r>
    </w:p>
    <w:p>
      <w:pPr>
        <w:spacing w:before="120" w:after="120" w:line="360" w:lineRule="auto"/>
        <w:ind w:firstLine="482" w:firstLineChars="20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</w:rPr>
        <w:t>再者，</w:t>
      </w:r>
      <w:r>
        <w:rPr>
          <w:rFonts w:ascii="Times New Roman" w:hAnsi="Times New Roman" w:eastAsia="宋体" w:cs="Times New Roman"/>
          <w:b/>
        </w:rPr>
        <w:t>千兆光网在社会民生的各</w:t>
      </w:r>
      <w:r>
        <w:rPr>
          <w:rFonts w:hint="eastAsia" w:ascii="Times New Roman" w:hAnsi="Times New Roman" w:eastAsia="宋体" w:cs="Times New Roman"/>
          <w:b/>
        </w:rPr>
        <w:t>领域具</w:t>
      </w:r>
      <w:r>
        <w:rPr>
          <w:rFonts w:ascii="Times New Roman" w:hAnsi="Times New Roman" w:eastAsia="宋体" w:cs="Times New Roman"/>
          <w:b/>
        </w:rPr>
        <w:t>有广阔应用空间，可以</w:t>
      </w:r>
      <w:r>
        <w:rPr>
          <w:rFonts w:hint="eastAsia" w:ascii="Times New Roman" w:hAnsi="Times New Roman" w:eastAsia="宋体" w:cs="Times New Roman"/>
          <w:b/>
        </w:rPr>
        <w:t>缩小</w:t>
      </w:r>
      <w:r>
        <w:rPr>
          <w:rFonts w:ascii="Times New Roman" w:hAnsi="Times New Roman" w:eastAsia="宋体" w:cs="Times New Roman"/>
          <w:b/>
        </w:rPr>
        <w:t>数字鸿沟</w:t>
      </w:r>
      <w:r>
        <w:rPr>
          <w:rFonts w:hint="eastAsia" w:ascii="Times New Roman" w:hAnsi="Times New Roman" w:eastAsia="宋体" w:cs="Times New Roman"/>
          <w:b/>
        </w:rPr>
        <w:t>，</w:t>
      </w:r>
      <w:r>
        <w:rPr>
          <w:rFonts w:ascii="Times New Roman" w:hAnsi="Times New Roman" w:eastAsia="宋体" w:cs="Times New Roman"/>
          <w:b/>
        </w:rPr>
        <w:t>促进公共服务均等化。</w:t>
      </w:r>
      <w:r>
        <w:rPr>
          <w:rFonts w:ascii="Times New Roman" w:hAnsi="Times New Roman" w:eastAsia="宋体" w:cs="Times New Roman"/>
        </w:rPr>
        <w:t>千兆光网在数字政府、智慧城市、教育医疗等领域已经率先进入场景落地和规模推广阶段，在农业信息化、助力乡村振兴、文旅等领域还处于行业探索阶段。未来，千兆光网将用于更</w:t>
      </w:r>
      <w:r>
        <w:rPr>
          <w:rFonts w:hint="eastAsia" w:ascii="Times New Roman" w:hAnsi="Times New Roman" w:eastAsia="宋体" w:cs="Times New Roman"/>
        </w:rPr>
        <w:t>为广阔</w:t>
      </w:r>
      <w:r>
        <w:rPr>
          <w:rFonts w:ascii="Times New Roman" w:hAnsi="Times New Roman" w:eastAsia="宋体" w:cs="Times New Roman"/>
        </w:rPr>
        <w:t>的民生普惠</w:t>
      </w:r>
      <w:r>
        <w:rPr>
          <w:rFonts w:hint="eastAsia" w:ascii="Times New Roman" w:hAnsi="Times New Roman" w:eastAsia="宋体" w:cs="Times New Roman"/>
        </w:rPr>
        <w:t>应用</w:t>
      </w:r>
      <w:r>
        <w:rPr>
          <w:rFonts w:ascii="Times New Roman" w:hAnsi="Times New Roman" w:eastAsia="宋体" w:cs="Times New Roman"/>
        </w:rPr>
        <w:t>场景，助力提升人民</w:t>
      </w:r>
      <w:r>
        <w:rPr>
          <w:rFonts w:hint="eastAsia" w:ascii="Times New Roman" w:hAnsi="Times New Roman" w:eastAsia="宋体" w:cs="Times New Roman"/>
        </w:rPr>
        <w:t>生活的</w:t>
      </w:r>
      <w:r>
        <w:rPr>
          <w:rFonts w:ascii="Times New Roman" w:hAnsi="Times New Roman" w:eastAsia="宋体" w:cs="Times New Roman"/>
        </w:rPr>
        <w:t>幸福感、获得感。</w:t>
      </w:r>
    </w:p>
    <w:p>
      <w:pPr>
        <w:pStyle w:val="2"/>
      </w:pPr>
      <w:r>
        <w:rPr>
          <w:rFonts w:hint="eastAsia"/>
        </w:rPr>
        <w:t>三、运营商千兆光网业务发展建议</w:t>
      </w:r>
    </w:p>
    <w:p>
      <w:pPr>
        <w:spacing w:before="120" w:after="120" w:line="360" w:lineRule="auto"/>
        <w:ind w:firstLine="482" w:firstLineChars="200"/>
        <w:rPr>
          <w:ins w:id="9" w:author="秦旭" w:date="2023-06-06T08:43:00Z"/>
          <w:rFonts w:ascii="宋体" w:hAnsi="宋体" w:eastAsia="宋体" w:cs="Times New Roman"/>
          <w:b/>
          <w:rPrChange w:id="10" w:author="秦旭" w:date="2023-06-06T10:05:00Z">
            <w:rPr>
              <w:ins w:id="11" w:author="秦旭" w:date="2023-06-06T08:43:00Z"/>
              <w:rFonts w:ascii="Times New Roman" w:hAnsi="Times New Roman" w:eastAsia="宋体" w:cs="Times New Roman"/>
              <w:b/>
            </w:rPr>
          </w:rPrChange>
        </w:rPr>
      </w:pPr>
      <w:ins w:id="12" w:author="秦旭" w:date="2023-06-06T10:21:00Z">
        <w:r>
          <w:rPr>
            <w:rFonts w:hint="eastAsia" w:ascii="宋体" w:hAnsi="宋体" w:eastAsia="宋体" w:cs="Times New Roman"/>
            <w:b/>
            <w:color w:val="191919"/>
            <w:shd w:val="clear" w:color="auto" w:fill="FFFFFF"/>
            <w:rPrChange w:id="13" w:author="秦旭" w:date="2023-06-06T10:30:00Z">
              <w:rPr>
                <w:rFonts w:hint="eastAsia" w:ascii="宋体" w:hAnsi="宋体" w:eastAsia="宋体" w:cs="Times New Roman"/>
                <w:color w:val="191919"/>
                <w:shd w:val="clear" w:color="auto" w:fill="FFFFFF"/>
              </w:rPr>
            </w:rPrChange>
          </w:rPr>
          <w:t>运营商作为网络建设的主力军，</w:t>
        </w:r>
      </w:ins>
      <w:ins w:id="14" w:author="秦旭" w:date="2023-06-06T10:22:00Z">
        <w:r>
          <w:rPr>
            <w:rFonts w:hint="eastAsia" w:ascii="宋体" w:hAnsi="宋体" w:eastAsia="宋体" w:cs="Times New Roman"/>
            <w:b/>
            <w:color w:val="191919"/>
            <w:shd w:val="clear" w:color="auto" w:fill="FFFFFF"/>
            <w:rPrChange w:id="15" w:author="秦旭" w:date="2023-06-06T10:30:00Z">
              <w:rPr>
                <w:rFonts w:hint="eastAsia" w:ascii="宋体" w:hAnsi="宋体" w:eastAsia="宋体" w:cs="Times New Roman"/>
                <w:color w:val="191919"/>
                <w:shd w:val="clear" w:color="auto" w:fill="FFFFFF"/>
              </w:rPr>
            </w:rPrChange>
          </w:rPr>
          <w:t>不断夯实</w:t>
        </w:r>
      </w:ins>
      <w:ins w:id="16" w:author="秦旭" w:date="2023-06-06T10:21:00Z">
        <w:r>
          <w:rPr>
            <w:rFonts w:hint="eastAsia" w:ascii="宋体" w:hAnsi="宋体" w:eastAsia="宋体" w:cs="Times New Roman"/>
            <w:b/>
            <w:color w:val="191919"/>
            <w:shd w:val="clear" w:color="auto" w:fill="FFFFFF"/>
            <w:rPrChange w:id="17" w:author="秦旭" w:date="2023-06-06T10:30:00Z">
              <w:rPr>
                <w:rFonts w:hint="eastAsia" w:ascii="宋体" w:hAnsi="宋体" w:eastAsia="宋体" w:cs="Times New Roman"/>
                <w:color w:val="191919"/>
                <w:shd w:val="clear" w:color="auto" w:fill="FFFFFF"/>
              </w:rPr>
            </w:rPrChange>
          </w:rPr>
          <w:t>千兆</w:t>
        </w:r>
      </w:ins>
      <w:ins w:id="18" w:author="秦旭" w:date="2023-06-06T10:22:00Z">
        <w:r>
          <w:rPr>
            <w:rFonts w:hint="eastAsia" w:ascii="宋体" w:hAnsi="宋体" w:eastAsia="宋体" w:cs="Times New Roman"/>
            <w:b/>
            <w:color w:val="191919"/>
            <w:shd w:val="clear" w:color="auto" w:fill="FFFFFF"/>
            <w:rPrChange w:id="19" w:author="秦旭" w:date="2023-06-06T10:30:00Z">
              <w:rPr>
                <w:rFonts w:hint="eastAsia" w:ascii="宋体" w:hAnsi="宋体" w:eastAsia="宋体" w:cs="Times New Roman"/>
                <w:color w:val="191919"/>
                <w:shd w:val="clear" w:color="auto" w:fill="FFFFFF"/>
              </w:rPr>
            </w:rPrChange>
          </w:rPr>
          <w:t>城市数字新底座</w:t>
        </w:r>
      </w:ins>
      <w:ins w:id="20" w:author="秦旭" w:date="2023-06-06T10:21:00Z">
        <w:r>
          <w:rPr>
            <w:rFonts w:hint="eastAsia" w:ascii="宋体" w:hAnsi="宋体" w:eastAsia="宋体" w:cs="Times New Roman"/>
            <w:b/>
            <w:color w:val="191919"/>
            <w:shd w:val="clear" w:color="auto" w:fill="FFFFFF"/>
            <w:rPrChange w:id="21" w:author="秦旭" w:date="2023-06-06T10:30:00Z">
              <w:rPr>
                <w:rFonts w:hint="eastAsia" w:ascii="宋体" w:hAnsi="宋体" w:eastAsia="宋体" w:cs="Times New Roman"/>
                <w:color w:val="191919"/>
                <w:shd w:val="clear" w:color="auto" w:fill="FFFFFF"/>
              </w:rPr>
            </w:rPrChange>
          </w:rPr>
          <w:t>。</w:t>
        </w:r>
      </w:ins>
      <w:ins w:id="22" w:author="秦旭" w:date="2023-06-06T09:07:00Z">
        <w:r>
          <w:rPr>
            <w:rFonts w:hint="eastAsia" w:ascii="宋体" w:hAnsi="宋体" w:eastAsia="宋体" w:cs="Times New Roman"/>
            <w:color w:val="191919"/>
            <w:shd w:val="clear" w:color="auto" w:fill="FFFFFF"/>
            <w:rPrChange w:id="23" w:author="秦旭" w:date="2023-06-06T10:05:00Z">
              <w:rPr>
                <w:rFonts w:hint="eastAsia" w:ascii="Arial" w:hAnsi="Arial" w:cs="Arial"/>
                <w:color w:val="191919"/>
                <w:shd w:val="clear" w:color="auto" w:fill="FFFFFF"/>
              </w:rPr>
            </w:rPrChange>
          </w:rPr>
          <w:t>中国电信持续开展全光网络的建设，</w:t>
        </w:r>
      </w:ins>
      <w:ins w:id="24" w:author="秦旭" w:date="2023-06-06T09:13:00Z">
        <w:r>
          <w:rPr>
            <w:rFonts w:hint="eastAsia" w:ascii="宋体" w:hAnsi="宋体" w:eastAsia="宋体" w:cs="Times New Roman"/>
            <w:color w:val="191919"/>
            <w:shd w:val="clear" w:color="auto" w:fill="FFFFFF"/>
            <w:rPrChange w:id="25" w:author="秦旭" w:date="2023-06-06T10:05:00Z">
              <w:rPr>
                <w:rFonts w:hint="eastAsia" w:ascii="Arial" w:hAnsi="Arial" w:cs="Arial"/>
                <w:color w:val="191919"/>
                <w:shd w:val="clear" w:color="auto" w:fill="FFFFFF"/>
              </w:rPr>
            </w:rPrChange>
          </w:rPr>
          <w:t>已覆盖</w:t>
        </w:r>
      </w:ins>
      <w:ins w:id="26" w:author="秦旭" w:date="2023-06-06T09:13:00Z">
        <w:r>
          <w:rPr>
            <w:rFonts w:ascii="宋体" w:hAnsi="宋体" w:eastAsia="宋体" w:cs="Times New Roman"/>
            <w:color w:val="191919"/>
            <w:shd w:val="clear" w:color="auto" w:fill="FFFFFF"/>
            <w:rPrChange w:id="27" w:author="秦旭" w:date="2023-06-06T10:05:00Z">
              <w:rPr>
                <w:rFonts w:ascii="Arial" w:hAnsi="Arial" w:cs="Arial"/>
                <w:color w:val="191919"/>
                <w:shd w:val="clear" w:color="auto" w:fill="FFFFFF"/>
              </w:rPr>
            </w:rPrChange>
          </w:rPr>
          <w:t>345</w:t>
        </w:r>
      </w:ins>
      <w:ins w:id="28" w:author="秦旭" w:date="2023-06-06T09:13:00Z">
        <w:r>
          <w:rPr>
            <w:rFonts w:hint="eastAsia" w:ascii="宋体" w:hAnsi="宋体" w:eastAsia="宋体" w:cs="Times New Roman"/>
            <w:color w:val="191919"/>
            <w:shd w:val="clear" w:color="auto" w:fill="FFFFFF"/>
            <w:rPrChange w:id="29" w:author="秦旭" w:date="2023-06-06T10:05:00Z">
              <w:rPr>
                <w:rFonts w:hint="eastAsia" w:ascii="Arial" w:hAnsi="Arial" w:cs="Arial"/>
                <w:color w:val="191919"/>
                <w:shd w:val="clear" w:color="auto" w:fill="FFFFFF"/>
              </w:rPr>
            </w:rPrChange>
          </w:rPr>
          <w:t>座城市、超</w:t>
        </w:r>
      </w:ins>
      <w:ins w:id="30" w:author="秦旭" w:date="2023-06-06T09:13:00Z">
        <w:r>
          <w:rPr>
            <w:rFonts w:ascii="宋体" w:hAnsi="宋体" w:eastAsia="宋体" w:cs="Times New Roman"/>
            <w:color w:val="191919"/>
            <w:shd w:val="clear" w:color="auto" w:fill="FFFFFF"/>
            <w:rPrChange w:id="31" w:author="秦旭" w:date="2023-06-06T10:05:00Z">
              <w:rPr>
                <w:rFonts w:ascii="Arial" w:hAnsi="Arial" w:cs="Arial"/>
                <w:color w:val="191919"/>
                <w:shd w:val="clear" w:color="auto" w:fill="FFFFFF"/>
              </w:rPr>
            </w:rPrChange>
          </w:rPr>
          <w:t>5</w:t>
        </w:r>
      </w:ins>
      <w:ins w:id="32" w:author="秦旭" w:date="2023-06-06T09:13:00Z">
        <w:r>
          <w:rPr>
            <w:rFonts w:hint="eastAsia" w:ascii="宋体" w:hAnsi="宋体" w:eastAsia="宋体" w:cs="Times New Roman"/>
            <w:color w:val="191919"/>
            <w:shd w:val="clear" w:color="auto" w:fill="FFFFFF"/>
            <w:rPrChange w:id="33" w:author="秦旭" w:date="2023-06-06T10:05:00Z">
              <w:rPr>
                <w:rFonts w:hint="eastAsia" w:ascii="Arial" w:hAnsi="Arial" w:cs="Arial"/>
                <w:color w:val="191919"/>
                <w:shd w:val="clear" w:color="auto" w:fill="FFFFFF"/>
              </w:rPr>
            </w:rPrChange>
          </w:rPr>
          <w:t>亿用户单元及</w:t>
        </w:r>
      </w:ins>
      <w:ins w:id="34" w:author="秦旭" w:date="2023-06-06T09:13:00Z">
        <w:r>
          <w:rPr>
            <w:rFonts w:ascii="宋体" w:hAnsi="宋体" w:eastAsia="宋体" w:cs="Times New Roman"/>
            <w:color w:val="191919"/>
            <w:shd w:val="clear" w:color="auto" w:fill="FFFFFF"/>
            <w:rPrChange w:id="35" w:author="秦旭" w:date="2023-06-06T10:05:00Z">
              <w:rPr>
                <w:rFonts w:ascii="Arial" w:hAnsi="Arial" w:cs="Arial"/>
                <w:color w:val="191919"/>
                <w:shd w:val="clear" w:color="auto" w:fill="FFFFFF"/>
              </w:rPr>
            </w:rPrChange>
          </w:rPr>
          <w:t>40</w:t>
        </w:r>
      </w:ins>
      <w:ins w:id="36" w:author="秦旭" w:date="2023-06-06T09:13:00Z">
        <w:r>
          <w:rPr>
            <w:rFonts w:hint="eastAsia" w:ascii="宋体" w:hAnsi="宋体" w:eastAsia="宋体" w:cs="Times New Roman"/>
            <w:color w:val="191919"/>
            <w:shd w:val="clear" w:color="auto" w:fill="FFFFFF"/>
            <w:rPrChange w:id="37" w:author="秦旭" w:date="2023-06-06T10:05:00Z">
              <w:rPr>
                <w:rFonts w:hint="eastAsia" w:ascii="Arial" w:hAnsi="Arial" w:cs="Arial"/>
                <w:color w:val="191919"/>
                <w:shd w:val="clear" w:color="auto" w:fill="FFFFFF"/>
              </w:rPr>
            </w:rPrChange>
          </w:rPr>
          <w:t>万行政村</w:t>
        </w:r>
      </w:ins>
      <w:ins w:id="38" w:author="秦旭" w:date="2023-06-06T10:23:00Z">
        <w:r>
          <w:rPr>
            <w:rFonts w:hint="eastAsia" w:ascii="宋体" w:hAnsi="宋体" w:eastAsia="宋体" w:cs="Times New Roman"/>
            <w:color w:val="191919"/>
            <w:shd w:val="clear" w:color="auto" w:fill="FFFFFF"/>
          </w:rPr>
          <w:t>，</w:t>
        </w:r>
      </w:ins>
      <w:ins w:id="39" w:author="秦旭" w:date="2023-06-06T10:24:00Z">
        <w:r>
          <w:rPr>
            <w:rFonts w:hint="eastAsia" w:ascii="宋体" w:hAnsi="宋体" w:eastAsia="宋体" w:cs="Times New Roman"/>
            <w:color w:val="191919"/>
            <w:shd w:val="clear" w:color="auto" w:fill="FFFFFF"/>
          </w:rPr>
          <w:t>赋能行业</w:t>
        </w:r>
      </w:ins>
      <w:ins w:id="40" w:author="秦旭" w:date="2023-06-06T10:27:00Z">
        <w:r>
          <w:rPr>
            <w:rFonts w:hint="eastAsia" w:ascii="宋体" w:hAnsi="宋体" w:eastAsia="宋体" w:cs="Times New Roman"/>
            <w:color w:val="191919"/>
            <w:shd w:val="clear" w:color="auto" w:fill="FFFFFF"/>
          </w:rPr>
          <w:t>数字</w:t>
        </w:r>
      </w:ins>
      <w:ins w:id="41" w:author="秦旭" w:date="2023-06-06T10:24:00Z">
        <w:r>
          <w:rPr>
            <w:rFonts w:hint="eastAsia" w:ascii="宋体" w:hAnsi="宋体" w:eastAsia="宋体" w:cs="Times New Roman"/>
            <w:color w:val="191919"/>
            <w:shd w:val="clear" w:color="auto" w:fill="FFFFFF"/>
          </w:rPr>
          <w:t>化转型</w:t>
        </w:r>
      </w:ins>
      <w:ins w:id="42" w:author="秦旭" w:date="2023-06-06T09:15:00Z">
        <w:r>
          <w:rPr>
            <w:rFonts w:hint="eastAsia" w:ascii="宋体" w:hAnsi="宋体" w:eastAsia="宋体" w:cs="Times New Roman"/>
            <w:color w:val="191919"/>
            <w:shd w:val="clear" w:color="auto" w:fill="FFFFFF"/>
            <w:rPrChange w:id="43" w:author="秦旭" w:date="2023-06-06T10:05:00Z">
              <w:rPr>
                <w:rFonts w:hint="eastAsia" w:ascii="Arial" w:hAnsi="Arial" w:cs="Arial"/>
                <w:color w:val="191919"/>
                <w:shd w:val="clear" w:color="auto" w:fill="FFFFFF"/>
              </w:rPr>
            </w:rPrChange>
          </w:rPr>
          <w:t>。中国移动</w:t>
        </w:r>
      </w:ins>
      <w:ins w:id="44" w:author="秦旭" w:date="2023-06-06T09:58:00Z">
        <w:del w:id="45" w:author="USER" w:date="2023-06-06T15:34:37Z">
          <w:r>
            <w:rPr>
              <w:rFonts w:hint="eastAsia" w:ascii="宋体" w:hAnsi="宋体" w:eastAsia="宋体" w:cs="Times New Roman"/>
              <w:color w:val="191919"/>
              <w:shd w:val="clear" w:color="auto" w:fill="FFFFFF"/>
              <w:rPrChange w:id="46" w:author="秦旭" w:date="2023-06-06T10:05:00Z">
                <w:rPr>
                  <w:rFonts w:hint="eastAsia" w:ascii="Arial" w:hAnsi="Arial" w:cs="Arial"/>
                  <w:color w:val="191919"/>
                  <w:shd w:val="clear" w:color="auto" w:fill="FFFFFF"/>
                </w:rPr>
              </w:rPrChange>
            </w:rPr>
            <w:delText>已</w:delText>
          </w:r>
        </w:del>
      </w:ins>
      <w:ins w:id="49" w:author="秦旭" w:date="2023-06-06T09:58:00Z">
        <w:r>
          <w:rPr>
            <w:rFonts w:hint="eastAsia" w:ascii="宋体" w:hAnsi="宋体" w:eastAsia="宋体" w:cs="Times New Roman"/>
            <w:color w:val="191919"/>
            <w:shd w:val="clear" w:color="auto" w:fill="FFFFFF"/>
            <w:rPrChange w:id="50" w:author="秦旭" w:date="2023-06-06T10:05:00Z">
              <w:rPr>
                <w:rFonts w:hint="eastAsia" w:ascii="Arial" w:hAnsi="Arial" w:cs="Arial"/>
                <w:color w:val="191919"/>
                <w:shd w:val="clear" w:color="auto" w:fill="FFFFFF"/>
              </w:rPr>
            </w:rPrChange>
          </w:rPr>
          <w:t>建成</w:t>
        </w:r>
      </w:ins>
      <w:ins w:id="51" w:author="秦旭" w:date="2023-06-06T09:17:00Z">
        <w:r>
          <w:rPr>
            <w:rFonts w:hint="eastAsia" w:ascii="宋体" w:hAnsi="宋体" w:eastAsia="宋体" w:cs="Times New Roman"/>
            <w:color w:val="191919"/>
            <w:shd w:val="clear" w:color="auto" w:fill="FFFFFF"/>
            <w:rPrChange w:id="52" w:author="秦旭" w:date="2023-06-06T10:05:00Z">
              <w:rPr>
                <w:rFonts w:hint="eastAsia" w:ascii="Arial" w:hAnsi="Arial" w:cs="Arial"/>
                <w:color w:val="191919"/>
                <w:shd w:val="clear" w:color="auto" w:fill="FFFFFF"/>
              </w:rPr>
            </w:rPrChange>
          </w:rPr>
          <w:t>全球规模最大的光网络，</w:t>
        </w:r>
      </w:ins>
      <w:ins w:id="53" w:author="秦旭" w:date="2023-06-06T09:15:00Z">
        <w:r>
          <w:rPr>
            <w:rFonts w:hint="eastAsia" w:ascii="宋体" w:hAnsi="宋体" w:eastAsia="宋体" w:cs="Times New Roman"/>
            <w:color w:val="191919"/>
            <w:shd w:val="clear" w:color="auto" w:fill="FFFFFF"/>
            <w:rPrChange w:id="54" w:author="秦旭" w:date="2023-06-06T10:05:00Z">
              <w:rPr>
                <w:rFonts w:hint="eastAsia" w:ascii="Arial" w:hAnsi="Arial" w:cs="Arial"/>
                <w:color w:val="191919"/>
                <w:shd w:val="clear" w:color="auto" w:fill="FFFFFF"/>
              </w:rPr>
            </w:rPrChange>
          </w:rPr>
          <w:t>覆盖超</w:t>
        </w:r>
      </w:ins>
      <w:ins w:id="55" w:author="秦旭" w:date="2023-06-06T09:15:00Z">
        <w:r>
          <w:rPr>
            <w:rFonts w:ascii="宋体" w:hAnsi="宋体" w:eastAsia="宋体" w:cs="Times New Roman"/>
            <w:color w:val="191919"/>
            <w:shd w:val="clear" w:color="auto" w:fill="FFFFFF"/>
            <w:rPrChange w:id="56" w:author="秦旭" w:date="2023-06-06T10:05:00Z">
              <w:rPr>
                <w:rFonts w:ascii="Arial" w:hAnsi="Arial" w:cs="Arial"/>
                <w:color w:val="191919"/>
                <w:shd w:val="clear" w:color="auto" w:fill="FFFFFF"/>
              </w:rPr>
            </w:rPrChange>
          </w:rPr>
          <w:t>6</w:t>
        </w:r>
      </w:ins>
      <w:ins w:id="57" w:author="秦旭" w:date="2023-06-06T09:15:00Z">
        <w:r>
          <w:rPr>
            <w:rFonts w:hint="eastAsia" w:ascii="宋体" w:hAnsi="宋体" w:eastAsia="宋体" w:cs="Times New Roman"/>
            <w:color w:val="191919"/>
            <w:shd w:val="clear" w:color="auto" w:fill="FFFFFF"/>
            <w:rPrChange w:id="58" w:author="秦旭" w:date="2023-06-06T10:05:00Z">
              <w:rPr>
                <w:rFonts w:hint="eastAsia" w:ascii="Arial" w:hAnsi="Arial" w:cs="Arial"/>
                <w:color w:val="191919"/>
                <w:shd w:val="clear" w:color="auto" w:fill="FFFFFF"/>
              </w:rPr>
            </w:rPrChange>
          </w:rPr>
          <w:t>亿</w:t>
        </w:r>
      </w:ins>
      <w:ins w:id="59" w:author="秦旭" w:date="2023-06-06T09:16:00Z">
        <w:r>
          <w:rPr>
            <w:rFonts w:hint="eastAsia" w:ascii="宋体" w:hAnsi="宋体" w:eastAsia="宋体" w:cs="Times New Roman"/>
            <w:color w:val="191919"/>
            <w:shd w:val="clear" w:color="auto" w:fill="FFFFFF"/>
            <w:rPrChange w:id="60" w:author="秦旭" w:date="2023-06-06T10:05:00Z">
              <w:rPr>
                <w:rFonts w:hint="eastAsia" w:ascii="Arial" w:hAnsi="Arial" w:cs="Arial"/>
                <w:color w:val="191919"/>
                <w:shd w:val="clear" w:color="auto" w:fill="FFFFFF"/>
              </w:rPr>
            </w:rPrChange>
          </w:rPr>
          <w:t>住</w:t>
        </w:r>
      </w:ins>
      <w:ins w:id="61" w:author="秦旭" w:date="2023-06-06T09:15:00Z">
        <w:r>
          <w:rPr>
            <w:rFonts w:hint="eastAsia" w:ascii="宋体" w:hAnsi="宋体" w:eastAsia="宋体" w:cs="Times New Roman"/>
            <w:color w:val="191919"/>
            <w:shd w:val="clear" w:color="auto" w:fill="FFFFFF"/>
            <w:rPrChange w:id="62" w:author="秦旭" w:date="2023-06-06T10:05:00Z">
              <w:rPr>
                <w:rFonts w:hint="eastAsia" w:ascii="Arial" w:hAnsi="Arial" w:cs="Arial"/>
                <w:color w:val="191919"/>
                <w:shd w:val="clear" w:color="auto" w:fill="FFFFFF"/>
              </w:rPr>
            </w:rPrChange>
          </w:rPr>
          <w:t>户</w:t>
        </w:r>
      </w:ins>
      <w:ins w:id="63" w:author="秦旭" w:date="2023-06-06T09:17:00Z">
        <w:del w:id="64" w:author="USER" w:date="2023-06-06T15:35:53Z">
          <w:r>
            <w:rPr>
              <w:rFonts w:hint="eastAsia" w:ascii="宋体" w:hAnsi="宋体" w:eastAsia="宋体" w:cs="Times New Roman"/>
              <w:color w:val="191919"/>
              <w:shd w:val="clear" w:color="auto" w:fill="FFFFFF"/>
              <w:rPrChange w:id="65" w:author="秦旭" w:date="2023-06-06T10:05:00Z">
                <w:rPr>
                  <w:rFonts w:hint="eastAsia" w:ascii="Arial" w:hAnsi="Arial" w:cs="Arial"/>
                  <w:color w:val="191919"/>
                  <w:shd w:val="clear" w:color="auto" w:fill="FFFFFF"/>
                </w:rPr>
              </w:rPrChange>
            </w:rPr>
            <w:delText>，</w:delText>
          </w:r>
        </w:del>
      </w:ins>
      <w:ins w:id="68" w:author="秦旭" w:date="2023-06-06T09:19:00Z">
        <w:del w:id="69" w:author="USER" w:date="2023-06-06T15:35:53Z">
          <w:r>
            <w:rPr>
              <w:rFonts w:ascii="宋体" w:hAnsi="宋体" w:eastAsia="宋体" w:cs="Times New Roman"/>
              <w:color w:val="191919"/>
              <w:shd w:val="clear" w:color="auto" w:fill="FFFFFF"/>
            </w:rPr>
            <w:delText>并不断</w:delText>
          </w:r>
        </w:del>
      </w:ins>
      <w:ins w:id="70" w:author="秦旭" w:date="2023-06-06T10:18:00Z">
        <w:del w:id="71" w:author="USER" w:date="2023-06-06T15:35:53Z">
          <w:r>
            <w:rPr>
              <w:rFonts w:hint="eastAsia" w:ascii="宋体" w:hAnsi="宋体" w:eastAsia="宋体" w:cs="Times New Roman"/>
              <w:color w:val="191919"/>
              <w:shd w:val="clear" w:color="auto" w:fill="FFFFFF"/>
            </w:rPr>
            <w:delText>深化</w:delText>
          </w:r>
        </w:del>
      </w:ins>
      <w:ins w:id="72" w:author="秦旭" w:date="2023-06-06T09:19:00Z">
        <w:del w:id="73" w:author="USER" w:date="2023-06-06T15:35:53Z">
          <w:r>
            <w:rPr>
              <w:rFonts w:ascii="宋体" w:hAnsi="宋体" w:eastAsia="宋体" w:cs="Times New Roman"/>
              <w:color w:val="191919"/>
              <w:shd w:val="clear" w:color="auto" w:fill="FFFFFF"/>
            </w:rPr>
            <w:delText>网络速率等</w:delText>
          </w:r>
        </w:del>
      </w:ins>
      <w:ins w:id="74" w:author="秦旭" w:date="2023-06-06T09:19:00Z">
        <w:del w:id="75" w:author="USER" w:date="2023-06-06T15:35:53Z">
          <w:r>
            <w:rPr>
              <w:rFonts w:hint="eastAsia" w:ascii="宋体" w:hAnsi="宋体" w:eastAsia="宋体" w:cs="Times New Roman"/>
              <w:color w:val="191919"/>
              <w:shd w:val="clear" w:color="auto" w:fill="FFFFFF"/>
              <w:rPrChange w:id="76" w:author="秦旭" w:date="2023-06-06T10:05:00Z">
                <w:rPr>
                  <w:rFonts w:hint="eastAsia" w:ascii="Arial" w:hAnsi="Arial" w:cs="Arial"/>
                  <w:color w:val="191919"/>
                  <w:shd w:val="clear" w:color="auto" w:fill="FFFFFF"/>
                </w:rPr>
              </w:rPrChange>
            </w:rPr>
            <w:delText>能力</w:delText>
          </w:r>
        </w:del>
      </w:ins>
      <w:ins w:id="79" w:author="秦旭" w:date="2023-06-06T10:18:00Z">
        <w:del w:id="80" w:author="USER" w:date="2023-06-06T15:35:53Z">
          <w:r>
            <w:rPr>
              <w:rFonts w:hint="eastAsia" w:ascii="宋体" w:hAnsi="宋体" w:eastAsia="宋体" w:cs="Times New Roman"/>
              <w:color w:val="191919"/>
              <w:shd w:val="clear" w:color="auto" w:fill="FFFFFF"/>
            </w:rPr>
            <w:delText>研究</w:delText>
          </w:r>
        </w:del>
      </w:ins>
      <w:ins w:id="81" w:author="秦旭" w:date="2023-06-06T09:47:00Z">
        <w:r>
          <w:rPr>
            <w:rFonts w:hint="eastAsia" w:ascii="宋体" w:hAnsi="宋体" w:eastAsia="宋体" w:cs="Times New Roman"/>
            <w:color w:val="191919"/>
            <w:shd w:val="clear" w:color="auto" w:fill="FFFFFF"/>
            <w:rPrChange w:id="82" w:author="秦旭" w:date="2023-06-06T10:05:00Z">
              <w:rPr>
                <w:rFonts w:hint="eastAsia" w:ascii="Arial" w:hAnsi="Arial" w:cs="Arial"/>
                <w:color w:val="191919"/>
                <w:shd w:val="clear" w:color="auto" w:fill="FFFFFF"/>
              </w:rPr>
            </w:rPrChange>
          </w:rPr>
          <w:t>。</w:t>
        </w:r>
      </w:ins>
      <w:ins w:id="83" w:author="秦旭" w:date="2023-06-06T09:58:00Z">
        <w:r>
          <w:rPr>
            <w:rFonts w:hint="eastAsia" w:ascii="宋体" w:hAnsi="宋体" w:eastAsia="宋体" w:cs="Times New Roman"/>
            <w:color w:val="191919"/>
            <w:shd w:val="clear" w:color="auto" w:fill="FFFFFF"/>
            <w:rPrChange w:id="84" w:author="秦旭" w:date="2023-06-06T10:05:00Z">
              <w:rPr>
                <w:rFonts w:hint="eastAsia" w:ascii="Arial" w:hAnsi="Arial" w:cs="Arial"/>
                <w:color w:val="191919"/>
                <w:shd w:val="clear" w:color="auto" w:fill="FFFFFF"/>
              </w:rPr>
            </w:rPrChange>
          </w:rPr>
          <w:t>中国联通</w:t>
        </w:r>
      </w:ins>
      <w:ins w:id="85" w:author="秦旭" w:date="2023-06-06T10:02:00Z">
        <w:r>
          <w:rPr>
            <w:rFonts w:hint="eastAsia" w:ascii="宋体" w:hAnsi="宋体" w:eastAsia="宋体" w:cs="Times New Roman"/>
            <w:color w:val="191919"/>
            <w:shd w:val="clear" w:color="auto" w:fill="FFFFFF"/>
            <w:rPrChange w:id="86" w:author="秦旭" w:date="2023-06-06T10:05:00Z">
              <w:rPr>
                <w:rFonts w:hint="eastAsia" w:ascii="Arial" w:hAnsi="Arial" w:cs="Arial"/>
                <w:color w:val="191919"/>
                <w:shd w:val="clear" w:color="auto" w:fill="FFFFFF"/>
              </w:rPr>
            </w:rPrChange>
          </w:rPr>
          <w:t>耕千兆光网，光纤入户覆盖</w:t>
        </w:r>
      </w:ins>
      <w:ins w:id="87" w:author="秦旭" w:date="2023-06-06T10:02:00Z">
        <w:r>
          <w:rPr>
            <w:rFonts w:ascii="宋体" w:hAnsi="宋体" w:eastAsia="宋体" w:cs="Times New Roman"/>
            <w:color w:val="191919"/>
            <w:shd w:val="clear" w:color="auto" w:fill="FFFFFF"/>
            <w:rPrChange w:id="88" w:author="秦旭" w:date="2023-06-06T10:05:00Z">
              <w:rPr>
                <w:rFonts w:ascii="Arial" w:hAnsi="Arial" w:cs="Arial"/>
                <w:color w:val="191919"/>
                <w:shd w:val="clear" w:color="auto" w:fill="FFFFFF"/>
              </w:rPr>
            </w:rPrChange>
          </w:rPr>
          <w:t>4.5</w:t>
        </w:r>
      </w:ins>
      <w:ins w:id="89" w:author="秦旭" w:date="2023-06-06T10:02:00Z">
        <w:r>
          <w:rPr>
            <w:rFonts w:hint="eastAsia" w:ascii="宋体" w:hAnsi="宋体" w:eastAsia="宋体" w:cs="Times New Roman"/>
            <w:color w:val="191919"/>
            <w:shd w:val="clear" w:color="auto" w:fill="FFFFFF"/>
            <w:rPrChange w:id="90" w:author="秦旭" w:date="2023-06-06T10:05:00Z">
              <w:rPr>
                <w:rFonts w:hint="eastAsia" w:ascii="Arial" w:hAnsi="Arial" w:cs="Arial"/>
                <w:color w:val="191919"/>
                <w:shd w:val="clear" w:color="auto" w:fill="FFFFFF"/>
              </w:rPr>
            </w:rPrChange>
          </w:rPr>
          <w:t>亿户家庭，</w:t>
        </w:r>
      </w:ins>
      <w:ins w:id="91" w:author="秦旭" w:date="2023-06-06T10:03:00Z">
        <w:r>
          <w:rPr>
            <w:rFonts w:ascii="宋体" w:hAnsi="宋体" w:eastAsia="宋体" w:cs="Times New Roman"/>
            <w:color w:val="191919"/>
            <w:shd w:val="clear" w:color="auto" w:fill="FFFFFF"/>
          </w:rPr>
          <w:t>全屋光宽带用户</w:t>
        </w:r>
      </w:ins>
      <w:ins w:id="92" w:author="秦旭" w:date="2023-06-06T10:03:00Z">
        <w:r>
          <w:rPr>
            <w:rFonts w:hint="eastAsia" w:ascii="宋体" w:hAnsi="宋体" w:eastAsia="宋体" w:cs="Times New Roman"/>
            <w:color w:val="191919"/>
            <w:shd w:val="clear" w:color="auto" w:fill="FFFFFF"/>
            <w:rPrChange w:id="93" w:author="秦旭" w:date="2023-06-06T10:05:00Z">
              <w:rPr>
                <w:rFonts w:hint="eastAsia" w:ascii="Arial" w:hAnsi="Arial" w:cs="Arial"/>
                <w:color w:val="191919"/>
                <w:shd w:val="clear" w:color="auto" w:fill="FFFFFF"/>
              </w:rPr>
            </w:rPrChange>
          </w:rPr>
          <w:t>突破</w:t>
        </w:r>
      </w:ins>
      <w:ins w:id="94" w:author="秦旭" w:date="2023-06-06T10:03:00Z">
        <w:r>
          <w:rPr>
            <w:rFonts w:ascii="宋体" w:hAnsi="宋体" w:eastAsia="宋体" w:cs="Times New Roman"/>
            <w:color w:val="191919"/>
            <w:shd w:val="clear" w:color="auto" w:fill="FFFFFF"/>
            <w:rPrChange w:id="95" w:author="秦旭" w:date="2023-06-06T10:05:00Z">
              <w:rPr>
                <w:rFonts w:ascii="Arial" w:hAnsi="Arial" w:cs="Arial"/>
                <w:color w:val="191919"/>
                <w:shd w:val="clear" w:color="auto" w:fill="FFFFFF"/>
              </w:rPr>
            </w:rPrChange>
          </w:rPr>
          <w:t>120</w:t>
        </w:r>
      </w:ins>
      <w:ins w:id="96" w:author="秦旭" w:date="2023-06-06T10:03:00Z">
        <w:r>
          <w:rPr>
            <w:rFonts w:hint="eastAsia" w:ascii="宋体" w:hAnsi="宋体" w:eastAsia="宋体" w:cs="Times New Roman"/>
            <w:color w:val="191919"/>
            <w:shd w:val="clear" w:color="auto" w:fill="FFFFFF"/>
            <w:rPrChange w:id="97" w:author="秦旭" w:date="2023-06-06T10:05:00Z">
              <w:rPr>
                <w:rFonts w:hint="eastAsia" w:ascii="Arial" w:hAnsi="Arial" w:cs="Arial"/>
                <w:color w:val="191919"/>
                <w:shd w:val="clear" w:color="auto" w:fill="FFFFFF"/>
              </w:rPr>
            </w:rPrChange>
          </w:rPr>
          <w:t>万，</w:t>
        </w:r>
      </w:ins>
      <w:ins w:id="98" w:author="秦旭" w:date="2023-06-06T10:03:00Z">
        <w:del w:id="99" w:author="USER" w:date="2023-06-06T15:35:22Z">
          <w:r>
            <w:rPr>
              <w:rFonts w:hint="eastAsia" w:ascii="宋体" w:hAnsi="宋体" w:eastAsia="宋体" w:cs="Times New Roman"/>
              <w:color w:val="191919"/>
              <w:shd w:val="clear" w:color="auto" w:fill="FFFFFF"/>
              <w:rPrChange w:id="100" w:author="秦旭" w:date="2023-06-06T10:05:00Z">
                <w:rPr>
                  <w:rFonts w:hint="eastAsia" w:ascii="Arial" w:hAnsi="Arial" w:cs="Arial"/>
                  <w:color w:val="191919"/>
                  <w:shd w:val="clear" w:color="auto" w:fill="FFFFFF"/>
                </w:rPr>
              </w:rPrChange>
            </w:rPr>
            <w:delText>并</w:delText>
          </w:r>
        </w:del>
      </w:ins>
      <w:ins w:id="103" w:author="秦旭" w:date="2023-06-06T10:03:00Z">
        <w:r>
          <w:rPr>
            <w:rFonts w:ascii="宋体" w:hAnsi="宋体" w:eastAsia="宋体" w:cs="Times New Roman"/>
            <w:color w:val="191919"/>
            <w:shd w:val="clear" w:color="auto" w:fill="FFFFFF"/>
          </w:rPr>
          <w:t>着力</w:t>
        </w:r>
      </w:ins>
      <w:ins w:id="104" w:author="秦旭" w:date="2023-06-06T10:08:00Z">
        <w:r>
          <w:rPr>
            <w:rFonts w:hint="eastAsia" w:ascii="宋体" w:hAnsi="宋体" w:eastAsia="宋体" w:cs="Times New Roman"/>
            <w:color w:val="191919"/>
            <w:shd w:val="clear" w:color="auto" w:fill="FFFFFF"/>
          </w:rPr>
          <w:t>提升城市</w:t>
        </w:r>
      </w:ins>
      <w:ins w:id="105" w:author="秦旭" w:date="2023-06-06T10:27:00Z">
        <w:r>
          <w:rPr>
            <w:rFonts w:hint="eastAsia" w:ascii="宋体" w:hAnsi="宋体" w:eastAsia="宋体" w:cs="Times New Roman"/>
            <w:color w:val="191919"/>
            <w:shd w:val="clear" w:color="auto" w:fill="FFFFFF"/>
          </w:rPr>
          <w:t>数字</w:t>
        </w:r>
      </w:ins>
      <w:ins w:id="106" w:author="秦旭" w:date="2023-06-06T10:23:00Z">
        <w:r>
          <w:rPr>
            <w:rFonts w:hint="eastAsia" w:ascii="宋体" w:hAnsi="宋体" w:eastAsia="宋体" w:cs="Times New Roman"/>
            <w:color w:val="191919"/>
            <w:shd w:val="clear" w:color="auto" w:fill="FFFFFF"/>
          </w:rPr>
          <w:t>化</w:t>
        </w:r>
      </w:ins>
      <w:ins w:id="107" w:author="秦旭" w:date="2023-06-06T10:08:00Z">
        <w:r>
          <w:rPr>
            <w:rFonts w:hint="eastAsia" w:ascii="宋体" w:hAnsi="宋体" w:eastAsia="宋体" w:cs="Times New Roman"/>
            <w:color w:val="191919"/>
            <w:shd w:val="clear" w:color="auto" w:fill="FFFFFF"/>
          </w:rPr>
          <w:t>治理能力。</w:t>
        </w:r>
      </w:ins>
      <w:ins w:id="108" w:author="秦旭" w:date="2023-06-06T10:14:00Z">
        <w:r>
          <w:rPr>
            <w:rFonts w:hint="eastAsia" w:ascii="宋体" w:hAnsi="宋体" w:eastAsia="宋体" w:cs="Times New Roman"/>
            <w:color w:val="191919"/>
            <w:shd w:val="clear" w:color="auto" w:fill="FFFFFF"/>
          </w:rPr>
          <w:t>中国广电以电视业务为本，以宽带业务为基，</w:t>
        </w:r>
      </w:ins>
      <w:ins w:id="109" w:author="秦旭" w:date="2023-06-06T10:15:00Z">
        <w:r>
          <w:rPr>
            <w:rFonts w:hint="eastAsia" w:ascii="宋体" w:hAnsi="宋体" w:eastAsia="宋体" w:cs="Times New Roman"/>
            <w:color w:val="191919"/>
            <w:shd w:val="clear" w:color="auto" w:fill="FFFFFF"/>
          </w:rPr>
          <w:t>推动骨干网</w:t>
        </w:r>
      </w:ins>
      <w:ins w:id="110" w:author="秦旭" w:date="2023-06-06T10:15:00Z">
        <w:del w:id="111" w:author="USER" w:date="2023-06-06T15:36:17Z">
          <w:r>
            <w:rPr>
              <w:rFonts w:hint="eastAsia" w:ascii="宋体" w:hAnsi="宋体" w:eastAsia="宋体" w:cs="Times New Roman"/>
              <w:color w:val="191919"/>
              <w:shd w:val="clear" w:color="auto" w:fill="FFFFFF"/>
            </w:rPr>
            <w:delText>升</w:delText>
          </w:r>
        </w:del>
      </w:ins>
      <w:ins w:id="112" w:author="秦旭" w:date="2023-06-06T10:15:00Z">
        <w:del w:id="113" w:author="USER" w:date="2023-06-06T15:36:16Z">
          <w:r>
            <w:rPr>
              <w:rFonts w:hint="eastAsia" w:ascii="宋体" w:hAnsi="宋体" w:eastAsia="宋体" w:cs="Times New Roman"/>
              <w:color w:val="191919"/>
              <w:shd w:val="clear" w:color="auto" w:fill="FFFFFF"/>
            </w:rPr>
            <w:delText>级改造</w:delText>
          </w:r>
        </w:del>
      </w:ins>
      <w:ins w:id="114" w:author="秦旭" w:date="2023-06-06T10:15:00Z">
        <w:r>
          <w:rPr>
            <w:rFonts w:hint="eastAsia" w:ascii="宋体" w:hAnsi="宋体" w:eastAsia="宋体" w:cs="Times New Roman"/>
            <w:color w:val="191919"/>
            <w:shd w:val="clear" w:color="auto" w:fill="FFFFFF"/>
          </w:rPr>
          <w:t>以及接入网升级改造</w:t>
        </w:r>
      </w:ins>
      <w:ins w:id="115" w:author="秦旭" w:date="2023-06-06T10:17:00Z">
        <w:r>
          <w:rPr>
            <w:rFonts w:hint="eastAsia" w:ascii="宋体" w:hAnsi="宋体" w:eastAsia="宋体" w:cs="Times New Roman"/>
            <w:color w:val="191919"/>
            <w:shd w:val="clear" w:color="auto" w:fill="FFFFFF"/>
          </w:rPr>
          <w:t>。</w:t>
        </w:r>
      </w:ins>
    </w:p>
    <w:p>
      <w:pPr>
        <w:spacing w:before="120" w:after="120" w:line="360" w:lineRule="auto"/>
        <w:ind w:firstLine="482" w:firstLineChars="20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</w:rPr>
        <w:t>第一，引入满足新兴需求的功能，构建</w:t>
      </w:r>
      <w:r>
        <w:rPr>
          <w:rFonts w:ascii="Times New Roman" w:hAnsi="Times New Roman" w:eastAsia="宋体" w:cs="Times New Roman"/>
          <w:b/>
        </w:rPr>
        <w:t>行业适配</w:t>
      </w:r>
      <w:r>
        <w:rPr>
          <w:rFonts w:hint="eastAsia" w:ascii="Times New Roman" w:hAnsi="Times New Roman" w:eastAsia="宋体" w:cs="Times New Roman"/>
          <w:b/>
        </w:rPr>
        <w:t>和</w:t>
      </w:r>
      <w:r>
        <w:rPr>
          <w:rFonts w:ascii="Times New Roman" w:hAnsi="Times New Roman" w:eastAsia="宋体" w:cs="Times New Roman"/>
          <w:b/>
        </w:rPr>
        <w:t>场景适配</w:t>
      </w:r>
      <w:r>
        <w:rPr>
          <w:rFonts w:hint="eastAsia" w:ascii="Times New Roman" w:hAnsi="Times New Roman" w:eastAsia="宋体" w:cs="Times New Roman"/>
          <w:b/>
        </w:rPr>
        <w:t>的千兆光网</w:t>
      </w:r>
      <w:r>
        <w:rPr>
          <w:rFonts w:ascii="Times New Roman" w:hAnsi="Times New Roman" w:eastAsia="宋体" w:cs="Times New Roman"/>
          <w:b/>
        </w:rPr>
        <w:t>。</w:t>
      </w:r>
      <w:r>
        <w:rPr>
          <w:rFonts w:hint="eastAsia" w:ascii="Times New Roman" w:hAnsi="Times New Roman" w:eastAsia="宋体" w:cs="Times New Roman"/>
        </w:rPr>
        <w:t>一方面，千兆光网在不同的行业应用场景中存在一定的需求差异。针对不同应用场景，需</w:t>
      </w:r>
      <w:r>
        <w:rPr>
          <w:rFonts w:ascii="Times New Roman" w:hAnsi="Times New Roman" w:eastAsia="宋体" w:cs="Times New Roman"/>
        </w:rPr>
        <w:t>结合</w:t>
      </w:r>
      <w:r>
        <w:rPr>
          <w:rFonts w:hint="eastAsia" w:ascii="Times New Roman" w:hAnsi="Times New Roman" w:eastAsia="宋体" w:cs="Times New Roman"/>
        </w:rPr>
        <w:t>不同</w:t>
      </w:r>
      <w:r>
        <w:rPr>
          <w:rFonts w:ascii="Times New Roman" w:hAnsi="Times New Roman" w:eastAsia="宋体" w:cs="Times New Roman"/>
        </w:rPr>
        <w:t>场景的</w:t>
      </w:r>
      <w:r>
        <w:rPr>
          <w:rFonts w:hint="eastAsia" w:ascii="Times New Roman" w:hAnsi="Times New Roman" w:eastAsia="宋体" w:cs="Times New Roman"/>
        </w:rPr>
        <w:t>业务隔离、加密传输、可视化管理等需求，提高</w:t>
      </w:r>
      <w:r>
        <w:rPr>
          <w:rFonts w:ascii="Times New Roman" w:hAnsi="Times New Roman" w:eastAsia="宋体" w:cs="Times New Roman"/>
        </w:rPr>
        <w:t>差异化</w:t>
      </w:r>
      <w:r>
        <w:rPr>
          <w:rFonts w:hint="eastAsia" w:ascii="Times New Roman" w:hAnsi="Times New Roman" w:eastAsia="宋体" w:cs="Times New Roman"/>
        </w:rPr>
        <w:t>、个性化组网设计能力，结合边缘计算、云、A</w:t>
      </w:r>
      <w:r>
        <w:rPr>
          <w:rFonts w:ascii="Times New Roman" w:hAnsi="Times New Roman" w:eastAsia="宋体" w:cs="Times New Roman"/>
        </w:rPr>
        <w:t>I</w:t>
      </w:r>
      <w:r>
        <w:rPr>
          <w:rFonts w:hint="eastAsia" w:ascii="Times New Roman" w:hAnsi="Times New Roman" w:eastAsia="宋体" w:cs="Times New Roman"/>
        </w:rPr>
        <w:t>、5</w:t>
      </w:r>
      <w:r>
        <w:rPr>
          <w:rFonts w:ascii="Times New Roman" w:hAnsi="Times New Roman" w:eastAsia="宋体" w:cs="Times New Roman"/>
        </w:rPr>
        <w:t>G</w:t>
      </w:r>
      <w:r>
        <w:rPr>
          <w:rFonts w:hint="eastAsia" w:ascii="Times New Roman" w:hAnsi="Times New Roman" w:eastAsia="宋体" w:cs="Times New Roman"/>
        </w:rPr>
        <w:t>等技术实现弹性可靠的网络承载</w:t>
      </w:r>
      <w:r>
        <w:rPr>
          <w:rFonts w:ascii="Times New Roman" w:hAnsi="Times New Roman" w:eastAsia="宋体" w:cs="Times New Roman"/>
        </w:rPr>
        <w:t>。</w:t>
      </w:r>
      <w:r>
        <w:rPr>
          <w:rFonts w:hint="eastAsia" w:ascii="Times New Roman" w:hAnsi="Times New Roman" w:eastAsia="宋体" w:cs="Times New Roman"/>
        </w:rPr>
        <w:t>另一方面，千兆光网的部分行业应用场景较为类似或标准化程度相对较高。针对类似场景，需提炼出</w:t>
      </w:r>
      <w:r>
        <w:rPr>
          <w:rFonts w:ascii="Times New Roman" w:hAnsi="Times New Roman" w:eastAsia="宋体" w:cs="Times New Roman"/>
        </w:rPr>
        <w:t>可规模复制</w:t>
      </w:r>
      <w:r>
        <w:rPr>
          <w:rFonts w:hint="eastAsia" w:ascii="Times New Roman" w:hAnsi="Times New Roman" w:eastAsia="宋体" w:cs="Times New Roman"/>
        </w:rPr>
        <w:t>、可标准化的组网设计方案，构建平台化网络管理入口，数字化赋能网络运维。</w:t>
      </w:r>
    </w:p>
    <w:p>
      <w:pPr>
        <w:spacing w:before="120" w:after="120" w:line="360" w:lineRule="auto"/>
        <w:ind w:firstLine="482" w:firstLineChars="200"/>
        <w:rPr>
          <w:rFonts w:ascii="Times New Roman" w:hAnsi="Times New Roman" w:eastAsia="宋体" w:cs="Times New Roman"/>
          <w:b/>
        </w:rPr>
      </w:pPr>
      <w:r>
        <w:rPr>
          <w:rFonts w:hint="eastAsia" w:ascii="Times New Roman" w:hAnsi="Times New Roman" w:eastAsia="宋体" w:cs="Times New Roman"/>
          <w:b/>
        </w:rPr>
        <w:t>第二，千兆光网助力</w:t>
      </w:r>
      <w:r>
        <w:rPr>
          <w:rFonts w:ascii="Times New Roman" w:hAnsi="Times New Roman" w:eastAsia="宋体" w:cs="Times New Roman"/>
          <w:b/>
        </w:rPr>
        <w:t>智慧城市建设逐渐走向实时控制，需建立以数据作为新生产要素的长效运营机制。</w:t>
      </w:r>
      <w:r>
        <w:rPr>
          <w:rFonts w:hint="eastAsia" w:ascii="Times New Roman" w:hAnsi="Times New Roman" w:eastAsia="宋体" w:cs="Times New Roman"/>
        </w:rPr>
        <w:t>智慧城市建设需要基于数据形成由物联到智联的演进，实现经济社会发展质量和治理服务水平的提升。在此过程中，电信运营商需同政府、企业等共同建设数据流通、开放与共享的制度及标准，兼顾数据隐私安全保护，形成“</w:t>
      </w:r>
      <w:r>
        <w:rPr>
          <w:rFonts w:ascii="Times New Roman" w:hAnsi="Times New Roman" w:eastAsia="宋体" w:cs="Times New Roman"/>
        </w:rPr>
        <w:t>政府引导、企业主导、本地运营、生态繁荣</w:t>
      </w:r>
      <w:r>
        <w:rPr>
          <w:rFonts w:hint="eastAsia" w:ascii="Times New Roman" w:hAnsi="Times New Roman" w:eastAsia="宋体" w:cs="Times New Roman"/>
        </w:rPr>
        <w:t>”</w:t>
      </w:r>
      <w:r>
        <w:rPr>
          <w:rFonts w:ascii="Times New Roman" w:hAnsi="Times New Roman" w:eastAsia="宋体" w:cs="Times New Roman"/>
        </w:rPr>
        <w:t>的范式，</w:t>
      </w:r>
      <w:r>
        <w:rPr>
          <w:rFonts w:hint="eastAsia" w:ascii="Times New Roman" w:hAnsi="Times New Roman" w:eastAsia="宋体" w:cs="Times New Roman"/>
        </w:rPr>
        <w:t>促进数据要素与其他生产要素的融合发展，助力智慧城市</w:t>
      </w:r>
      <w:r>
        <w:rPr>
          <w:rFonts w:ascii="Times New Roman" w:hAnsi="Times New Roman" w:eastAsia="宋体" w:cs="Times New Roman"/>
        </w:rPr>
        <w:t>发展</w:t>
      </w:r>
      <w:r>
        <w:rPr>
          <w:rFonts w:hint="eastAsia" w:ascii="Times New Roman" w:hAnsi="Times New Roman" w:eastAsia="宋体" w:cs="Times New Roman"/>
        </w:rPr>
        <w:t>建设</w:t>
      </w:r>
      <w:r>
        <w:rPr>
          <w:rFonts w:ascii="Times New Roman" w:hAnsi="Times New Roman" w:eastAsia="宋体" w:cs="Times New Roman"/>
        </w:rPr>
        <w:t>。</w:t>
      </w:r>
    </w:p>
    <w:p>
      <w:pPr>
        <w:spacing w:before="120" w:after="120" w:line="360" w:lineRule="auto"/>
        <w:ind w:firstLine="482" w:firstLineChars="200"/>
        <w:rPr>
          <w:rFonts w:ascii="Times New Roman" w:hAnsi="Times New Roman" w:eastAsia="宋体" w:cs="Times New Roman"/>
          <w:szCs w:val="18"/>
        </w:rPr>
      </w:pPr>
      <w:r>
        <w:rPr>
          <w:rFonts w:hint="eastAsia" w:ascii="Times New Roman" w:hAnsi="Times New Roman" w:eastAsia="宋体" w:cs="Times New Roman"/>
          <w:b/>
          <w:szCs w:val="18"/>
        </w:rPr>
        <w:t>第三，</w:t>
      </w:r>
      <w:r>
        <w:rPr>
          <w:rFonts w:ascii="Times New Roman" w:hAnsi="Times New Roman" w:eastAsia="宋体" w:cs="Times New Roman"/>
          <w:b/>
          <w:szCs w:val="18"/>
        </w:rPr>
        <w:t>实现智慧家庭业务全</w:t>
      </w:r>
      <w:r>
        <w:rPr>
          <w:rFonts w:hint="eastAsia" w:ascii="Times New Roman" w:hAnsi="Times New Roman" w:eastAsia="宋体" w:cs="Times New Roman"/>
          <w:b/>
          <w:szCs w:val="18"/>
        </w:rPr>
        <w:t>面</w:t>
      </w:r>
      <w:r>
        <w:rPr>
          <w:rFonts w:ascii="Times New Roman" w:hAnsi="Times New Roman" w:eastAsia="宋体" w:cs="Times New Roman"/>
          <w:b/>
          <w:szCs w:val="18"/>
        </w:rPr>
        <w:t>转型，从单一网络连接业务转向云网共同构建的平台型业务。</w:t>
      </w:r>
      <w:r>
        <w:rPr>
          <w:rFonts w:ascii="Times New Roman" w:hAnsi="Times New Roman" w:eastAsia="宋体" w:cs="Times New Roman"/>
          <w:szCs w:val="18"/>
        </w:rPr>
        <w:t>运营商应不断深化智慧家庭相关技术，强化智能连接、智能感知、智能决策、智能交互、数据安全等方面技术创新与应用能力，重点布局平台化应用与开放能力服务</w:t>
      </w:r>
      <w:ins w:id="116" w:author="USER" w:date="2023-06-06T15:39:15Z">
        <w:r>
          <w:rPr>
            <w:rFonts w:hint="eastAsia" w:ascii="Times New Roman" w:hAnsi="Times New Roman" w:eastAsia="宋体" w:cs="Times New Roman"/>
            <w:szCs w:val="18"/>
            <w:lang w:eastAsia="zh-CN"/>
          </w:rPr>
          <w:t>，</w:t>
        </w:r>
      </w:ins>
      <w:del w:id="117" w:author="USER" w:date="2023-06-06T15:39:13Z">
        <w:r>
          <w:rPr>
            <w:rFonts w:ascii="Times New Roman" w:hAnsi="Times New Roman" w:eastAsia="宋体" w:cs="Times New Roman"/>
            <w:szCs w:val="18"/>
          </w:rPr>
          <w:delText>。</w:delText>
        </w:r>
      </w:del>
      <w:del w:id="118" w:author="USER" w:date="2023-06-06T15:38:55Z">
        <w:r>
          <w:rPr>
            <w:rFonts w:hint="eastAsia" w:ascii="Times New Roman" w:hAnsi="Times New Roman" w:eastAsia="宋体" w:cs="Times New Roman"/>
            <w:szCs w:val="18"/>
          </w:rPr>
          <w:delText>这</w:delText>
        </w:r>
      </w:del>
      <w:del w:id="119" w:author="USER" w:date="2023-06-06T15:38:54Z">
        <w:r>
          <w:rPr>
            <w:rFonts w:hint="eastAsia" w:ascii="Times New Roman" w:hAnsi="Times New Roman" w:eastAsia="宋体" w:cs="Times New Roman"/>
            <w:szCs w:val="18"/>
          </w:rPr>
          <w:delText>将</w:delText>
        </w:r>
      </w:del>
      <w:r>
        <w:rPr>
          <w:rFonts w:ascii="Times New Roman" w:hAnsi="Times New Roman" w:eastAsia="宋体" w:cs="Times New Roman"/>
          <w:szCs w:val="18"/>
        </w:rPr>
        <w:t>推动智慧家庭业务由单一宽带通信管道</w:t>
      </w:r>
      <w:r>
        <w:rPr>
          <w:rFonts w:hint="eastAsia" w:ascii="Times New Roman" w:hAnsi="Times New Roman" w:eastAsia="宋体" w:cs="Times New Roman"/>
          <w:szCs w:val="18"/>
        </w:rPr>
        <w:t>运营</w:t>
      </w:r>
      <w:r>
        <w:rPr>
          <w:rFonts w:ascii="Times New Roman" w:hAnsi="Times New Roman" w:eastAsia="宋体" w:cs="Times New Roman"/>
          <w:szCs w:val="18"/>
        </w:rPr>
        <w:t>模式，全面转向由云网共同构建的数字化，智能化、生态化</w:t>
      </w:r>
      <w:r>
        <w:rPr>
          <w:rFonts w:hint="eastAsia" w:ascii="Times New Roman" w:hAnsi="Times New Roman" w:eastAsia="宋体" w:cs="Times New Roman"/>
          <w:szCs w:val="18"/>
        </w:rPr>
        <w:t>的</w:t>
      </w:r>
      <w:r>
        <w:rPr>
          <w:rFonts w:ascii="Times New Roman" w:hAnsi="Times New Roman" w:eastAsia="宋体" w:cs="Times New Roman"/>
          <w:szCs w:val="18"/>
        </w:rPr>
        <w:t>平台</w:t>
      </w:r>
      <w:r>
        <w:rPr>
          <w:rFonts w:hint="eastAsia" w:ascii="Times New Roman" w:hAnsi="Times New Roman" w:eastAsia="宋体" w:cs="Times New Roman"/>
          <w:szCs w:val="18"/>
        </w:rPr>
        <w:t>化</w:t>
      </w:r>
      <w:r>
        <w:rPr>
          <w:rFonts w:ascii="Times New Roman" w:hAnsi="Times New Roman" w:eastAsia="宋体" w:cs="Times New Roman"/>
          <w:szCs w:val="18"/>
        </w:rPr>
        <w:t>体系</w:t>
      </w:r>
      <w:r>
        <w:rPr>
          <w:rFonts w:hint="eastAsia" w:ascii="Times New Roman" w:hAnsi="Times New Roman" w:eastAsia="宋体" w:cs="Times New Roman"/>
          <w:szCs w:val="18"/>
        </w:rPr>
        <w:t>运营</w:t>
      </w:r>
      <w:r>
        <w:rPr>
          <w:rFonts w:ascii="Times New Roman" w:hAnsi="Times New Roman" w:eastAsia="宋体" w:cs="Times New Roman"/>
          <w:szCs w:val="18"/>
        </w:rPr>
        <w:t>模式</w:t>
      </w:r>
      <w:r>
        <w:rPr>
          <w:rFonts w:hint="eastAsia" w:ascii="Times New Roman" w:hAnsi="Times New Roman" w:eastAsia="宋体" w:cs="Times New Roman"/>
          <w:szCs w:val="18"/>
        </w:rPr>
        <w:t>。运营商可</w:t>
      </w:r>
      <w:r>
        <w:rPr>
          <w:rFonts w:ascii="Times New Roman" w:hAnsi="Times New Roman" w:eastAsia="宋体" w:cs="Times New Roman"/>
          <w:szCs w:val="18"/>
        </w:rPr>
        <w:t>通过构建智慧家庭信息化解决方案，为用户塑造</w:t>
      </w:r>
      <w:r>
        <w:rPr>
          <w:rFonts w:hint="eastAsia" w:ascii="Times New Roman" w:hAnsi="Times New Roman" w:eastAsia="宋体" w:cs="Times New Roman"/>
          <w:szCs w:val="18"/>
        </w:rPr>
        <w:t>“</w:t>
      </w:r>
      <w:r>
        <w:rPr>
          <w:rFonts w:ascii="Times New Roman" w:hAnsi="Times New Roman" w:eastAsia="宋体" w:cs="Times New Roman"/>
          <w:szCs w:val="18"/>
        </w:rPr>
        <w:t>人-家-设备-场景-平台</w:t>
      </w:r>
      <w:r>
        <w:rPr>
          <w:rFonts w:hint="eastAsia" w:ascii="Times New Roman" w:hAnsi="Times New Roman" w:eastAsia="宋体" w:cs="Times New Roman"/>
          <w:szCs w:val="18"/>
        </w:rPr>
        <w:t>”的</w:t>
      </w:r>
      <w:r>
        <w:rPr>
          <w:rFonts w:ascii="Times New Roman" w:hAnsi="Times New Roman" w:eastAsia="宋体" w:cs="Times New Roman"/>
          <w:szCs w:val="18"/>
        </w:rPr>
        <w:t>全链路无感交互的智慧家庭</w:t>
      </w:r>
      <w:r>
        <w:rPr>
          <w:rFonts w:hint="eastAsia" w:ascii="Times New Roman" w:hAnsi="Times New Roman" w:eastAsia="宋体" w:cs="Times New Roman"/>
          <w:szCs w:val="18"/>
        </w:rPr>
        <w:t>新</w:t>
      </w:r>
      <w:r>
        <w:rPr>
          <w:rFonts w:ascii="Times New Roman" w:hAnsi="Times New Roman" w:eastAsia="宋体" w:cs="Times New Roman"/>
          <w:szCs w:val="18"/>
        </w:rPr>
        <w:t>体验。</w:t>
      </w:r>
    </w:p>
    <w:p>
      <w:pPr>
        <w:spacing w:before="120" w:after="120" w:line="360" w:lineRule="auto"/>
        <w:ind w:firstLine="482" w:firstLineChars="200"/>
        <w:rPr>
          <w:rFonts w:ascii="Times New Roman" w:hAnsi="Times New Roman" w:eastAsia="宋体" w:cs="Times New Roman"/>
          <w:szCs w:val="18"/>
        </w:rPr>
      </w:pPr>
      <w:r>
        <w:rPr>
          <w:rFonts w:hint="eastAsia" w:ascii="Times New Roman" w:hAnsi="Times New Roman" w:eastAsia="宋体" w:cs="Times New Roman"/>
          <w:b/>
          <w:szCs w:val="18"/>
        </w:rPr>
        <w:t>第四，</w:t>
      </w:r>
      <w:r>
        <w:rPr>
          <w:rFonts w:ascii="Times New Roman" w:hAnsi="Times New Roman" w:eastAsia="宋体" w:cs="Times New Roman"/>
          <w:b/>
          <w:szCs w:val="18"/>
        </w:rPr>
        <w:t>构建开放生态</w:t>
      </w:r>
      <w:r>
        <w:rPr>
          <w:rFonts w:hint="eastAsia" w:ascii="Times New Roman" w:hAnsi="Times New Roman" w:eastAsia="宋体" w:cs="Times New Roman"/>
          <w:b/>
          <w:szCs w:val="18"/>
        </w:rPr>
        <w:t>、</w:t>
      </w:r>
      <w:r>
        <w:rPr>
          <w:rFonts w:ascii="Times New Roman" w:hAnsi="Times New Roman" w:eastAsia="宋体" w:cs="Times New Roman"/>
          <w:b/>
          <w:szCs w:val="18"/>
        </w:rPr>
        <w:t>协同发展</w:t>
      </w:r>
      <w:r>
        <w:rPr>
          <w:rFonts w:hint="eastAsia" w:ascii="Times New Roman" w:hAnsi="Times New Roman" w:eastAsia="宋体" w:cs="Times New Roman"/>
          <w:b/>
          <w:szCs w:val="18"/>
        </w:rPr>
        <w:t>的</w:t>
      </w:r>
      <w:r>
        <w:rPr>
          <w:rFonts w:ascii="Times New Roman" w:hAnsi="Times New Roman" w:eastAsia="宋体" w:cs="Times New Roman"/>
          <w:b/>
          <w:szCs w:val="18"/>
        </w:rPr>
        <w:t>新格局</w:t>
      </w:r>
      <w:r>
        <w:rPr>
          <w:rFonts w:ascii="Times New Roman" w:hAnsi="Times New Roman" w:eastAsia="宋体" w:cs="Times New Roman"/>
          <w:b/>
        </w:rPr>
        <w:t>，通过合作进一步推动</w:t>
      </w:r>
      <w:r>
        <w:rPr>
          <w:rFonts w:ascii="Times New Roman" w:hAnsi="Times New Roman" w:eastAsia="宋体" w:cs="Times New Roman"/>
          <w:b/>
          <w:szCs w:val="18"/>
        </w:rPr>
        <w:t>触点共用、协同发展。</w:t>
      </w:r>
      <w:r>
        <w:rPr>
          <w:rFonts w:ascii="Times New Roman" w:hAnsi="Times New Roman" w:eastAsia="宋体" w:cs="Times New Roman"/>
          <w:szCs w:val="18"/>
        </w:rPr>
        <w:t>运营商可以借力FTTR千兆全光数字家庭底座优势，以千兆宽带、千兆Wi-Fi作为引领，不断延伸智慧家庭业务</w:t>
      </w:r>
      <w:r>
        <w:rPr>
          <w:rFonts w:hint="eastAsia" w:ascii="Times New Roman" w:hAnsi="Times New Roman" w:eastAsia="宋体" w:cs="Times New Roman"/>
          <w:szCs w:val="18"/>
        </w:rPr>
        <w:t>的</w:t>
      </w:r>
      <w:r>
        <w:rPr>
          <w:rFonts w:ascii="Times New Roman" w:hAnsi="Times New Roman" w:eastAsia="宋体" w:cs="Times New Roman"/>
          <w:szCs w:val="18"/>
        </w:rPr>
        <w:t>产</w:t>
      </w:r>
      <w:r>
        <w:rPr>
          <w:rFonts w:hint="eastAsia" w:ascii="Times New Roman" w:hAnsi="Times New Roman" w:eastAsia="宋体" w:cs="Times New Roman"/>
          <w:szCs w:val="18"/>
        </w:rPr>
        <w:t>品</w:t>
      </w:r>
      <w:r>
        <w:rPr>
          <w:rFonts w:ascii="Times New Roman" w:hAnsi="Times New Roman" w:eastAsia="宋体" w:cs="Times New Roman"/>
          <w:szCs w:val="18"/>
        </w:rPr>
        <w:t>链条。</w:t>
      </w:r>
      <w:del w:id="120" w:author="USER" w:date="2023-06-06T15:39:58Z">
        <w:bookmarkStart w:id="0" w:name="_GoBack"/>
        <w:bookmarkEnd w:id="0"/>
        <w:r>
          <w:rPr>
            <w:rFonts w:ascii="Times New Roman" w:hAnsi="Times New Roman" w:eastAsia="宋体" w:cs="Times New Roman"/>
            <w:szCs w:val="18"/>
          </w:rPr>
          <w:delText>运营</w:delText>
        </w:r>
      </w:del>
      <w:del w:id="121" w:author="USER" w:date="2023-06-06T15:39:57Z">
        <w:r>
          <w:rPr>
            <w:rFonts w:ascii="Times New Roman" w:hAnsi="Times New Roman" w:eastAsia="宋体" w:cs="Times New Roman"/>
            <w:szCs w:val="18"/>
          </w:rPr>
          <w:delText>商可以</w:delText>
        </w:r>
      </w:del>
      <w:r>
        <w:rPr>
          <w:rFonts w:ascii="Times New Roman" w:hAnsi="Times New Roman" w:eastAsia="宋体" w:cs="Times New Roman"/>
          <w:szCs w:val="18"/>
        </w:rPr>
        <w:t>基于用户需求</w:t>
      </w:r>
      <w:r>
        <w:rPr>
          <w:rFonts w:hint="eastAsia" w:ascii="Times New Roman" w:hAnsi="Times New Roman" w:eastAsia="宋体" w:cs="Times New Roman"/>
          <w:szCs w:val="18"/>
        </w:rPr>
        <w:t>，</w:t>
      </w:r>
      <w:r>
        <w:rPr>
          <w:rFonts w:ascii="Times New Roman" w:hAnsi="Times New Roman" w:eastAsia="宋体" w:cs="Times New Roman"/>
          <w:szCs w:val="18"/>
        </w:rPr>
        <w:t>联合产业生态合作伙伴</w:t>
      </w:r>
      <w:r>
        <w:rPr>
          <w:rFonts w:hint="eastAsia" w:ascii="Times New Roman" w:hAnsi="Times New Roman" w:eastAsia="宋体" w:cs="Times New Roman"/>
          <w:szCs w:val="18"/>
        </w:rPr>
        <w:t>拓展千兆场景，提升数字家庭生活体验。通过</w:t>
      </w:r>
      <w:r>
        <w:rPr>
          <w:rFonts w:ascii="Times New Roman" w:hAnsi="Times New Roman" w:eastAsia="宋体" w:cs="Times New Roman"/>
          <w:szCs w:val="18"/>
        </w:rPr>
        <w:t>探索终端合作、服务合作等新型运营体系，赋能多种硬件形态、软件应用</w:t>
      </w:r>
      <w:r>
        <w:rPr>
          <w:rFonts w:hint="eastAsia" w:ascii="Times New Roman" w:hAnsi="Times New Roman" w:eastAsia="宋体" w:cs="Times New Roman"/>
          <w:szCs w:val="18"/>
        </w:rPr>
        <w:t>，进一步</w:t>
      </w:r>
      <w:r>
        <w:rPr>
          <w:rFonts w:ascii="Times New Roman" w:hAnsi="Times New Roman" w:eastAsia="宋体" w:cs="Times New Roman"/>
          <w:szCs w:val="18"/>
        </w:rPr>
        <w:t>搭建一体化智联平台</w:t>
      </w:r>
      <w:r>
        <w:rPr>
          <w:rFonts w:hint="eastAsia" w:ascii="Times New Roman" w:hAnsi="Times New Roman" w:eastAsia="宋体" w:cs="Times New Roman"/>
          <w:szCs w:val="18"/>
        </w:rPr>
        <w:t>。在此基础上，营</w:t>
      </w:r>
      <w:r>
        <w:rPr>
          <w:rFonts w:ascii="Times New Roman" w:hAnsi="Times New Roman" w:eastAsia="宋体" w:cs="Times New Roman"/>
          <w:szCs w:val="18"/>
        </w:rPr>
        <w:t>造聚焦养老健康、家庭教育、全屋智能、云电脑等新兴应用场景</w:t>
      </w:r>
      <w:r>
        <w:rPr>
          <w:rFonts w:hint="eastAsia" w:ascii="Times New Roman" w:hAnsi="Times New Roman" w:eastAsia="宋体" w:cs="Times New Roman"/>
          <w:szCs w:val="18"/>
        </w:rPr>
        <w:t>的</w:t>
      </w:r>
      <w:r>
        <w:rPr>
          <w:rFonts w:ascii="Times New Roman" w:hAnsi="Times New Roman" w:eastAsia="宋体" w:cs="Times New Roman"/>
          <w:szCs w:val="18"/>
        </w:rPr>
        <w:t>一体化智慧家庭全场景生态，共同打造覆盖</w:t>
      </w:r>
      <w:r>
        <w:rPr>
          <w:rFonts w:hint="eastAsia" w:ascii="Times New Roman" w:hAnsi="Times New Roman" w:eastAsia="宋体" w:cs="Times New Roman"/>
          <w:szCs w:val="18"/>
        </w:rPr>
        <w:t>全</w:t>
      </w:r>
      <w:r>
        <w:rPr>
          <w:rFonts w:ascii="Times New Roman" w:hAnsi="Times New Roman" w:eastAsia="宋体" w:cs="Times New Roman"/>
          <w:szCs w:val="18"/>
        </w:rPr>
        <w:t>场景的明星智家应用产品组合</w:t>
      </w:r>
      <w:r>
        <w:rPr>
          <w:rFonts w:hint="eastAsia" w:ascii="Times New Roman" w:hAnsi="Times New Roman" w:eastAsia="宋体" w:cs="Times New Roman"/>
          <w:szCs w:val="18"/>
        </w:rPr>
        <w:t>，并</w:t>
      </w:r>
      <w:r>
        <w:rPr>
          <w:rFonts w:ascii="Times New Roman" w:hAnsi="Times New Roman" w:eastAsia="宋体" w:cs="Times New Roman"/>
          <w:szCs w:val="18"/>
        </w:rPr>
        <w:t>不断提升智慧家庭的融合运营能力。</w:t>
      </w:r>
    </w:p>
    <w:p>
      <w:pPr>
        <w:spacing w:before="120" w:after="120" w:line="360" w:lineRule="auto"/>
        <w:rPr>
          <w:rFonts w:ascii="Times New Roman" w:hAnsi="Times New Roman" w:eastAsia="宋体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秦旭">
    <w15:presenceInfo w15:providerId="None" w15:userId="秦旭"/>
  </w15:person>
  <w15:person w15:author="USER">
    <w15:presenceInfo w15:providerId="WPS Office" w15:userId="41689744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FlYzI2ODE4ZDk3MDMyZjEyZTk1ZThmZTA4MTNmNWMifQ=="/>
  </w:docVars>
  <w:rsids>
    <w:rsidRoot w:val="00ED3A99"/>
    <w:rsid w:val="00004862"/>
    <w:rsid w:val="00007E0B"/>
    <w:rsid w:val="0002712E"/>
    <w:rsid w:val="000307C6"/>
    <w:rsid w:val="000405D6"/>
    <w:rsid w:val="00062576"/>
    <w:rsid w:val="000666E5"/>
    <w:rsid w:val="0007698E"/>
    <w:rsid w:val="000B19C8"/>
    <w:rsid w:val="000F76B5"/>
    <w:rsid w:val="00107548"/>
    <w:rsid w:val="0014362D"/>
    <w:rsid w:val="00146C88"/>
    <w:rsid w:val="00150C78"/>
    <w:rsid w:val="0016088A"/>
    <w:rsid w:val="00162E60"/>
    <w:rsid w:val="001654FC"/>
    <w:rsid w:val="00171044"/>
    <w:rsid w:val="001835A7"/>
    <w:rsid w:val="001D3507"/>
    <w:rsid w:val="001D4D72"/>
    <w:rsid w:val="001D5523"/>
    <w:rsid w:val="001F026B"/>
    <w:rsid w:val="001F4664"/>
    <w:rsid w:val="00200FF9"/>
    <w:rsid w:val="002012D0"/>
    <w:rsid w:val="002027B9"/>
    <w:rsid w:val="002145E5"/>
    <w:rsid w:val="0022634F"/>
    <w:rsid w:val="002278F2"/>
    <w:rsid w:val="002514E2"/>
    <w:rsid w:val="002924EA"/>
    <w:rsid w:val="002A037A"/>
    <w:rsid w:val="002A4755"/>
    <w:rsid w:val="002A6150"/>
    <w:rsid w:val="002E4BE9"/>
    <w:rsid w:val="002F3721"/>
    <w:rsid w:val="0030079B"/>
    <w:rsid w:val="0030586E"/>
    <w:rsid w:val="0031241C"/>
    <w:rsid w:val="00343FF0"/>
    <w:rsid w:val="0036374A"/>
    <w:rsid w:val="0037102C"/>
    <w:rsid w:val="00387CF5"/>
    <w:rsid w:val="00394577"/>
    <w:rsid w:val="00397A72"/>
    <w:rsid w:val="003A1392"/>
    <w:rsid w:val="003A38EB"/>
    <w:rsid w:val="003B41F0"/>
    <w:rsid w:val="003B605B"/>
    <w:rsid w:val="003C34BA"/>
    <w:rsid w:val="003D101D"/>
    <w:rsid w:val="003E23C7"/>
    <w:rsid w:val="003E5067"/>
    <w:rsid w:val="003E67EC"/>
    <w:rsid w:val="00401E61"/>
    <w:rsid w:val="004054A6"/>
    <w:rsid w:val="00405C8C"/>
    <w:rsid w:val="00440EE8"/>
    <w:rsid w:val="0046180C"/>
    <w:rsid w:val="00480648"/>
    <w:rsid w:val="0049417A"/>
    <w:rsid w:val="004A734D"/>
    <w:rsid w:val="004B471C"/>
    <w:rsid w:val="004D1963"/>
    <w:rsid w:val="004F30F5"/>
    <w:rsid w:val="005119B9"/>
    <w:rsid w:val="00512F0B"/>
    <w:rsid w:val="005159D6"/>
    <w:rsid w:val="00523538"/>
    <w:rsid w:val="00534405"/>
    <w:rsid w:val="005469DB"/>
    <w:rsid w:val="0055505C"/>
    <w:rsid w:val="005957C2"/>
    <w:rsid w:val="005B458D"/>
    <w:rsid w:val="005C4E89"/>
    <w:rsid w:val="005C6E56"/>
    <w:rsid w:val="005E1A89"/>
    <w:rsid w:val="005E4823"/>
    <w:rsid w:val="005E727E"/>
    <w:rsid w:val="005F369D"/>
    <w:rsid w:val="006072B1"/>
    <w:rsid w:val="00616E05"/>
    <w:rsid w:val="00617227"/>
    <w:rsid w:val="00636630"/>
    <w:rsid w:val="006407E0"/>
    <w:rsid w:val="0064475C"/>
    <w:rsid w:val="0066138D"/>
    <w:rsid w:val="00691BD6"/>
    <w:rsid w:val="006C2BB3"/>
    <w:rsid w:val="006C52FF"/>
    <w:rsid w:val="006D7435"/>
    <w:rsid w:val="006F2BC5"/>
    <w:rsid w:val="006F4C3E"/>
    <w:rsid w:val="006F7806"/>
    <w:rsid w:val="00711A40"/>
    <w:rsid w:val="0072494F"/>
    <w:rsid w:val="0073520F"/>
    <w:rsid w:val="00735630"/>
    <w:rsid w:val="00761DD7"/>
    <w:rsid w:val="00766713"/>
    <w:rsid w:val="00781400"/>
    <w:rsid w:val="00792046"/>
    <w:rsid w:val="0079240A"/>
    <w:rsid w:val="0079323A"/>
    <w:rsid w:val="00793778"/>
    <w:rsid w:val="007A2313"/>
    <w:rsid w:val="007B7796"/>
    <w:rsid w:val="007D6DB8"/>
    <w:rsid w:val="007D77E5"/>
    <w:rsid w:val="007E611A"/>
    <w:rsid w:val="0081662F"/>
    <w:rsid w:val="00817607"/>
    <w:rsid w:val="00837EF8"/>
    <w:rsid w:val="008452DF"/>
    <w:rsid w:val="00846270"/>
    <w:rsid w:val="008604EF"/>
    <w:rsid w:val="00861127"/>
    <w:rsid w:val="00874043"/>
    <w:rsid w:val="00890A68"/>
    <w:rsid w:val="0089432D"/>
    <w:rsid w:val="00895A54"/>
    <w:rsid w:val="008A6D73"/>
    <w:rsid w:val="008D7D87"/>
    <w:rsid w:val="008E2710"/>
    <w:rsid w:val="00903973"/>
    <w:rsid w:val="009100A8"/>
    <w:rsid w:val="00917A6C"/>
    <w:rsid w:val="009268F7"/>
    <w:rsid w:val="0093694E"/>
    <w:rsid w:val="0094179A"/>
    <w:rsid w:val="00944BB6"/>
    <w:rsid w:val="009477A0"/>
    <w:rsid w:val="00950D39"/>
    <w:rsid w:val="00962C64"/>
    <w:rsid w:val="00973BAF"/>
    <w:rsid w:val="009801A7"/>
    <w:rsid w:val="00991043"/>
    <w:rsid w:val="00995196"/>
    <w:rsid w:val="0099547F"/>
    <w:rsid w:val="009E6FA7"/>
    <w:rsid w:val="00A13059"/>
    <w:rsid w:val="00A2143F"/>
    <w:rsid w:val="00A250AB"/>
    <w:rsid w:val="00A3664C"/>
    <w:rsid w:val="00A451B7"/>
    <w:rsid w:val="00A609BE"/>
    <w:rsid w:val="00A61750"/>
    <w:rsid w:val="00A621D0"/>
    <w:rsid w:val="00A627F9"/>
    <w:rsid w:val="00A658A7"/>
    <w:rsid w:val="00A65BE3"/>
    <w:rsid w:val="00A75BEE"/>
    <w:rsid w:val="00A764DB"/>
    <w:rsid w:val="00A91A3A"/>
    <w:rsid w:val="00A96311"/>
    <w:rsid w:val="00AB6EA8"/>
    <w:rsid w:val="00AC61D4"/>
    <w:rsid w:val="00AD258C"/>
    <w:rsid w:val="00AD7D58"/>
    <w:rsid w:val="00AE4FBF"/>
    <w:rsid w:val="00B105D9"/>
    <w:rsid w:val="00B1113B"/>
    <w:rsid w:val="00B3270B"/>
    <w:rsid w:val="00B41AEB"/>
    <w:rsid w:val="00B54F8B"/>
    <w:rsid w:val="00BA0396"/>
    <w:rsid w:val="00BD410E"/>
    <w:rsid w:val="00BE4C74"/>
    <w:rsid w:val="00BF1C47"/>
    <w:rsid w:val="00C06925"/>
    <w:rsid w:val="00C311DA"/>
    <w:rsid w:val="00C43429"/>
    <w:rsid w:val="00C523C4"/>
    <w:rsid w:val="00C538C4"/>
    <w:rsid w:val="00C57503"/>
    <w:rsid w:val="00C70461"/>
    <w:rsid w:val="00C739C2"/>
    <w:rsid w:val="00C835F5"/>
    <w:rsid w:val="00C9546B"/>
    <w:rsid w:val="00C954BA"/>
    <w:rsid w:val="00D148E0"/>
    <w:rsid w:val="00D31037"/>
    <w:rsid w:val="00D44873"/>
    <w:rsid w:val="00D51B90"/>
    <w:rsid w:val="00D526E0"/>
    <w:rsid w:val="00D52F83"/>
    <w:rsid w:val="00D62D6D"/>
    <w:rsid w:val="00D82780"/>
    <w:rsid w:val="00D839E1"/>
    <w:rsid w:val="00D83D1B"/>
    <w:rsid w:val="00D944D8"/>
    <w:rsid w:val="00D947BC"/>
    <w:rsid w:val="00DA1728"/>
    <w:rsid w:val="00DB13DE"/>
    <w:rsid w:val="00DC4D33"/>
    <w:rsid w:val="00DD3CDD"/>
    <w:rsid w:val="00DF0B92"/>
    <w:rsid w:val="00E11BE1"/>
    <w:rsid w:val="00E21D20"/>
    <w:rsid w:val="00E226B2"/>
    <w:rsid w:val="00E3049B"/>
    <w:rsid w:val="00E538AB"/>
    <w:rsid w:val="00E545AA"/>
    <w:rsid w:val="00E603BB"/>
    <w:rsid w:val="00E603FE"/>
    <w:rsid w:val="00E70899"/>
    <w:rsid w:val="00E7190C"/>
    <w:rsid w:val="00EA423E"/>
    <w:rsid w:val="00EC2919"/>
    <w:rsid w:val="00EC326F"/>
    <w:rsid w:val="00EC4B44"/>
    <w:rsid w:val="00ED3A99"/>
    <w:rsid w:val="00EF6E77"/>
    <w:rsid w:val="00F11B73"/>
    <w:rsid w:val="00F11EB8"/>
    <w:rsid w:val="00F22D49"/>
    <w:rsid w:val="00F3114A"/>
    <w:rsid w:val="00F40A3C"/>
    <w:rsid w:val="00F45A83"/>
    <w:rsid w:val="00F46302"/>
    <w:rsid w:val="00F55F77"/>
    <w:rsid w:val="00F57F40"/>
    <w:rsid w:val="00F61AC8"/>
    <w:rsid w:val="00F75540"/>
    <w:rsid w:val="00F804C2"/>
    <w:rsid w:val="00F9278B"/>
    <w:rsid w:val="00FA3EEC"/>
    <w:rsid w:val="00FC4D7D"/>
    <w:rsid w:val="00FC7D37"/>
    <w:rsid w:val="00FD20F5"/>
    <w:rsid w:val="00FD7056"/>
    <w:rsid w:val="00FE165D"/>
    <w:rsid w:val="00FE2975"/>
    <w:rsid w:val="00FE560D"/>
    <w:rsid w:val="00FE63BF"/>
    <w:rsid w:val="00FF09FC"/>
    <w:rsid w:val="27B8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120" w:after="120" w:line="360" w:lineRule="auto"/>
      <w:outlineLvl w:val="0"/>
    </w:pPr>
    <w:rPr>
      <w:rFonts w:ascii="Times New Roman" w:hAnsi="Times New Roman" w:eastAsia="宋体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before="260" w:after="260" w:line="415" w:lineRule="auto"/>
      <w:outlineLvl w:val="1"/>
    </w:pPr>
    <w:rPr>
      <w:rFonts w:ascii="Times New Roman" w:hAnsi="Times New Roman" w:eastAsia="宋体" w:cstheme="majorBidi"/>
      <w:b/>
      <w:bCs/>
      <w:sz w:val="28"/>
      <w:szCs w:val="32"/>
    </w:rPr>
  </w:style>
  <w:style w:type="paragraph" w:styleId="4">
    <w:name w:val="heading 3"/>
    <w:basedOn w:val="1"/>
    <w:next w:val="1"/>
    <w:link w:val="15"/>
    <w:unhideWhenUsed/>
    <w:qFormat/>
    <w:uiPriority w:val="9"/>
    <w:pPr>
      <w:keepNext/>
      <w:keepLines/>
      <w:spacing w:line="415" w:lineRule="auto"/>
      <w:outlineLvl w:val="2"/>
    </w:pPr>
    <w:rPr>
      <w:rFonts w:ascii="Times New Roman" w:hAnsi="Times New Roman" w:eastAsia="宋体"/>
      <w:bCs/>
      <w:szCs w:val="32"/>
    </w:rPr>
  </w:style>
  <w:style w:type="paragraph" w:styleId="5">
    <w:name w:val="heading 4"/>
    <w:basedOn w:val="1"/>
    <w:next w:val="1"/>
    <w:link w:val="19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23"/>
    <w:semiHidden/>
    <w:unhideWhenUsed/>
    <w:uiPriority w:val="99"/>
    <w:pPr>
      <w:jc w:val="left"/>
    </w:pPr>
  </w:style>
  <w:style w:type="paragraph" w:styleId="7">
    <w:name w:val="Balloon Text"/>
    <w:basedOn w:val="1"/>
    <w:link w:val="22"/>
    <w:semiHidden/>
    <w:unhideWhenUsed/>
    <w:uiPriority w:val="99"/>
    <w:rPr>
      <w:sz w:val="18"/>
      <w:szCs w:val="18"/>
    </w:rPr>
  </w:style>
  <w:style w:type="paragraph" w:styleId="8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Cs w:val="18"/>
    </w:rPr>
  </w:style>
  <w:style w:type="paragraph" w:styleId="9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10">
    <w:name w:val="annotation subject"/>
    <w:basedOn w:val="6"/>
    <w:next w:val="6"/>
    <w:link w:val="24"/>
    <w:semiHidden/>
    <w:unhideWhenUsed/>
    <w:uiPriority w:val="99"/>
    <w:rPr>
      <w:b/>
      <w:bCs/>
    </w:rPr>
  </w:style>
  <w:style w:type="character" w:styleId="13">
    <w:name w:val="annotation reference"/>
    <w:basedOn w:val="12"/>
    <w:semiHidden/>
    <w:unhideWhenUsed/>
    <w:uiPriority w:val="99"/>
    <w:rPr>
      <w:sz w:val="21"/>
      <w:szCs w:val="21"/>
    </w:rPr>
  </w:style>
  <w:style w:type="character" w:customStyle="1" w:styleId="14">
    <w:name w:val="标题 2 字符"/>
    <w:basedOn w:val="12"/>
    <w:link w:val="3"/>
    <w:uiPriority w:val="9"/>
    <w:rPr>
      <w:rFonts w:ascii="Times New Roman" w:hAnsi="Times New Roman" w:eastAsia="宋体" w:cstheme="majorBidi"/>
      <w:b/>
      <w:bCs/>
      <w:sz w:val="28"/>
      <w:szCs w:val="32"/>
    </w:rPr>
  </w:style>
  <w:style w:type="character" w:customStyle="1" w:styleId="15">
    <w:name w:val="标题 3 字符"/>
    <w:basedOn w:val="12"/>
    <w:link w:val="4"/>
    <w:uiPriority w:val="9"/>
    <w:rPr>
      <w:rFonts w:ascii="Times New Roman" w:hAnsi="Times New Roman" w:eastAsia="宋体"/>
      <w:bCs/>
      <w:sz w:val="24"/>
      <w:szCs w:val="32"/>
    </w:rPr>
  </w:style>
  <w:style w:type="character" w:customStyle="1" w:styleId="16">
    <w:name w:val="标题 1 字符"/>
    <w:basedOn w:val="12"/>
    <w:link w:val="2"/>
    <w:uiPriority w:val="9"/>
    <w:rPr>
      <w:rFonts w:ascii="Times New Roman" w:hAnsi="Times New Roman" w:eastAsia="宋体"/>
      <w:b/>
      <w:bCs/>
      <w:kern w:val="44"/>
      <w:sz w:val="28"/>
      <w:szCs w:val="44"/>
    </w:rPr>
  </w:style>
  <w:style w:type="character" w:customStyle="1" w:styleId="17">
    <w:name w:val="页眉 字符"/>
    <w:basedOn w:val="12"/>
    <w:link w:val="9"/>
    <w:uiPriority w:val="99"/>
    <w:rPr>
      <w:szCs w:val="18"/>
    </w:rPr>
  </w:style>
  <w:style w:type="character" w:customStyle="1" w:styleId="18">
    <w:name w:val="页脚 字符"/>
    <w:basedOn w:val="12"/>
    <w:link w:val="8"/>
    <w:uiPriority w:val="99"/>
    <w:rPr>
      <w:szCs w:val="18"/>
    </w:rPr>
  </w:style>
  <w:style w:type="character" w:customStyle="1" w:styleId="19">
    <w:name w:val="标题 4 字符"/>
    <w:basedOn w:val="12"/>
    <w:link w:val="5"/>
    <w:uiPriority w:val="9"/>
    <w:rPr>
      <w:rFonts w:asciiTheme="majorHAnsi" w:hAnsiTheme="majorHAnsi" w:eastAsiaTheme="majorEastAsia" w:cstheme="majorBidi"/>
      <w:b/>
      <w:bCs/>
      <w:szCs w:val="2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paragraph" w:customStyle="1" w:styleId="21">
    <w:name w:val="Revision"/>
    <w:hidden/>
    <w:semiHidden/>
    <w:uiPriority w:val="99"/>
    <w:rPr>
      <w:rFonts w:asciiTheme="minorHAnsi" w:hAnsiTheme="minorHAnsi" w:eastAsiaTheme="minorEastAsia" w:cstheme="minorBidi"/>
      <w:kern w:val="2"/>
      <w:sz w:val="24"/>
      <w:szCs w:val="21"/>
      <w:lang w:val="en-US" w:eastAsia="zh-CN" w:bidi="ar-SA"/>
    </w:rPr>
  </w:style>
  <w:style w:type="character" w:customStyle="1" w:styleId="22">
    <w:name w:val="批注框文本 字符"/>
    <w:basedOn w:val="12"/>
    <w:link w:val="7"/>
    <w:semiHidden/>
    <w:uiPriority w:val="99"/>
    <w:rPr>
      <w:sz w:val="18"/>
      <w:szCs w:val="18"/>
    </w:rPr>
  </w:style>
  <w:style w:type="character" w:customStyle="1" w:styleId="23">
    <w:name w:val="批注文字 字符"/>
    <w:basedOn w:val="12"/>
    <w:link w:val="6"/>
    <w:semiHidden/>
    <w:uiPriority w:val="99"/>
    <w:rPr>
      <w:sz w:val="24"/>
    </w:rPr>
  </w:style>
  <w:style w:type="character" w:customStyle="1" w:styleId="24">
    <w:name w:val="批注主题 字符"/>
    <w:basedOn w:val="23"/>
    <w:link w:val="10"/>
    <w:semiHidden/>
    <w:uiPriority w:val="99"/>
    <w:rPr>
      <w:b/>
      <w:bCs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89D496-BA9F-4E0D-9CD6-DFF0AA2067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2599</Words>
  <Characters>2730</Characters>
  <Lines>19</Lines>
  <Paragraphs>5</Paragraphs>
  <TotalTime>1480</TotalTime>
  <ScaleCrop>false</ScaleCrop>
  <LinksUpToDate>false</LinksUpToDate>
  <CharactersWithSpaces>2738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2023-05-17T12:18:00Z</dcterms:created>
  <dc:creator>秦旭</dc:creator>
  <cp:lastModifiedBy>USER</cp:lastModifiedBy>
  <dcterms:modified xsi:type="dcterms:W3CDTF">2023-06-06T07:40:43Z</dcterms:modified>
  <cp:revision>261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9462C6D287914739B9E30B5D8F1F3C75_12</vt:lpwstr>
  </property>
</Properties>
</file>