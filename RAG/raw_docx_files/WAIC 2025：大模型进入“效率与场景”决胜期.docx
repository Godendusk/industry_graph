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37348" w14:textId="77777777" w:rsidR="000A5013" w:rsidRDefault="00DE051C">
      <w:pPr>
        <w:jc w:val="center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WAIC 2025：大模型进入“效率与场景”决胜期</w:t>
      </w:r>
    </w:p>
    <w:p w14:paraId="3C2DAAC9" w14:textId="77777777" w:rsidR="000A5013" w:rsidRDefault="000A5013">
      <w:pPr>
        <w:ind w:firstLineChars="200" w:firstLine="600"/>
        <w:rPr>
          <w:rFonts w:ascii="宋体" w:eastAsia="宋体" w:hAnsi="宋体" w:cs="宋体"/>
          <w:sz w:val="30"/>
          <w:szCs w:val="30"/>
        </w:rPr>
      </w:pPr>
    </w:p>
    <w:p w14:paraId="3A55E516" w14:textId="70F85B08" w:rsidR="000A5013" w:rsidRDefault="00DE051C">
      <w:pPr>
        <w:ind w:firstLineChars="200" w:firstLine="60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WAIC</w:t>
      </w:r>
      <w:ins w:id="0" w:author="weiyue" w:date="2025-07-28T10:55:00Z">
        <w:r w:rsidR="00E4045B">
          <w:rPr>
            <w:rFonts w:ascii="宋体" w:eastAsia="宋体" w:hAnsi="宋体" w:cs="宋体"/>
            <w:sz w:val="30"/>
            <w:szCs w:val="30"/>
          </w:rPr>
          <w:t xml:space="preserve"> </w:t>
        </w:r>
      </w:ins>
      <w:bookmarkStart w:id="1" w:name="_GoBack"/>
      <w:bookmarkEnd w:id="1"/>
      <w:r>
        <w:rPr>
          <w:rFonts w:ascii="宋体" w:eastAsia="宋体" w:hAnsi="宋体" w:cs="宋体" w:hint="eastAsia"/>
          <w:sz w:val="30"/>
          <w:szCs w:val="30"/>
        </w:rPr>
        <w:t>2025热度背后的AI产业发展趋势逐步浮现：模型转向追求极致“推理效率”，算力升级为系统级工程的“超级工厂”，应用走向物理世界的“自主执行”。</w:t>
      </w:r>
    </w:p>
    <w:p w14:paraId="02B1B47F" w14:textId="49B66377" w:rsidR="000A5013" w:rsidRDefault="00DE051C">
      <w:pPr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一、模型范式：极致参数让位于极致效率</w:t>
      </w:r>
      <w:r w:rsidR="001647FD">
        <w:rPr>
          <w:rFonts w:ascii="宋体" w:eastAsia="宋体" w:hAnsi="宋体" w:cs="宋体" w:hint="eastAsia"/>
          <w:b/>
          <w:bCs/>
          <w:sz w:val="30"/>
          <w:szCs w:val="30"/>
        </w:rPr>
        <w:t>和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多模态</w:t>
      </w:r>
    </w:p>
    <w:p w14:paraId="7907F26B" w14:textId="415E0DBD" w:rsidR="000A5013" w:rsidRDefault="00DE051C">
      <w:pPr>
        <w:spacing w:line="360" w:lineRule="auto"/>
        <w:ind w:firstLineChars="200" w:firstLine="60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Scaling Law边际收益递减，行业侧重“低成本、高并发”的推理优化。阿里</w:t>
      </w:r>
      <w:r w:rsidR="00AF3A7A">
        <w:rPr>
          <w:rFonts w:ascii="宋体" w:eastAsia="宋体" w:hAnsi="宋体" w:cs="宋体" w:hint="eastAsia"/>
          <w:sz w:val="30"/>
          <w:szCs w:val="30"/>
        </w:rPr>
        <w:t>带来最新</w:t>
      </w:r>
      <w:r>
        <w:rPr>
          <w:rFonts w:ascii="宋体" w:eastAsia="宋体" w:hAnsi="宋体" w:cs="宋体" w:hint="eastAsia"/>
          <w:sz w:val="30"/>
          <w:szCs w:val="30"/>
        </w:rPr>
        <w:t>开源</w:t>
      </w:r>
      <w:r w:rsidR="00AF3A7A">
        <w:rPr>
          <w:rFonts w:ascii="宋体" w:eastAsia="宋体" w:hAnsi="宋体" w:cs="宋体" w:hint="eastAsia"/>
          <w:sz w:val="30"/>
          <w:szCs w:val="30"/>
        </w:rPr>
        <w:t>的</w:t>
      </w:r>
      <w:r>
        <w:rPr>
          <w:rFonts w:ascii="宋体" w:eastAsia="宋体" w:hAnsi="宋体" w:cs="宋体" w:hint="eastAsia"/>
          <w:sz w:val="30"/>
          <w:szCs w:val="30"/>
        </w:rPr>
        <w:t>三款大模型，其中</w:t>
      </w:r>
      <w:r w:rsidR="00AF3A7A">
        <w:rPr>
          <w:rFonts w:ascii="宋体" w:eastAsia="宋体" w:hAnsi="宋体" w:cs="宋体" w:hint="eastAsia"/>
          <w:sz w:val="30"/>
          <w:szCs w:val="30"/>
        </w:rPr>
        <w:t>，</w:t>
      </w:r>
      <w:r w:rsidR="00B23946">
        <w:rPr>
          <w:rFonts w:ascii="宋体" w:eastAsia="宋体" w:hAnsi="宋体" w:cs="宋体" w:hint="eastAsia"/>
          <w:sz w:val="30"/>
          <w:szCs w:val="30"/>
        </w:rPr>
        <w:t>Qwen</w:t>
      </w:r>
      <w:r>
        <w:rPr>
          <w:rFonts w:ascii="宋体" w:eastAsia="宋体" w:hAnsi="宋体" w:cs="宋体" w:hint="eastAsia"/>
          <w:sz w:val="30"/>
          <w:szCs w:val="30"/>
        </w:rPr>
        <w:t>3推理模型比肩</w:t>
      </w:r>
      <w:r w:rsidR="00AF3A7A">
        <w:rPr>
          <w:rFonts w:ascii="宋体" w:eastAsia="宋体" w:hAnsi="宋体" w:cs="宋体" w:hint="eastAsia"/>
          <w:sz w:val="30"/>
          <w:szCs w:val="30"/>
        </w:rPr>
        <w:t>Gemini</w:t>
      </w:r>
      <w:r w:rsidR="00234BD5">
        <w:rPr>
          <w:rFonts w:ascii="宋体" w:eastAsia="宋体" w:hAnsi="宋体" w:cs="宋体"/>
          <w:sz w:val="30"/>
          <w:szCs w:val="30"/>
        </w:rPr>
        <w:t xml:space="preserve"> </w:t>
      </w:r>
      <w:r w:rsidR="00234BD5">
        <w:rPr>
          <w:rFonts w:ascii="宋体" w:eastAsia="宋体" w:hAnsi="宋体" w:cs="宋体" w:hint="eastAsia"/>
          <w:sz w:val="30"/>
          <w:szCs w:val="30"/>
        </w:rPr>
        <w:t>2.5 P</w:t>
      </w:r>
      <w:r w:rsidR="00AF3A7A">
        <w:rPr>
          <w:rFonts w:ascii="宋体" w:eastAsia="宋体" w:hAnsi="宋体" w:cs="宋体" w:hint="eastAsia"/>
          <w:sz w:val="30"/>
          <w:szCs w:val="30"/>
        </w:rPr>
        <w:t>ro和o4-mini等</w:t>
      </w:r>
      <w:r>
        <w:rPr>
          <w:rFonts w:ascii="宋体" w:eastAsia="宋体" w:hAnsi="宋体" w:cs="宋体" w:hint="eastAsia"/>
          <w:sz w:val="30"/>
          <w:szCs w:val="30"/>
        </w:rPr>
        <w:t>顶级闭源模型；Qwen3-Coder编程模型登顶全球最大开源社区HuggingFace模型总榜冠军，并带动千问API调用量暴涨，三天突破千亿Tokens。商汤科技发布日日新v6.5多模态大模型及系列产品，其原生集成感知、视觉导航及多模态交互能力，推理吞吐量提升35%以上，多模态交互实时性优于GPT-4o和Gemini2.5，带来5倍以上性价比提升。阶跃星辰发布新一代基础模型Step 3</w:t>
      </w:r>
      <w:r w:rsidR="00945C4A">
        <w:rPr>
          <w:rFonts w:ascii="宋体" w:eastAsia="宋体" w:hAnsi="宋体" w:cs="宋体" w:hint="eastAsia"/>
          <w:sz w:val="30"/>
          <w:szCs w:val="30"/>
        </w:rPr>
        <w:t>和</w:t>
      </w:r>
      <w:r>
        <w:rPr>
          <w:rFonts w:ascii="宋体" w:eastAsia="宋体" w:hAnsi="宋体" w:cs="宋体" w:hint="eastAsia"/>
          <w:sz w:val="30"/>
          <w:szCs w:val="30"/>
        </w:rPr>
        <w:t>多模理解生成一体化模型 Step 3o Vision，主打多模态推理能力</w:t>
      </w:r>
      <w:r w:rsidR="001647FD">
        <w:rPr>
          <w:rFonts w:ascii="宋体" w:eastAsia="宋体" w:hAnsi="宋体" w:cs="宋体" w:hint="eastAsia"/>
          <w:sz w:val="30"/>
          <w:szCs w:val="30"/>
        </w:rPr>
        <w:t>；</w:t>
      </w:r>
      <w:r>
        <w:rPr>
          <w:rFonts w:ascii="宋体" w:eastAsia="宋体" w:hAnsi="宋体" w:cs="宋体" w:hint="eastAsia"/>
          <w:sz w:val="30"/>
          <w:szCs w:val="30"/>
        </w:rPr>
        <w:t>同时</w:t>
      </w:r>
      <w:r w:rsidR="001647FD">
        <w:rPr>
          <w:rFonts w:ascii="宋体" w:eastAsia="宋体" w:hAnsi="宋体" w:cs="宋体" w:hint="eastAsia"/>
          <w:sz w:val="30"/>
          <w:szCs w:val="30"/>
        </w:rPr>
        <w:t>，</w:t>
      </w:r>
      <w:r w:rsidR="0030723D">
        <w:rPr>
          <w:rFonts w:ascii="宋体" w:eastAsia="宋体" w:hAnsi="宋体" w:cs="宋体" w:hint="eastAsia"/>
          <w:sz w:val="30"/>
          <w:szCs w:val="30"/>
        </w:rPr>
        <w:t>对所有芯片友好，</w:t>
      </w:r>
      <w:r>
        <w:rPr>
          <w:rFonts w:ascii="宋体" w:eastAsia="宋体" w:hAnsi="宋体" w:cs="宋体" w:hint="eastAsia"/>
          <w:sz w:val="30"/>
          <w:szCs w:val="30"/>
        </w:rPr>
        <w:t>在</w:t>
      </w:r>
      <w:r w:rsidR="0030723D">
        <w:rPr>
          <w:rFonts w:ascii="宋体" w:eastAsia="宋体" w:hAnsi="宋体" w:cs="宋体" w:hint="eastAsia"/>
          <w:sz w:val="30"/>
          <w:szCs w:val="30"/>
        </w:rPr>
        <w:t>国产芯片上的</w:t>
      </w:r>
      <w:r>
        <w:rPr>
          <w:rFonts w:ascii="宋体" w:eastAsia="宋体" w:hAnsi="宋体" w:cs="宋体" w:hint="eastAsia"/>
          <w:sz w:val="30"/>
          <w:szCs w:val="30"/>
        </w:rPr>
        <w:t>推理效率</w:t>
      </w:r>
      <w:r w:rsidR="0030723D">
        <w:rPr>
          <w:rFonts w:ascii="宋体" w:eastAsia="宋体" w:hAnsi="宋体" w:cs="宋体" w:hint="eastAsia"/>
          <w:sz w:val="30"/>
          <w:szCs w:val="30"/>
        </w:rPr>
        <w:t>更是可</w:t>
      </w:r>
      <w:r>
        <w:rPr>
          <w:rFonts w:ascii="宋体" w:eastAsia="宋体" w:hAnsi="宋体" w:cs="宋体" w:hint="eastAsia"/>
          <w:sz w:val="30"/>
          <w:szCs w:val="30"/>
        </w:rPr>
        <w:t>达DeepSeek-R1的300%。</w:t>
      </w:r>
    </w:p>
    <w:p w14:paraId="400F8469" w14:textId="5041E3C6" w:rsidR="000A5013" w:rsidRDefault="00DE051C">
      <w:pPr>
        <w:spacing w:line="360" w:lineRule="auto"/>
        <w:ind w:firstLineChars="200" w:firstLine="60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多技术路径助力效率提升，MoE架构、混合精度、量化剪枝</w:t>
      </w:r>
      <w:r w:rsidR="001647FD">
        <w:rPr>
          <w:rFonts w:ascii="宋体" w:eastAsia="宋体" w:hAnsi="宋体" w:cs="宋体" w:hint="eastAsia"/>
          <w:sz w:val="30"/>
          <w:szCs w:val="30"/>
        </w:rPr>
        <w:t>和</w:t>
      </w:r>
      <w:r>
        <w:rPr>
          <w:rFonts w:ascii="宋体" w:eastAsia="宋体" w:hAnsi="宋体" w:cs="宋体" w:hint="eastAsia"/>
          <w:sz w:val="30"/>
          <w:szCs w:val="30"/>
        </w:rPr>
        <w:t>Test-Time Scaling等技术组合，使模型在推理阶段“边想边算”，用更少计算量换取更高准确率。未来两年，谁在相同算力预算内交付更高性能，谁就拥有市场主动权。</w:t>
      </w:r>
    </w:p>
    <w:p w14:paraId="0774B535" w14:textId="77777777" w:rsidR="000A5013" w:rsidRDefault="00DE051C">
      <w:pPr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lastRenderedPageBreak/>
        <w:t>二、算力范式：以多元化“芯”实力、系统级“超”能力和“模芯双向奔赴”为大模型发展提供强劲动力</w:t>
      </w:r>
    </w:p>
    <w:p w14:paraId="265FFD31" w14:textId="77777777" w:rsidR="000A5013" w:rsidRDefault="00DE051C">
      <w:pPr>
        <w:spacing w:line="360" w:lineRule="auto"/>
        <w:ind w:firstLineChars="200" w:firstLine="602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1）“单点突破”，多元化满足训推多场景需求</w:t>
      </w:r>
    </w:p>
    <w:p w14:paraId="50D5128D" w14:textId="77777777" w:rsidR="000A5013" w:rsidRDefault="00DE051C">
      <w:pPr>
        <w:spacing w:line="360" w:lineRule="auto"/>
        <w:ind w:firstLineChars="200" w:firstLine="602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通用和专用路线齐头并进。</w:t>
      </w:r>
      <w:r>
        <w:rPr>
          <w:rFonts w:ascii="宋体" w:eastAsia="宋体" w:hAnsi="宋体" w:cs="宋体" w:hint="eastAsia"/>
          <w:sz w:val="30"/>
          <w:szCs w:val="30"/>
        </w:rPr>
        <w:t>沐曦GPU</w:t>
      </w:r>
      <w:bookmarkStart w:id="2" w:name="OLE_LINK3"/>
      <w:r>
        <w:rPr>
          <w:rFonts w:ascii="宋体" w:eastAsia="宋体" w:hAnsi="宋体" w:cs="宋体" w:hint="eastAsia"/>
          <w:sz w:val="30"/>
          <w:szCs w:val="30"/>
        </w:rPr>
        <w:t>曦云C600</w:t>
      </w:r>
      <w:bookmarkEnd w:id="2"/>
      <w:r>
        <w:rPr>
          <w:rFonts w:ascii="宋体" w:eastAsia="宋体" w:hAnsi="宋体" w:cs="宋体" w:hint="eastAsia"/>
          <w:sz w:val="30"/>
          <w:szCs w:val="30"/>
        </w:rPr>
        <w:t>基于全自研GPU IP。中昊芯英TPU“刹那”IP核和指令集完全自主可控，能耗和单位算力成本分别低至海外主流GPU的70%和50%。</w:t>
      </w:r>
    </w:p>
    <w:p w14:paraId="63F7CB20" w14:textId="77777777" w:rsidR="000A5013" w:rsidRDefault="00DE051C">
      <w:pPr>
        <w:spacing w:line="360" w:lineRule="auto"/>
        <w:ind w:firstLineChars="200" w:firstLine="602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SoC赋能边缘和端侧应用。</w:t>
      </w:r>
      <w:r>
        <w:rPr>
          <w:rFonts w:ascii="宋体" w:eastAsia="宋体" w:hAnsi="宋体" w:cs="宋体" w:hint="eastAsia"/>
          <w:sz w:val="30"/>
          <w:szCs w:val="30"/>
        </w:rPr>
        <w:t>爱芯元智AX8850集成CPU和NPU，具备24 TOPS混合精度算力、原生支持Transformer、功耗低至6W，为边缘计算场景提供极致能效比。此芯科技P1集成CPU、GPU和NPU，联合算力达45 TOPS，全面适用于PC、边缘和车载计算场景。</w:t>
      </w:r>
    </w:p>
    <w:p w14:paraId="2397FCA5" w14:textId="77777777" w:rsidR="000A5013" w:rsidRDefault="00DE051C">
      <w:pPr>
        <w:spacing w:line="360" w:lineRule="auto"/>
        <w:ind w:firstLineChars="200" w:firstLine="602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非经典计算</w:t>
      </w:r>
      <w:bookmarkStart w:id="3" w:name="OLE_LINK2"/>
      <w:bookmarkStart w:id="4" w:name="OLE_LINK1"/>
      <w:r>
        <w:rPr>
          <w:rFonts w:ascii="宋体" w:eastAsia="宋体" w:hAnsi="宋体" w:cs="宋体" w:hint="eastAsia"/>
          <w:b/>
          <w:bCs/>
          <w:sz w:val="30"/>
          <w:szCs w:val="30"/>
        </w:rPr>
        <w:t>开始崭露头角</w:t>
      </w:r>
      <w:bookmarkEnd w:id="3"/>
      <w:bookmarkEnd w:id="4"/>
      <w:r>
        <w:rPr>
          <w:rFonts w:ascii="宋体" w:eastAsia="宋体" w:hAnsi="宋体" w:cs="宋体" w:hint="eastAsia"/>
          <w:sz w:val="30"/>
          <w:szCs w:val="30"/>
        </w:rPr>
        <w:t>。曦智科技展出天枢光电混合计算卡，包含128x128光子矩阵，支持ResNet50和Llama等商业级AI模型，标志前沿技术从实验室走向产业化。</w:t>
      </w:r>
    </w:p>
    <w:p w14:paraId="6BFBB64D" w14:textId="77777777" w:rsidR="000A5013" w:rsidRDefault="00DE051C">
      <w:pPr>
        <w:spacing w:line="360" w:lineRule="auto"/>
        <w:ind w:firstLineChars="200" w:firstLine="602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2）“系统攻坚”，从“堆卡”到“AI超级工厂”，Scale Up和Scale Out突破算力规模和性能的上限</w:t>
      </w:r>
    </w:p>
    <w:p w14:paraId="0433028E" w14:textId="522DBAE3" w:rsidR="000A5013" w:rsidRDefault="00DE051C">
      <w:pPr>
        <w:spacing w:line="360" w:lineRule="auto"/>
        <w:ind w:firstLineChars="200" w:firstLine="602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智能算力的系统级工程将单节点Scale Up与集群Scale Out融合，</w:t>
      </w:r>
      <w:r>
        <w:rPr>
          <w:rFonts w:ascii="宋体" w:eastAsia="宋体" w:hAnsi="宋体" w:cs="宋体" w:hint="eastAsia"/>
          <w:sz w:val="30"/>
          <w:szCs w:val="30"/>
        </w:rPr>
        <w:t>既支持单节点内增加GPU，又能通过网络连接多节点，实现“乐高式”灵活搭建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。Scale Up，以超节点实现超强性能。</w:t>
      </w:r>
      <w:r>
        <w:rPr>
          <w:rFonts w:ascii="宋体" w:eastAsia="宋体" w:hAnsi="宋体" w:cs="宋体" w:hint="eastAsia"/>
          <w:sz w:val="30"/>
          <w:szCs w:val="30"/>
        </w:rPr>
        <w:t>华为展出昇腾384超节点，通过384卡高速总线互联满足模型训推对低时延、大带宽和稳定要求，算力总规模达300 PFLOPS。中兴通讯、曦智科技和壁仞科技联合推出基于光互连光交换技术的</w:t>
      </w:r>
      <w:r>
        <w:rPr>
          <w:rFonts w:ascii="宋体" w:eastAsia="宋体" w:hAnsi="宋体" w:cs="宋体" w:hint="eastAsia"/>
          <w:sz w:val="30"/>
          <w:szCs w:val="30"/>
        </w:rPr>
        <w:lastRenderedPageBreak/>
        <w:t>GPU超节点解决方案。恒为科技联合算能发布国产TPU正交架构超节点，Deep</w:t>
      </w:r>
      <w:r w:rsidR="001647FD">
        <w:rPr>
          <w:rFonts w:ascii="宋体" w:eastAsia="宋体" w:hAnsi="宋体" w:cs="宋体" w:hint="eastAsia"/>
          <w:sz w:val="30"/>
          <w:szCs w:val="30"/>
        </w:rPr>
        <w:t>S</w:t>
      </w:r>
      <w:r>
        <w:rPr>
          <w:rFonts w:ascii="宋体" w:eastAsia="宋体" w:hAnsi="宋体" w:cs="宋体" w:hint="eastAsia"/>
          <w:sz w:val="30"/>
          <w:szCs w:val="30"/>
        </w:rPr>
        <w:t xml:space="preserve">eek-R1推理输出吞吐率达6000~8000 </w:t>
      </w:r>
      <w:bookmarkStart w:id="5" w:name="OLE_LINK4"/>
      <w:r w:rsidR="001647FD">
        <w:rPr>
          <w:rFonts w:ascii="宋体" w:eastAsia="宋体" w:hAnsi="宋体" w:cs="宋体" w:hint="eastAsia"/>
          <w:sz w:val="30"/>
          <w:szCs w:val="30"/>
        </w:rPr>
        <w:t>T</w:t>
      </w:r>
      <w:r>
        <w:rPr>
          <w:rFonts w:ascii="宋体" w:eastAsia="宋体" w:hAnsi="宋体" w:cs="宋体" w:hint="eastAsia"/>
          <w:sz w:val="30"/>
          <w:szCs w:val="30"/>
        </w:rPr>
        <w:t>okens/s</w:t>
      </w:r>
      <w:bookmarkEnd w:id="5"/>
      <w:r>
        <w:rPr>
          <w:rFonts w:ascii="宋体" w:eastAsia="宋体" w:hAnsi="宋体" w:cs="宋体" w:hint="eastAsia"/>
          <w:sz w:val="30"/>
          <w:szCs w:val="30"/>
        </w:rPr>
        <w:t>。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Scale Out，以强组网扩展集群边界。</w:t>
      </w:r>
      <w:r>
        <w:rPr>
          <w:rFonts w:ascii="宋体" w:eastAsia="宋体" w:hAnsi="宋体" w:cs="宋体" w:hint="eastAsia"/>
          <w:sz w:val="30"/>
          <w:szCs w:val="30"/>
        </w:rPr>
        <w:t>新华三推出基于DDC多元动态联接架构的新一代无损网络系列新品，适配千卡到7万卡级别的高速无损算力集群互联，有效带宽较传统组网方案提升107%，总线带宽性能较InfiniBand方案平均提升2.5%。</w:t>
      </w:r>
    </w:p>
    <w:p w14:paraId="271C060D" w14:textId="77777777" w:rsidR="000A5013" w:rsidRDefault="00DE051C">
      <w:pPr>
        <w:spacing w:line="360" w:lineRule="auto"/>
        <w:ind w:firstLineChars="200" w:firstLine="602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3）“模芯协同”，实现高性价比的“双向奔赴”</w:t>
      </w:r>
    </w:p>
    <w:p w14:paraId="23254AB3" w14:textId="044B3945" w:rsidR="000A5013" w:rsidRDefault="00DE051C">
      <w:pPr>
        <w:spacing w:line="360" w:lineRule="auto"/>
        <w:ind w:firstLineChars="200" w:firstLine="60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30"/>
          <w:szCs w:val="30"/>
        </w:rPr>
        <w:t>阶跃星辰联合超10家国产芯片及基础设施厂商发起“模芯生态创新联盟”，突破从过去先设计模型，再让芯片去适配的模式，转向让模型主动适配可用芯片资源</w:t>
      </w:r>
      <w:r w:rsidR="00945C4A">
        <w:rPr>
          <w:rFonts w:ascii="宋体" w:eastAsia="宋体" w:hAnsi="宋体" w:cs="宋体" w:hint="eastAsia"/>
          <w:sz w:val="30"/>
          <w:szCs w:val="30"/>
        </w:rPr>
        <w:t>，其最新基础模型</w:t>
      </w:r>
      <w:r w:rsidR="001647FD">
        <w:rPr>
          <w:rFonts w:ascii="宋体" w:eastAsia="宋体" w:hAnsi="宋体" w:cs="宋体" w:hint="eastAsia"/>
          <w:sz w:val="30"/>
          <w:szCs w:val="30"/>
        </w:rPr>
        <w:t>Step</w:t>
      </w:r>
      <w:r w:rsidR="0030723D">
        <w:rPr>
          <w:rFonts w:ascii="宋体" w:eastAsia="宋体" w:hAnsi="宋体" w:cs="宋体"/>
          <w:sz w:val="30"/>
          <w:szCs w:val="30"/>
        </w:rPr>
        <w:t xml:space="preserve"> </w:t>
      </w:r>
      <w:r w:rsidR="001647FD">
        <w:rPr>
          <w:rFonts w:ascii="宋体" w:eastAsia="宋体" w:hAnsi="宋体" w:cs="宋体"/>
          <w:sz w:val="30"/>
          <w:szCs w:val="30"/>
        </w:rPr>
        <w:t>3</w:t>
      </w:r>
      <w:r w:rsidR="001647FD">
        <w:rPr>
          <w:rFonts w:ascii="宋体" w:eastAsia="宋体" w:hAnsi="宋体" w:cs="宋体" w:hint="eastAsia"/>
          <w:sz w:val="30"/>
          <w:szCs w:val="30"/>
        </w:rPr>
        <w:t>已</w:t>
      </w:r>
      <w:r>
        <w:rPr>
          <w:rFonts w:ascii="宋体" w:eastAsia="宋体" w:hAnsi="宋体" w:cs="宋体" w:hint="eastAsia"/>
          <w:sz w:val="30"/>
          <w:szCs w:val="30"/>
        </w:rPr>
        <w:t>完成</w:t>
      </w:r>
      <w:r w:rsidR="001647FD">
        <w:rPr>
          <w:rFonts w:ascii="宋体" w:eastAsia="宋体" w:hAnsi="宋体" w:cs="宋体" w:hint="eastAsia"/>
          <w:sz w:val="30"/>
          <w:szCs w:val="30"/>
        </w:rPr>
        <w:t>与</w:t>
      </w:r>
      <w:r w:rsidRPr="001647FD">
        <w:rPr>
          <w:rFonts w:ascii="宋体" w:eastAsia="宋体" w:hAnsi="宋体" w:cs="宋体" w:hint="eastAsia"/>
          <w:color w:val="333333"/>
          <w:spacing w:val="5"/>
          <w:sz w:val="30"/>
          <w:szCs w:val="30"/>
          <w:shd w:val="clear" w:color="auto" w:fill="FFFFFF"/>
        </w:rPr>
        <w:t>华为昇腾、沐曦、天数智芯、燧原等的适配运行。</w:t>
      </w:r>
      <w:r w:rsidRPr="001647FD">
        <w:rPr>
          <w:rFonts w:ascii="宋体" w:eastAsia="宋体" w:hAnsi="宋体" w:cs="宋体" w:hint="eastAsia"/>
          <w:sz w:val="30"/>
          <w:szCs w:val="30"/>
        </w:rPr>
        <w:t>商汤日日新大模型体系与昇腾AI基础软硬件平台结合，应用落地编程、医疗、金融等领域。</w:t>
      </w:r>
    </w:p>
    <w:p w14:paraId="618E32A1" w14:textId="77777777" w:rsidR="000A5013" w:rsidRDefault="00DE051C">
      <w:pPr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三、应用范式：从“对话型”向“助理型”的物理泛终端延伸</w:t>
      </w:r>
    </w:p>
    <w:p w14:paraId="5D698FE1" w14:textId="54E0BBCB" w:rsidR="000A5013" w:rsidRPr="001647FD" w:rsidRDefault="00DE051C">
      <w:pPr>
        <w:spacing w:line="360" w:lineRule="auto"/>
        <w:ind w:firstLineChars="200" w:firstLine="602"/>
        <w:rPr>
          <w:rFonts w:ascii="宋体" w:eastAsia="宋体" w:hAnsi="宋体" w:cs="宋体"/>
          <w:sz w:val="30"/>
          <w:szCs w:val="30"/>
        </w:rPr>
      </w:pPr>
      <w:r w:rsidRPr="001647FD">
        <w:rPr>
          <w:rFonts w:ascii="宋体" w:eastAsia="宋体" w:hAnsi="宋体" w:cs="宋体" w:hint="eastAsia"/>
          <w:b/>
          <w:bCs/>
          <w:sz w:val="30"/>
          <w:szCs w:val="30"/>
        </w:rPr>
        <w:t>大模型正把比特的智能翻译成原子的动作，数字世界与物理世界的边界正在消失。能力方面，</w:t>
      </w:r>
      <w:r w:rsidRPr="001647FD">
        <w:rPr>
          <w:rFonts w:ascii="宋体" w:eastAsia="宋体" w:hAnsi="宋体" w:cs="宋体" w:hint="eastAsia"/>
          <w:sz w:val="30"/>
          <w:szCs w:val="30"/>
        </w:rPr>
        <w:t>模型开源将降低模型使用门槛，并加速模型使用的普惠化。如</w:t>
      </w:r>
      <w:r w:rsidRPr="001647FD">
        <w:rPr>
          <w:rFonts w:ascii="宋体" w:eastAsia="宋体" w:hAnsi="宋体" w:cs="宋体" w:hint="eastAsia"/>
          <w:color w:val="333333"/>
          <w:spacing w:val="5"/>
          <w:kern w:val="0"/>
          <w:sz w:val="30"/>
          <w:szCs w:val="30"/>
          <w:shd w:val="clear" w:color="auto" w:fill="FFFFFF"/>
          <w:lang w:bidi="ar"/>
        </w:rPr>
        <w:t>通义千问在全球主要模型社区的下载量突破4亿，衍生模型超14万个。</w:t>
      </w:r>
      <w:r w:rsidRPr="001647FD">
        <w:rPr>
          <w:rFonts w:ascii="宋体" w:eastAsia="宋体" w:hAnsi="宋体" w:cs="宋体" w:hint="eastAsia"/>
          <w:sz w:val="30"/>
          <w:szCs w:val="30"/>
        </w:rPr>
        <w:t>群核科技发布 InteriorGS数据集，</w:t>
      </w:r>
      <w:r w:rsidRPr="001647FD">
        <w:rPr>
          <w:rFonts w:ascii="宋体" w:eastAsia="宋体" w:hAnsi="宋体" w:cs="宋体" w:hint="eastAsia"/>
          <w:color w:val="333333"/>
          <w:spacing w:val="5"/>
          <w:kern w:val="0"/>
          <w:sz w:val="30"/>
          <w:szCs w:val="30"/>
          <w:shd w:val="clear" w:color="auto" w:fill="FFFFFF"/>
          <w:lang w:bidi="ar"/>
        </w:rPr>
        <w:t>包含近千个3D高斯语义场景，</w:t>
      </w:r>
      <w:r w:rsidRPr="001647FD">
        <w:rPr>
          <w:rFonts w:ascii="宋体" w:eastAsia="宋体" w:hAnsi="宋体" w:cs="宋体" w:hint="eastAsia"/>
          <w:sz w:val="30"/>
          <w:szCs w:val="30"/>
        </w:rPr>
        <w:t>让机器人“看懂”物理空间。机器人将大模型作为“大脑”完成搬箱、格斗、递送、触摸等，动作精度与任务泛化能力已可满足全天候作业。斑马智行基于端侧多模态大模型实现智能座舱90%的感知、</w:t>
      </w:r>
      <w:r w:rsidRPr="001647FD">
        <w:rPr>
          <w:rFonts w:ascii="宋体" w:eastAsia="宋体" w:hAnsi="宋体" w:cs="宋体" w:hint="eastAsia"/>
          <w:sz w:val="30"/>
          <w:szCs w:val="30"/>
        </w:rPr>
        <w:lastRenderedPageBreak/>
        <w:t>决策、执行的服务闭环，腾讯车载Agent一句话点咖啡并自动核销。</w:t>
      </w:r>
      <w:r w:rsidRPr="001647FD">
        <w:rPr>
          <w:rFonts w:ascii="宋体" w:eastAsia="宋体" w:hAnsi="宋体" w:cs="宋体" w:hint="eastAsia"/>
          <w:b/>
          <w:bCs/>
          <w:sz w:val="30"/>
          <w:szCs w:val="30"/>
        </w:rPr>
        <w:t>商业模式方面，</w:t>
      </w:r>
      <w:r w:rsidRPr="001647FD">
        <w:rPr>
          <w:rFonts w:ascii="宋体" w:eastAsia="宋体" w:hAnsi="宋体" w:cs="宋体" w:hint="eastAsia"/>
          <w:sz w:val="30"/>
          <w:szCs w:val="30"/>
        </w:rPr>
        <w:t>从“项目制”到“订阅分成”闭环初显。阶跃星辰以终端license+云消耗的分成模式锁定10亿元年化预期收入；蚂蚁发布国内首个支付MCP，打通智能体自然语言结算；阿里云百炼平台已孵化70万Agent，验证“平台+生态”可持续变现路径。商汤推出的小浣熊综合智能助手，满足人类多模态任务需求。</w:t>
      </w:r>
    </w:p>
    <w:sectPr w:rsidR="000A5013" w:rsidRPr="001647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88DBDD" w14:textId="77777777" w:rsidR="00D539B3" w:rsidRDefault="00D539B3" w:rsidP="00945C4A">
      <w:r>
        <w:separator/>
      </w:r>
    </w:p>
  </w:endnote>
  <w:endnote w:type="continuationSeparator" w:id="0">
    <w:p w14:paraId="6A753440" w14:textId="77777777" w:rsidR="00D539B3" w:rsidRDefault="00D539B3" w:rsidP="00945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91D49C" w14:textId="77777777" w:rsidR="00D539B3" w:rsidRDefault="00D539B3" w:rsidP="00945C4A">
      <w:r>
        <w:separator/>
      </w:r>
    </w:p>
  </w:footnote>
  <w:footnote w:type="continuationSeparator" w:id="0">
    <w:p w14:paraId="6F1FEDD2" w14:textId="77777777" w:rsidR="00D539B3" w:rsidRDefault="00D539B3" w:rsidP="00945C4A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weiyue">
    <w15:presenceInfo w15:providerId="Windows Live" w15:userId="453543dc6309e68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2D3941"/>
    <w:rsid w:val="000A5013"/>
    <w:rsid w:val="001031FD"/>
    <w:rsid w:val="001647FD"/>
    <w:rsid w:val="00234BD5"/>
    <w:rsid w:val="002B6F96"/>
    <w:rsid w:val="0030723D"/>
    <w:rsid w:val="0084286F"/>
    <w:rsid w:val="00907DA7"/>
    <w:rsid w:val="00945C4A"/>
    <w:rsid w:val="00AF3A7A"/>
    <w:rsid w:val="00B23946"/>
    <w:rsid w:val="00D539B3"/>
    <w:rsid w:val="00D73286"/>
    <w:rsid w:val="00DE051C"/>
    <w:rsid w:val="00E4045B"/>
    <w:rsid w:val="02E3687A"/>
    <w:rsid w:val="03F77A13"/>
    <w:rsid w:val="0469124B"/>
    <w:rsid w:val="07426476"/>
    <w:rsid w:val="0986133D"/>
    <w:rsid w:val="0C7B7987"/>
    <w:rsid w:val="0CF74D52"/>
    <w:rsid w:val="0D142033"/>
    <w:rsid w:val="0D3B2981"/>
    <w:rsid w:val="11797DBA"/>
    <w:rsid w:val="119229CC"/>
    <w:rsid w:val="12B25538"/>
    <w:rsid w:val="137173F0"/>
    <w:rsid w:val="13987DB4"/>
    <w:rsid w:val="13D7311C"/>
    <w:rsid w:val="14C57522"/>
    <w:rsid w:val="175E42DB"/>
    <w:rsid w:val="19EE0799"/>
    <w:rsid w:val="1BBB420C"/>
    <w:rsid w:val="1E95273B"/>
    <w:rsid w:val="209656F5"/>
    <w:rsid w:val="20F06D17"/>
    <w:rsid w:val="217649F2"/>
    <w:rsid w:val="227E5224"/>
    <w:rsid w:val="260006E9"/>
    <w:rsid w:val="267912AC"/>
    <w:rsid w:val="28680AD8"/>
    <w:rsid w:val="2D4C4ADE"/>
    <w:rsid w:val="2E381263"/>
    <w:rsid w:val="3F2D3941"/>
    <w:rsid w:val="41BA6A61"/>
    <w:rsid w:val="4BBC374F"/>
    <w:rsid w:val="4C1A4185"/>
    <w:rsid w:val="4C42304D"/>
    <w:rsid w:val="4E483137"/>
    <w:rsid w:val="524B0FDA"/>
    <w:rsid w:val="52566E26"/>
    <w:rsid w:val="544766C3"/>
    <w:rsid w:val="55EA6982"/>
    <w:rsid w:val="56E5461B"/>
    <w:rsid w:val="5A766A76"/>
    <w:rsid w:val="5B5810A5"/>
    <w:rsid w:val="5F116AC5"/>
    <w:rsid w:val="5F9D006D"/>
    <w:rsid w:val="61BF4E97"/>
    <w:rsid w:val="61FB445C"/>
    <w:rsid w:val="66267284"/>
    <w:rsid w:val="677243C5"/>
    <w:rsid w:val="698D33AA"/>
    <w:rsid w:val="6CAD3358"/>
    <w:rsid w:val="6DDB184C"/>
    <w:rsid w:val="6E442175"/>
    <w:rsid w:val="7E70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ED7482"/>
  <w15:docId w15:val="{29D0015E-442B-4462-8984-5ED7EA19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rFonts w:ascii="楷体" w:eastAsia="楷体" w:hAnsi="楷体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Balloon Text"/>
    <w:basedOn w:val="a"/>
    <w:link w:val="a5"/>
    <w:rsid w:val="001647FD"/>
    <w:rPr>
      <w:sz w:val="18"/>
      <w:szCs w:val="18"/>
    </w:rPr>
  </w:style>
  <w:style w:type="character" w:customStyle="1" w:styleId="a5">
    <w:name w:val="批注框文本 字符"/>
    <w:basedOn w:val="a0"/>
    <w:link w:val="a4"/>
    <w:rsid w:val="001647F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header"/>
    <w:basedOn w:val="a"/>
    <w:link w:val="a7"/>
    <w:rsid w:val="00945C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945C4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945C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945C4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302</Words>
  <Characters>1728</Characters>
  <Application>Microsoft Office Word</Application>
  <DocSecurity>0</DocSecurity>
  <Lines>14</Lines>
  <Paragraphs>4</Paragraphs>
  <ScaleCrop>false</ScaleCrop>
  <Company>中国电信股份有限公司研究院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weiyue</cp:lastModifiedBy>
  <cp:revision>3</cp:revision>
  <dcterms:created xsi:type="dcterms:W3CDTF">2025-07-28T01:36:00Z</dcterms:created>
  <dcterms:modified xsi:type="dcterms:W3CDTF">2025-07-28T02:55:00Z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F2807F78BA6A41489EA1A809F945A27A_13</vt:lpwstr>
  </property>
  <property fmtid="{D5CDD505-2E9C-101B-9397-08002B2CF9AE}" pid="4" name="KSOTemplateDocerSaveRecord">
    <vt:lpwstr>eyJoZGlkIjoiZTQ4ODQwNThiYTg4YTBlNDhkZDRmNGNiNWM5NWE1YzAiLCJ1c2VySWQiOiI1MzE5MjcxNjAifQ==</vt:lpwstr>
  </property>
</Properties>
</file>