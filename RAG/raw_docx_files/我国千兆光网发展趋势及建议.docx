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6B7" w:rsidRDefault="00A37E1A">
      <w:pPr>
        <w:pStyle w:val="1"/>
        <w:spacing w:line="360" w:lineRule="auto"/>
        <w:jc w:val="center"/>
        <w:rPr>
          <w:rFonts w:ascii="仿宋" w:eastAsia="仿宋" w:hAnsi="仿宋"/>
          <w:sz w:val="36"/>
        </w:rPr>
      </w:pPr>
      <w:bookmarkStart w:id="0" w:name="_GoBack"/>
      <w:r>
        <w:rPr>
          <w:rFonts w:ascii="仿宋" w:eastAsia="仿宋" w:hAnsi="仿宋" w:hint="eastAsia"/>
          <w:sz w:val="36"/>
        </w:rPr>
        <w:t>我国千兆光网发展趋势及建议</w:t>
      </w:r>
      <w:bookmarkEnd w:id="0"/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/>
          <w:color w:val="191919"/>
          <w:shd w:val="clear" w:color="auto" w:fill="FFFFFF"/>
        </w:rPr>
        <w:t>党的十八大以来，习近平总书记牢牢把握数字化、网络化、智能化发展趋势，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站在全面建设社会主义现代化国家的战略高度，对加快建设网络强国、数字中国作出系列部署，指引我国数字基础设施建设。</w:t>
      </w:r>
      <w:r>
        <w:rPr>
          <w:rFonts w:ascii="仿宋" w:eastAsia="仿宋" w:hAnsi="仿宋" w:cs="Arial"/>
          <w:color w:val="191919"/>
          <w:shd w:val="clear" w:color="auto" w:fill="FFFFFF"/>
        </w:rPr>
        <w:t>千兆光网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作为</w:t>
      </w:r>
      <w:r>
        <w:rPr>
          <w:rFonts w:ascii="仿宋" w:eastAsia="仿宋" w:hAnsi="仿宋" w:cs="Arial"/>
          <w:color w:val="191919"/>
          <w:shd w:val="clear" w:color="auto" w:fill="FFFFFF"/>
        </w:rPr>
        <w:t>新型</w:t>
      </w:r>
      <w:ins w:id="1" w:author="马天虎" w:date="2023-06-06T13:55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数字</w:t>
        </w:r>
      </w:ins>
      <w:r>
        <w:rPr>
          <w:rFonts w:ascii="仿宋" w:eastAsia="仿宋" w:hAnsi="仿宋" w:cs="Arial"/>
          <w:color w:val="191919"/>
          <w:shd w:val="clear" w:color="auto" w:fill="FFFFFF"/>
        </w:rPr>
        <w:t>基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础设施重要组成部分，构筑起新时期数字化转型重要发展底座，对于支撑我国社会经济高质量发展，支持产业数字化转型，满足人民对美好生活的向往具有重要意义。</w:t>
      </w:r>
    </w:p>
    <w:p w:rsidR="00A606B7" w:rsidRDefault="00A37E1A">
      <w:pPr>
        <w:pStyle w:val="Default"/>
        <w:spacing w:line="360" w:lineRule="auto"/>
        <w:ind w:firstLineChars="200" w:firstLine="482"/>
        <w:jc w:val="both"/>
        <w:rPr>
          <w:rFonts w:ascii="仿宋" w:eastAsia="仿宋" w:hAnsi="仿宋" w:cs="宋体"/>
          <w:b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b/>
          <w:color w:val="333333"/>
          <w:shd w:val="clear" w:color="auto" w:fill="FFFFFF"/>
        </w:rPr>
        <w:t>一、千兆光网促进数字经济发展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/>
          <w:color w:val="191919"/>
          <w:shd w:val="clear" w:color="auto" w:fill="FFFFFF"/>
        </w:rPr>
      </w:pPr>
      <w:r>
        <w:rPr>
          <w:rFonts w:ascii="仿宋" w:eastAsia="仿宋" w:hAnsi="仿宋"/>
          <w:color w:val="191919"/>
          <w:shd w:val="clear" w:color="auto" w:fill="FFFFFF"/>
        </w:rPr>
        <w:t>《</w:t>
      </w:r>
      <w:r>
        <w:rPr>
          <w:rFonts w:ascii="仿宋" w:eastAsia="仿宋" w:hAnsi="仿宋"/>
          <w:color w:val="191919"/>
          <w:shd w:val="clear" w:color="auto" w:fill="FFFFFF"/>
        </w:rPr>
        <w:t>“</w:t>
      </w:r>
      <w:r>
        <w:rPr>
          <w:rFonts w:ascii="仿宋" w:eastAsia="仿宋" w:hAnsi="仿宋"/>
          <w:color w:val="191919"/>
          <w:shd w:val="clear" w:color="auto" w:fill="FFFFFF"/>
        </w:rPr>
        <w:t>十四五</w:t>
      </w:r>
      <w:r>
        <w:rPr>
          <w:rFonts w:ascii="仿宋" w:eastAsia="仿宋" w:hAnsi="仿宋"/>
          <w:color w:val="191919"/>
          <w:shd w:val="clear" w:color="auto" w:fill="FFFFFF"/>
        </w:rPr>
        <w:t>”</w:t>
      </w:r>
      <w:r>
        <w:rPr>
          <w:rFonts w:ascii="仿宋" w:eastAsia="仿宋" w:hAnsi="仿宋"/>
          <w:color w:val="191919"/>
          <w:shd w:val="clear" w:color="auto" w:fill="FFFFFF"/>
        </w:rPr>
        <w:t>信息通信行业发展规划》要求加快推进</w:t>
      </w:r>
      <w:r>
        <w:rPr>
          <w:rFonts w:ascii="仿宋" w:eastAsia="仿宋" w:hAnsi="仿宋"/>
          <w:color w:val="191919"/>
          <w:shd w:val="clear" w:color="auto" w:fill="FFFFFF"/>
        </w:rPr>
        <w:t>“</w:t>
      </w:r>
      <w:r>
        <w:rPr>
          <w:rFonts w:ascii="仿宋" w:eastAsia="仿宋" w:hAnsi="仿宋"/>
          <w:color w:val="191919"/>
          <w:shd w:val="clear" w:color="auto" w:fill="FFFFFF"/>
        </w:rPr>
        <w:t>双千兆</w:t>
      </w:r>
      <w:r>
        <w:rPr>
          <w:rFonts w:ascii="仿宋" w:eastAsia="仿宋" w:hAnsi="仿宋"/>
          <w:color w:val="191919"/>
          <w:shd w:val="clear" w:color="auto" w:fill="FFFFFF"/>
        </w:rPr>
        <w:t>”</w:t>
      </w:r>
      <w:r>
        <w:rPr>
          <w:rFonts w:ascii="仿宋" w:eastAsia="仿宋" w:hAnsi="仿宋"/>
          <w:color w:val="191919"/>
          <w:shd w:val="clear" w:color="auto" w:fill="FFFFFF"/>
        </w:rPr>
        <w:t>网络建设，构建以技术创新为驱动、以新一代通信网络为基础、以数据和算力设施为核心、以融合基础设施为突破的新型数字基础设施体系。云网融合则是新型</w:t>
      </w:r>
      <w:r>
        <w:rPr>
          <w:rFonts w:ascii="仿宋" w:eastAsia="仿宋" w:hAnsi="仿宋" w:hint="eastAsia"/>
          <w:color w:val="191919"/>
          <w:shd w:val="clear" w:color="auto" w:fill="FFFFFF"/>
        </w:rPr>
        <w:t>数字</w:t>
      </w:r>
      <w:r>
        <w:rPr>
          <w:rFonts w:ascii="仿宋" w:eastAsia="仿宋" w:hAnsi="仿宋"/>
          <w:color w:val="191919"/>
          <w:shd w:val="clear" w:color="auto" w:fill="FFFFFF"/>
        </w:rPr>
        <w:t>基础设施和企业数字化转型的技术底座</w:t>
      </w:r>
      <w:r>
        <w:rPr>
          <w:rFonts w:ascii="仿宋" w:eastAsia="仿宋" w:hAnsi="仿宋" w:hint="eastAsia"/>
          <w:color w:val="191919"/>
          <w:shd w:val="clear" w:color="auto" w:fill="FFFFFF"/>
        </w:rPr>
        <w:t>，</w:t>
      </w:r>
      <w:r>
        <w:rPr>
          <w:rFonts w:ascii="仿宋" w:eastAsia="仿宋" w:hAnsi="仿宋"/>
          <w:color w:val="191919"/>
          <w:shd w:val="clear" w:color="auto" w:fill="FFFFFF"/>
        </w:rPr>
        <w:t>千兆光网是国家新型</w:t>
      </w:r>
      <w:r>
        <w:rPr>
          <w:rFonts w:ascii="仿宋" w:eastAsia="仿宋" w:hAnsi="仿宋" w:hint="eastAsia"/>
          <w:color w:val="191919"/>
          <w:shd w:val="clear" w:color="auto" w:fill="FFFFFF"/>
        </w:rPr>
        <w:t>数字</w:t>
      </w:r>
      <w:r>
        <w:rPr>
          <w:rFonts w:ascii="仿宋" w:eastAsia="仿宋" w:hAnsi="仿宋"/>
          <w:color w:val="191919"/>
          <w:shd w:val="clear" w:color="auto" w:fill="FFFFFF"/>
        </w:rPr>
        <w:t>基础设施的重要组成部分，是云网融合的基础之一</w:t>
      </w:r>
      <w:r>
        <w:rPr>
          <w:rFonts w:ascii="仿宋" w:eastAsia="仿宋" w:hAnsi="仿宋" w:hint="eastAsia"/>
          <w:color w:val="191919"/>
          <w:shd w:val="clear" w:color="auto" w:fill="FFFFFF"/>
        </w:rPr>
        <w:t>。我国已建成全球规模最大、技术领先的光网基础设施，千兆接入能力覆盖所有地级市，千兆光网已具备覆盖超过</w:t>
      </w:r>
      <w:r>
        <w:rPr>
          <w:rFonts w:ascii="仿宋" w:eastAsia="仿宋" w:hAnsi="仿宋" w:hint="eastAsia"/>
          <w:color w:val="191919"/>
          <w:shd w:val="clear" w:color="auto" w:fill="FFFFFF"/>
        </w:rPr>
        <w:t>5</w:t>
      </w:r>
      <w:r>
        <w:rPr>
          <w:rFonts w:ascii="仿宋" w:eastAsia="仿宋" w:hAnsi="仿宋" w:hint="eastAsia"/>
          <w:color w:val="191919"/>
          <w:shd w:val="clear" w:color="auto" w:fill="FFFFFF"/>
        </w:rPr>
        <w:t>亿户家庭的能力，千兆及以上固定宽带接入用户达到</w:t>
      </w:r>
      <w:r>
        <w:rPr>
          <w:rFonts w:ascii="仿宋" w:eastAsia="仿宋" w:hAnsi="仿宋" w:hint="eastAsia"/>
          <w:color w:val="191919"/>
          <w:shd w:val="clear" w:color="auto" w:fill="FFFFFF"/>
        </w:rPr>
        <w:t>9175</w:t>
      </w:r>
      <w:r>
        <w:rPr>
          <w:rFonts w:ascii="仿宋" w:eastAsia="仿宋" w:hAnsi="仿宋" w:hint="eastAsia"/>
          <w:color w:val="191919"/>
          <w:shd w:val="clear" w:color="auto" w:fill="FFFFFF"/>
        </w:rPr>
        <w:t>万户（</w:t>
      </w:r>
      <w:r>
        <w:rPr>
          <w:rFonts w:ascii="仿宋" w:eastAsia="仿宋" w:hAnsi="仿宋" w:hint="eastAsia"/>
          <w:color w:val="191919"/>
          <w:shd w:val="clear" w:color="auto" w:fill="FFFFFF"/>
        </w:rPr>
        <w:t>2</w:t>
      </w:r>
      <w:r>
        <w:rPr>
          <w:rFonts w:ascii="仿宋" w:eastAsia="仿宋" w:hAnsi="仿宋"/>
          <w:color w:val="191919"/>
          <w:shd w:val="clear" w:color="auto" w:fill="FFFFFF"/>
        </w:rPr>
        <w:t>022</w:t>
      </w:r>
      <w:r>
        <w:rPr>
          <w:rFonts w:ascii="仿宋" w:eastAsia="仿宋" w:hAnsi="仿宋" w:hint="eastAsia"/>
          <w:color w:val="191919"/>
          <w:shd w:val="clear" w:color="auto" w:fill="FFFFFF"/>
        </w:rPr>
        <w:t>年底数据），全国</w:t>
      </w:r>
      <w:r>
        <w:rPr>
          <w:rFonts w:ascii="仿宋" w:eastAsia="仿宋" w:hAnsi="仿宋"/>
          <w:color w:val="191919"/>
          <w:shd w:val="clear" w:color="auto" w:fill="FFFFFF"/>
        </w:rPr>
        <w:t>110</w:t>
      </w:r>
      <w:r>
        <w:rPr>
          <w:rFonts w:ascii="仿宋" w:eastAsia="仿宋" w:hAnsi="仿宋"/>
          <w:color w:val="191919"/>
          <w:shd w:val="clear" w:color="auto" w:fill="FFFFFF"/>
        </w:rPr>
        <w:t>个千兆城市实现城市家庭千兆光网全覆盖</w:t>
      </w:r>
      <w:r>
        <w:rPr>
          <w:rFonts w:ascii="仿宋" w:eastAsia="仿宋" w:hAnsi="仿宋" w:hint="eastAsia"/>
          <w:color w:val="191919"/>
          <w:shd w:val="clear" w:color="auto" w:fill="FFFFFF"/>
        </w:rPr>
        <w:t>（</w:t>
      </w:r>
      <w:r>
        <w:rPr>
          <w:rFonts w:ascii="仿宋" w:eastAsia="仿宋" w:hAnsi="仿宋" w:hint="eastAsia"/>
          <w:color w:val="191919"/>
          <w:shd w:val="clear" w:color="auto" w:fill="FFFFFF"/>
        </w:rPr>
        <w:t>2</w:t>
      </w:r>
      <w:r>
        <w:rPr>
          <w:rFonts w:ascii="仿宋" w:eastAsia="仿宋" w:hAnsi="仿宋"/>
          <w:color w:val="191919"/>
          <w:shd w:val="clear" w:color="auto" w:fill="FFFFFF"/>
        </w:rPr>
        <w:t>023</w:t>
      </w:r>
      <w:r>
        <w:rPr>
          <w:rFonts w:ascii="仿宋" w:eastAsia="仿宋" w:hAnsi="仿宋" w:hint="eastAsia"/>
          <w:color w:val="191919"/>
          <w:shd w:val="clear" w:color="auto" w:fill="FFFFFF"/>
        </w:rPr>
        <w:t>年</w:t>
      </w:r>
      <w:r>
        <w:rPr>
          <w:rFonts w:ascii="仿宋" w:eastAsia="仿宋" w:hAnsi="仿宋" w:hint="eastAsia"/>
          <w:color w:val="191919"/>
          <w:shd w:val="clear" w:color="auto" w:fill="FFFFFF"/>
        </w:rPr>
        <w:t>2</w:t>
      </w:r>
      <w:r>
        <w:rPr>
          <w:rFonts w:ascii="仿宋" w:eastAsia="仿宋" w:hAnsi="仿宋" w:hint="eastAsia"/>
          <w:color w:val="191919"/>
          <w:shd w:val="clear" w:color="auto" w:fill="FFFFFF"/>
        </w:rPr>
        <w:t>月数据）。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/>
          <w:color w:val="191919"/>
          <w:shd w:val="clear" w:color="auto" w:fill="FFFFFF"/>
        </w:rPr>
      </w:pPr>
      <w:r>
        <w:rPr>
          <w:rFonts w:ascii="仿宋" w:eastAsia="仿宋" w:hAnsi="仿宋"/>
          <w:color w:val="191919"/>
          <w:shd w:val="clear" w:color="auto" w:fill="FFFFFF"/>
          <w:rPrChange w:id="2" w:author="马天虎" w:date="2023-06-06T10:44:00Z">
            <w:rPr>
              <w:rFonts w:ascii="仿宋" w:eastAsia="仿宋" w:hAnsi="仿宋"/>
              <w:color w:val="191919"/>
              <w:highlight w:val="yellow"/>
              <w:shd w:val="clear" w:color="auto" w:fill="FFFFFF"/>
            </w:rPr>
          </w:rPrChange>
        </w:rPr>
        <w:t>千兆光网</w:t>
      </w:r>
      <w:ins w:id="3" w:author="马天虎" w:date="2023-06-06T13:56:00Z">
        <w:r>
          <w:rPr>
            <w:rFonts w:ascii="仿宋" w:eastAsia="仿宋" w:hAnsi="仿宋" w:hint="eastAsia"/>
            <w:color w:val="191919"/>
            <w:shd w:val="clear" w:color="auto" w:fill="FFFFFF"/>
          </w:rPr>
          <w:t>有效</w:t>
        </w:r>
      </w:ins>
      <w:r>
        <w:rPr>
          <w:rFonts w:ascii="仿宋" w:eastAsia="仿宋" w:hAnsi="仿宋" w:hint="eastAsia"/>
          <w:color w:val="191919"/>
          <w:shd w:val="clear" w:color="auto" w:fill="FFFFFF"/>
          <w:rPrChange w:id="4" w:author="马天虎" w:date="2023-06-06T10:44:00Z">
            <w:rPr>
              <w:rFonts w:ascii="仿宋" w:eastAsia="仿宋" w:hAnsi="仿宋" w:hint="eastAsia"/>
              <w:color w:val="191919"/>
              <w:highlight w:val="yellow"/>
              <w:shd w:val="clear" w:color="auto" w:fill="FFFFFF"/>
            </w:rPr>
          </w:rPrChange>
        </w:rPr>
        <w:t>助力</w:t>
      </w:r>
      <w:r>
        <w:rPr>
          <w:rFonts w:ascii="仿宋" w:eastAsia="仿宋" w:hAnsi="仿宋"/>
          <w:color w:val="191919"/>
          <w:shd w:val="clear" w:color="auto" w:fill="FFFFFF"/>
          <w:rPrChange w:id="5" w:author="马天虎" w:date="2023-06-06T10:44:00Z">
            <w:rPr>
              <w:rFonts w:ascii="仿宋" w:eastAsia="仿宋" w:hAnsi="仿宋"/>
              <w:color w:val="191919"/>
              <w:highlight w:val="yellow"/>
              <w:shd w:val="clear" w:color="auto" w:fill="FFFFFF"/>
            </w:rPr>
          </w:rPrChange>
        </w:rPr>
        <w:t>数字经济发展</w:t>
      </w:r>
      <w:del w:id="6" w:author="马天虎" w:date="2023-06-06T10:44:00Z">
        <w:r>
          <w:rPr>
            <w:rFonts w:ascii="仿宋" w:eastAsia="仿宋" w:hAnsi="仿宋"/>
            <w:color w:val="191919"/>
            <w:shd w:val="clear" w:color="auto" w:fill="FFFFFF"/>
            <w:rPrChange w:id="7" w:author="马天虎" w:date="2023-06-06T10:44:00Z">
              <w:rPr>
                <w:rFonts w:ascii="仿宋" w:eastAsia="仿宋" w:hAnsi="仿宋"/>
                <w:color w:val="191919"/>
                <w:highlight w:val="yellow"/>
                <w:shd w:val="clear" w:color="auto" w:fill="FFFFFF"/>
              </w:rPr>
            </w:rPrChange>
          </w:rPr>
          <w:delText>的发动机</w:delText>
        </w:r>
      </w:del>
      <w:r>
        <w:rPr>
          <w:rFonts w:ascii="仿宋" w:eastAsia="仿宋" w:hAnsi="仿宋"/>
          <w:color w:val="191919"/>
          <w:shd w:val="clear" w:color="auto" w:fill="FFFFFF"/>
        </w:rPr>
        <w:t>。</w:t>
      </w:r>
      <w:r>
        <w:rPr>
          <w:rFonts w:ascii="仿宋" w:eastAsia="仿宋" w:hAnsi="仿宋" w:hint="eastAsia"/>
          <w:color w:val="191919"/>
          <w:shd w:val="clear" w:color="auto" w:fill="FFFFFF"/>
        </w:rPr>
        <w:t>在</w:t>
      </w:r>
      <w:r>
        <w:rPr>
          <w:rFonts w:ascii="仿宋" w:eastAsia="仿宋" w:hAnsi="仿宋"/>
          <w:color w:val="191919"/>
          <w:shd w:val="clear" w:color="auto" w:fill="FFFFFF"/>
        </w:rPr>
        <w:t>家庭信息消费方面，光纤入室创新组网模式，使家庭网络性能有了质的飞跃</w:t>
      </w:r>
      <w:r>
        <w:rPr>
          <w:rFonts w:ascii="仿宋" w:eastAsia="仿宋" w:hAnsi="仿宋" w:hint="eastAsia"/>
          <w:color w:val="191919"/>
          <w:shd w:val="clear" w:color="auto" w:fill="FFFFFF"/>
        </w:rPr>
        <w:t>，满足居民多样化数字生活需求。</w:t>
      </w:r>
      <w:r>
        <w:rPr>
          <w:rFonts w:ascii="仿宋" w:eastAsia="仿宋" w:hAnsi="仿宋"/>
          <w:color w:val="191919"/>
          <w:shd w:val="clear" w:color="auto" w:fill="FFFFFF"/>
        </w:rPr>
        <w:t>加速企业数字化转型方面，工业光网与</w:t>
      </w:r>
      <w:r>
        <w:rPr>
          <w:rFonts w:ascii="仿宋" w:eastAsia="仿宋" w:hAnsi="仿宋"/>
          <w:color w:val="191919"/>
          <w:shd w:val="clear" w:color="auto" w:fill="FFFFFF"/>
        </w:rPr>
        <w:t>5G</w:t>
      </w:r>
      <w:r>
        <w:rPr>
          <w:rFonts w:ascii="仿宋" w:eastAsia="仿宋" w:hAnsi="仿宋"/>
          <w:color w:val="191919"/>
          <w:shd w:val="clear" w:color="auto" w:fill="FFFFFF"/>
        </w:rPr>
        <w:t>、人工智能、工业互联网、物联网、边缘计算等深度融合，推进智能制造、个性制造、柔性制造的发展</w:t>
      </w:r>
      <w:r>
        <w:rPr>
          <w:rFonts w:ascii="仿宋" w:eastAsia="仿宋" w:hAnsi="仿宋" w:hint="eastAsia"/>
          <w:color w:val="191919"/>
          <w:shd w:val="clear" w:color="auto" w:fill="FFFFFF"/>
        </w:rPr>
        <w:t>。</w:t>
      </w:r>
      <w:r>
        <w:rPr>
          <w:rFonts w:ascii="仿宋" w:eastAsia="仿宋" w:hAnsi="仿宋"/>
          <w:color w:val="191919"/>
          <w:shd w:val="clear" w:color="auto" w:fill="FFFFFF"/>
        </w:rPr>
        <w:t>提升城市智慧化水平方面，</w:t>
      </w:r>
      <w:r>
        <w:rPr>
          <w:rFonts w:ascii="仿宋" w:eastAsia="仿宋" w:hAnsi="仿宋" w:hint="eastAsia"/>
          <w:color w:val="191919"/>
          <w:shd w:val="clear" w:color="auto" w:fill="FFFFFF"/>
        </w:rPr>
        <w:t>通过端到端全光运力网络建设，打造城市内</w:t>
      </w:r>
      <w:r>
        <w:rPr>
          <w:rFonts w:ascii="仿宋" w:eastAsia="仿宋" w:hAnsi="仿宋" w:hint="eastAsia"/>
          <w:color w:val="191919"/>
          <w:shd w:val="clear" w:color="auto" w:fill="FFFFFF"/>
        </w:rPr>
        <w:t>1</w:t>
      </w:r>
      <w:r>
        <w:rPr>
          <w:rFonts w:ascii="仿宋" w:eastAsia="仿宋" w:hAnsi="仿宋" w:hint="eastAsia"/>
          <w:color w:val="191919"/>
          <w:shd w:val="clear" w:color="auto" w:fill="FFFFFF"/>
        </w:rPr>
        <w:t>毫秒算力时延圈，</w:t>
      </w:r>
      <w:r>
        <w:rPr>
          <w:rFonts w:ascii="仿宋" w:eastAsia="仿宋" w:hAnsi="仿宋"/>
          <w:color w:val="191919"/>
          <w:shd w:val="clear" w:color="auto" w:fill="FFFFFF"/>
        </w:rPr>
        <w:t>赋能数字政府建设，提升城市服务能力</w:t>
      </w:r>
      <w:r>
        <w:rPr>
          <w:rFonts w:ascii="仿宋" w:eastAsia="仿宋" w:hAnsi="仿宋" w:hint="eastAsia"/>
          <w:color w:val="191919"/>
          <w:shd w:val="clear" w:color="auto" w:fill="FFFFFF"/>
        </w:rPr>
        <w:t>。</w:t>
      </w:r>
      <w:r>
        <w:rPr>
          <w:rFonts w:ascii="仿宋" w:eastAsia="仿宋" w:hAnsi="仿宋"/>
          <w:color w:val="191919"/>
          <w:shd w:val="clear" w:color="auto" w:fill="FFFFFF"/>
        </w:rPr>
        <w:t>世界银行研究表明，宽带普及率每提升</w:t>
      </w:r>
      <w:r>
        <w:rPr>
          <w:rFonts w:ascii="仿宋" w:eastAsia="仿宋" w:hAnsi="仿宋"/>
          <w:color w:val="191919"/>
          <w:shd w:val="clear" w:color="auto" w:fill="FFFFFF"/>
        </w:rPr>
        <w:t>10%</w:t>
      </w:r>
      <w:r>
        <w:rPr>
          <w:rFonts w:ascii="仿宋" w:eastAsia="仿宋" w:hAnsi="仿宋"/>
          <w:color w:val="191919"/>
          <w:shd w:val="clear" w:color="auto" w:fill="FFFFFF"/>
        </w:rPr>
        <w:t>，平均带动</w:t>
      </w:r>
      <w:r>
        <w:rPr>
          <w:rFonts w:ascii="仿宋" w:eastAsia="仿宋" w:hAnsi="仿宋"/>
          <w:color w:val="191919"/>
          <w:shd w:val="clear" w:color="auto" w:fill="FFFFFF"/>
        </w:rPr>
        <w:t>GDP</w:t>
      </w:r>
      <w:r>
        <w:rPr>
          <w:rFonts w:ascii="仿宋" w:eastAsia="仿宋" w:hAnsi="仿宋"/>
          <w:color w:val="191919"/>
          <w:shd w:val="clear" w:color="auto" w:fill="FFFFFF"/>
        </w:rPr>
        <w:t>增长</w:t>
      </w:r>
      <w:r>
        <w:rPr>
          <w:rFonts w:ascii="仿宋" w:eastAsia="仿宋" w:hAnsi="仿宋"/>
          <w:color w:val="191919"/>
          <w:shd w:val="clear" w:color="auto" w:fill="FFFFFF"/>
        </w:rPr>
        <w:t>1</w:t>
      </w:r>
      <w:r>
        <w:rPr>
          <w:rFonts w:ascii="仿宋" w:eastAsia="仿宋" w:hAnsi="仿宋"/>
          <w:color w:val="191919"/>
          <w:shd w:val="clear" w:color="auto" w:fill="FFFFFF"/>
        </w:rPr>
        <w:t>.38%</w:t>
      </w:r>
      <w:r>
        <w:rPr>
          <w:rFonts w:ascii="仿宋" w:eastAsia="仿宋" w:hAnsi="仿宋"/>
          <w:color w:val="191919"/>
          <w:shd w:val="clear" w:color="auto" w:fill="FFFFFF"/>
        </w:rPr>
        <w:t>。安永发布的《全球光通信产业白皮书》预测，到</w:t>
      </w:r>
      <w:r>
        <w:rPr>
          <w:rFonts w:ascii="仿宋" w:eastAsia="仿宋" w:hAnsi="仿宋"/>
          <w:color w:val="191919"/>
          <w:shd w:val="clear" w:color="auto" w:fill="FFFFFF"/>
        </w:rPr>
        <w:t>2025</w:t>
      </w:r>
      <w:r>
        <w:rPr>
          <w:rFonts w:ascii="仿宋" w:eastAsia="仿宋" w:hAnsi="仿宋"/>
          <w:color w:val="191919"/>
          <w:shd w:val="clear" w:color="auto" w:fill="FFFFFF"/>
        </w:rPr>
        <w:t>年全球光通信产业</w:t>
      </w:r>
      <w:r>
        <w:rPr>
          <w:rFonts w:ascii="仿宋" w:eastAsia="仿宋" w:hAnsi="仿宋" w:hint="eastAsia"/>
          <w:color w:val="191919"/>
          <w:shd w:val="clear" w:color="auto" w:fill="FFFFFF"/>
        </w:rPr>
        <w:t>将创造</w:t>
      </w:r>
      <w:r>
        <w:rPr>
          <w:rFonts w:ascii="仿宋" w:eastAsia="仿宋" w:hAnsi="仿宋"/>
          <w:color w:val="191919"/>
          <w:shd w:val="clear" w:color="auto" w:fill="FFFFFF"/>
        </w:rPr>
        <w:t>约</w:t>
      </w:r>
      <w:r>
        <w:rPr>
          <w:rFonts w:ascii="仿宋" w:eastAsia="仿宋" w:hAnsi="仿宋"/>
          <w:color w:val="191919"/>
          <w:shd w:val="clear" w:color="auto" w:fill="FFFFFF"/>
        </w:rPr>
        <w:t>3.2</w:t>
      </w:r>
      <w:r>
        <w:rPr>
          <w:rFonts w:ascii="仿宋" w:eastAsia="仿宋" w:hAnsi="仿宋"/>
          <w:color w:val="191919"/>
          <w:shd w:val="clear" w:color="auto" w:fill="FFFFFF"/>
        </w:rPr>
        <w:t>万亿人民币的下游应用市场空间。</w:t>
      </w:r>
    </w:p>
    <w:p w:rsidR="00A606B7" w:rsidRDefault="00A37E1A">
      <w:pPr>
        <w:pStyle w:val="Default"/>
        <w:spacing w:line="360" w:lineRule="auto"/>
        <w:ind w:firstLineChars="200" w:firstLine="482"/>
        <w:jc w:val="both"/>
        <w:rPr>
          <w:rFonts w:ascii="仿宋" w:eastAsia="仿宋" w:hAnsi="仿宋" w:cs="宋体"/>
          <w:b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b/>
          <w:color w:val="333333"/>
          <w:shd w:val="clear" w:color="auto" w:fill="FFFFFF"/>
        </w:rPr>
        <w:t>二、千兆光网进入发展快车道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/>
          <w:color w:val="191919"/>
          <w:shd w:val="clear" w:color="auto" w:fill="FFFFFF"/>
        </w:rPr>
        <w:t>1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FTTR</w:t>
      </w:r>
      <w:r>
        <w:rPr>
          <w:rFonts w:ascii="仿宋" w:eastAsia="仿宋" w:hAnsi="仿宋" w:cs="Arial"/>
          <w:color w:val="191919"/>
          <w:shd w:val="clear" w:color="auto" w:fill="FFFFFF"/>
        </w:rPr>
        <w:t>全面开启智慧家庭新时代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 w:hint="eastAsia"/>
          <w:color w:val="191919"/>
          <w:shd w:val="clear" w:color="auto" w:fill="FFFFFF"/>
        </w:rPr>
        <w:t>当前</w:t>
      </w:r>
      <w:r>
        <w:rPr>
          <w:rFonts w:ascii="仿宋" w:eastAsia="仿宋" w:hAnsi="仿宋" w:cs="Arial"/>
          <w:color w:val="191919"/>
          <w:shd w:val="clear" w:color="auto" w:fill="FFFFFF"/>
        </w:rPr>
        <w:t>家庭宽带能力不足与智慧家庭新诉求的矛盾日益加剧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。老旧光猫和低质量网线制约宽带提速和测试达标，组网不完善导致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Wi-Fi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速率低、覆盖弱、体验差</w:t>
      </w:r>
      <w:r>
        <w:rPr>
          <w:rFonts w:ascii="仿宋" w:eastAsia="仿宋" w:hAnsi="仿宋" w:cs="Arial"/>
          <w:color w:val="191919"/>
          <w:shd w:val="clear" w:color="auto" w:fill="FFFFFF"/>
        </w:rPr>
        <w:t>,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同时用户难以确定网络故障、缺乏优化网络手段。</w:t>
      </w:r>
      <w:r>
        <w:rPr>
          <w:rFonts w:ascii="仿宋" w:eastAsia="仿宋" w:hAnsi="仿宋" w:cs="Arial"/>
          <w:color w:val="191919"/>
          <w:shd w:val="clear" w:color="auto" w:fill="FFFFFF"/>
        </w:rPr>
        <w:t>随着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家庭</w:t>
      </w:r>
      <w:r>
        <w:rPr>
          <w:rFonts w:ascii="仿宋" w:eastAsia="仿宋" w:hAnsi="仿宋" w:cs="Arial"/>
          <w:color w:val="191919"/>
          <w:shd w:val="clear" w:color="auto" w:fill="FFFFFF"/>
        </w:rPr>
        <w:t>智能化新业务的蓬勃发展，越来越影响着家庭宽带用户的网络体验。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/>
          <w:color w:val="191919"/>
          <w:shd w:val="clear" w:color="auto" w:fill="FFFFFF"/>
        </w:rPr>
        <w:lastRenderedPageBreak/>
        <w:t>家庭宽带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业务正</w:t>
      </w:r>
      <w:r>
        <w:rPr>
          <w:rFonts w:ascii="仿宋" w:eastAsia="仿宋" w:hAnsi="仿宋" w:cs="Arial"/>
          <w:color w:val="191919"/>
          <w:shd w:val="clear" w:color="auto" w:fill="FFFFFF"/>
        </w:rPr>
        <w:t>从以高清视频为主的娱乐模式向以沉浸式</w:t>
      </w:r>
      <w:r>
        <w:rPr>
          <w:rFonts w:ascii="仿宋" w:eastAsia="仿宋" w:hAnsi="仿宋" w:cs="Arial"/>
          <w:color w:val="191919"/>
          <w:shd w:val="clear" w:color="auto" w:fill="FFFFFF"/>
        </w:rPr>
        <w:t>XR</w:t>
      </w:r>
      <w:r>
        <w:rPr>
          <w:rFonts w:ascii="仿宋" w:eastAsia="仿宋" w:hAnsi="仿宋" w:cs="Arial"/>
          <w:color w:val="191919"/>
          <w:shd w:val="clear" w:color="auto" w:fill="FFFFFF"/>
        </w:rPr>
        <w:t>体验、在线办公以及全屋智能的多中心转变，家庭住宅也正在向绿色、数字、智慧方向发展，光纤将进一步向家庭内延伸，延伸至每个房间。</w:t>
      </w:r>
      <w:r>
        <w:rPr>
          <w:rFonts w:ascii="仿宋" w:eastAsia="仿宋" w:hAnsi="仿宋" w:cs="Arial"/>
          <w:color w:val="191919"/>
          <w:shd w:val="clear" w:color="auto" w:fill="FFFFFF"/>
          <w:rPrChange w:id="8" w:author="马天虎" w:date="2023-06-06T10:45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FTTR</w:t>
      </w:r>
      <w:ins w:id="9" w:author="马天虎" w:date="2023-06-06T10:45:00Z">
        <w:r>
          <w:rPr>
            <w:rFonts w:ascii="仿宋" w:eastAsia="仿宋" w:hAnsi="仿宋" w:cs="Arial"/>
            <w:color w:val="191919"/>
            <w:shd w:val="clear" w:color="auto" w:fill="FFFFFF"/>
          </w:rPr>
          <w:t>(</w:t>
        </w:r>
        <w:r>
          <w:rPr>
            <w:rFonts w:ascii="仿宋" w:eastAsia="仿宋" w:hAnsi="仿宋" w:cs="Arial"/>
            <w:color w:val="191919"/>
            <w:shd w:val="clear" w:color="auto" w:fill="FFFFFF"/>
            <w:rPrChange w:id="10" w:author="马天虎" w:date="2023-06-06T10:46:00Z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</w:rPrChange>
          </w:rPr>
          <w:t>Fiber to The Room,</w:t>
        </w:r>
      </w:ins>
      <w:ins w:id="11" w:author="马天虎" w:date="2023-06-06T10:46:00Z">
        <w:r>
          <w:rPr>
            <w:rFonts w:ascii="仿宋" w:eastAsia="仿宋" w:hAnsi="仿宋" w:cs="Arial"/>
            <w:color w:val="191919"/>
            <w:shd w:val="clear" w:color="auto" w:fill="FFFFFF"/>
            <w:rPrChange w:id="12" w:author="马天虎" w:date="2023-06-06T10:46:00Z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rPrChange>
          </w:rPr>
          <w:t xml:space="preserve"> </w:t>
        </w:r>
        <w:r>
          <w:rPr>
            <w:rFonts w:ascii="仿宋" w:eastAsia="仿宋" w:hAnsi="仿宋" w:cs="Arial" w:hint="eastAsia"/>
            <w:color w:val="191919"/>
            <w:shd w:val="clear" w:color="auto" w:fill="FFFFFF"/>
            <w:rPrChange w:id="13" w:author="马天虎" w:date="2023-06-06T10:46:00Z">
              <w:rPr>
                <w:rFonts w:ascii="Arial" w:hAnsi="Arial" w:cs="Arial" w:hint="eastAsia"/>
                <w:color w:val="333333"/>
                <w:sz w:val="18"/>
                <w:szCs w:val="18"/>
                <w:shd w:val="clear" w:color="auto" w:fill="FFFFFF"/>
              </w:rPr>
            </w:rPrChange>
          </w:rPr>
          <w:t>光纤到房间</w:t>
        </w:r>
        <w:r>
          <w:rPr>
            <w:rFonts w:ascii="仿宋" w:eastAsia="仿宋" w:hAnsi="仿宋" w:cs="Arial"/>
            <w:color w:val="191919"/>
            <w:shd w:val="clear" w:color="auto" w:fill="FFFFFF"/>
            <w:rPrChange w:id="14" w:author="马天虎" w:date="2023-06-06T10:46:00Z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</w:rPrChange>
          </w:rPr>
          <w:t>)</w:t>
        </w:r>
      </w:ins>
      <w:r>
        <w:rPr>
          <w:rFonts w:ascii="仿宋" w:eastAsia="仿宋" w:hAnsi="仿宋" w:cs="Arial" w:hint="eastAsia"/>
          <w:color w:val="191919"/>
          <w:shd w:val="clear" w:color="auto" w:fill="FFFFFF"/>
        </w:rPr>
        <w:t>具有</w:t>
      </w:r>
      <w:r>
        <w:rPr>
          <w:rFonts w:ascii="仿宋" w:eastAsia="仿宋" w:hAnsi="仿宋" w:cs="Arial"/>
          <w:color w:val="191919"/>
          <w:shd w:val="clear" w:color="auto" w:fill="FFFFFF"/>
        </w:rPr>
        <w:t>大带宽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全覆盖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低时延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易部署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易运维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等特性，较好</w:t>
      </w:r>
      <w:r>
        <w:rPr>
          <w:rFonts w:ascii="仿宋" w:eastAsia="仿宋" w:hAnsi="仿宋" w:cs="Arial"/>
          <w:color w:val="191919"/>
          <w:shd w:val="clear" w:color="auto" w:fill="FFFFFF"/>
        </w:rPr>
        <w:t>解决现有家庭网络的体验顽疾，同时满足智慧家庭新业务对家庭网络的高品质诉求，支撑家庭进入智慧新时代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。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/>
          <w:color w:val="191919"/>
          <w:shd w:val="clear" w:color="auto" w:fill="FFFFFF"/>
        </w:rPr>
        <w:t>2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全光网打造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绿色极简园区</w:t>
      </w:r>
      <w:r>
        <w:rPr>
          <w:rFonts w:ascii="仿宋" w:eastAsia="仿宋" w:hAnsi="仿宋" w:cs="Arial"/>
          <w:color w:val="191919"/>
          <w:shd w:val="clear" w:color="auto" w:fill="FFFFFF"/>
        </w:rPr>
        <w:t>、安全可靠工业互联网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del w:id="15" w:author="USER" w:date="2023-06-06T15:48:00Z"/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 w:hint="eastAsia"/>
          <w:color w:val="191919"/>
          <w:shd w:val="clear" w:color="auto" w:fill="FFFFFF"/>
        </w:rPr>
        <w:t>构建</w:t>
      </w:r>
      <w:r>
        <w:rPr>
          <w:rFonts w:ascii="仿宋" w:eastAsia="仿宋" w:hAnsi="仿宋" w:cs="Arial"/>
          <w:color w:val="191919"/>
          <w:shd w:val="clear" w:color="auto" w:fill="FFFFFF"/>
        </w:rPr>
        <w:t>架构简单、快速部署的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全光</w:t>
      </w:r>
      <w:r>
        <w:rPr>
          <w:rFonts w:ascii="仿宋" w:eastAsia="仿宋" w:hAnsi="仿宋" w:cs="Arial"/>
          <w:color w:val="191919"/>
          <w:shd w:val="clear" w:color="auto" w:fill="FFFFFF"/>
        </w:rPr>
        <w:t>网络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是智慧园区发展新需求</w:t>
      </w:r>
      <w:ins w:id="16" w:author="USER" w:date="2023-06-06T15:49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,</w:t>
        </w:r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推进全光网络体系建设是工业互联网未来发展重点</w:t>
        </w:r>
      </w:ins>
      <w:r>
        <w:rPr>
          <w:rFonts w:ascii="仿宋" w:eastAsia="仿宋" w:hAnsi="仿宋" w:cs="Arial" w:hint="eastAsia"/>
          <w:color w:val="191919"/>
          <w:shd w:val="clear" w:color="auto" w:fill="FFFFFF"/>
        </w:rPr>
        <w:t>。</w:t>
      </w:r>
      <w:r>
        <w:rPr>
          <w:rFonts w:ascii="仿宋" w:eastAsia="仿宋" w:hAnsi="仿宋" w:cs="Arial"/>
          <w:color w:val="191919"/>
          <w:shd w:val="clear" w:color="auto" w:fill="FFFFFF"/>
        </w:rPr>
        <w:t>越来越多的企业采用云业务，各种业务和应用服务器集中部署到数据中心机房，或部署在公有云</w:t>
      </w:r>
      <w:r>
        <w:rPr>
          <w:rFonts w:ascii="仿宋" w:eastAsia="仿宋" w:hAnsi="仿宋" w:cs="Arial"/>
          <w:color w:val="191919"/>
          <w:shd w:val="clear" w:color="auto" w:fill="FFFFFF"/>
        </w:rPr>
        <w:t>/</w:t>
      </w:r>
      <w:r>
        <w:rPr>
          <w:rFonts w:ascii="仿宋" w:eastAsia="仿宋" w:hAnsi="仿宋" w:cs="Arial"/>
          <w:color w:val="191919"/>
          <w:shd w:val="clear" w:color="auto" w:fill="FFFFFF"/>
        </w:rPr>
        <w:t>私有云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。</w:t>
      </w:r>
      <w:r>
        <w:rPr>
          <w:rFonts w:ascii="仿宋" w:eastAsia="仿宋" w:hAnsi="仿宋" w:cs="Arial"/>
          <w:color w:val="191919"/>
          <w:shd w:val="clear" w:color="auto" w:fill="FFFFFF"/>
        </w:rPr>
        <w:t>智慧园区通过感知层连接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，以及业务数据在平台的汇聚，</w:t>
      </w:r>
      <w:r>
        <w:rPr>
          <w:rFonts w:ascii="仿宋" w:eastAsia="仿宋" w:hAnsi="仿宋" w:cs="Arial"/>
          <w:color w:val="191919"/>
          <w:shd w:val="clear" w:color="auto" w:fill="FFFFFF"/>
        </w:rPr>
        <w:t>实现数据和业务的融合，用于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深度</w:t>
      </w:r>
      <w:r>
        <w:rPr>
          <w:rFonts w:ascii="仿宋" w:eastAsia="仿宋" w:hAnsi="仿宋" w:cs="Arial"/>
          <w:color w:val="191919"/>
          <w:shd w:val="clear" w:color="auto" w:fill="FFFFFF"/>
        </w:rPr>
        <w:t>分析和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智能</w:t>
      </w:r>
      <w:r>
        <w:rPr>
          <w:rFonts w:ascii="仿宋" w:eastAsia="仿宋" w:hAnsi="仿宋" w:cs="Arial"/>
          <w:color w:val="191919"/>
          <w:shd w:val="clear" w:color="auto" w:fill="FFFFFF"/>
        </w:rPr>
        <w:t>决策。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同时，智慧园区要求</w:t>
      </w:r>
      <w:r>
        <w:rPr>
          <w:rFonts w:ascii="仿宋" w:eastAsia="仿宋" w:hAnsi="仿宋" w:cs="Arial"/>
          <w:color w:val="191919"/>
          <w:shd w:val="clear" w:color="auto" w:fill="FFFFFF"/>
        </w:rPr>
        <w:t>多网融合统一管理，简化运维，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低碳运行，</w:t>
      </w:r>
      <w:r>
        <w:rPr>
          <w:rFonts w:ascii="仿宋" w:eastAsia="仿宋" w:hAnsi="仿宋" w:cs="Arial"/>
          <w:color w:val="191919"/>
          <w:shd w:val="clear" w:color="auto" w:fill="FFFFFF"/>
        </w:rPr>
        <w:t>提升园区精细化运营、信息化管理水平</w:t>
      </w:r>
      <w:del w:id="17" w:author="马天虎" w:date="2023-06-06T11:18:00Z">
        <w:r>
          <w:rPr>
            <w:rFonts w:ascii="仿宋" w:eastAsia="仿宋" w:hAnsi="仿宋" w:cs="Arial"/>
            <w:color w:val="191919"/>
            <w:shd w:val="clear" w:color="auto" w:fill="FFFFFF"/>
          </w:rPr>
          <w:delText>，推动产业园区走向智慧化、科技创新化</w:delText>
        </w:r>
      </w:del>
      <w:r>
        <w:rPr>
          <w:rFonts w:ascii="仿宋" w:eastAsia="仿宋" w:hAnsi="仿宋" w:cs="Arial" w:hint="eastAsia"/>
          <w:color w:val="191919"/>
          <w:shd w:val="clear" w:color="auto" w:fill="FFFFFF"/>
        </w:rPr>
        <w:t>。</w:t>
      </w:r>
      <w:ins w:id="18" w:author="马天虎" w:date="2023-06-06T11:32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园区</w:t>
        </w:r>
      </w:ins>
      <w:ins w:id="19" w:author="马天虎" w:date="2023-06-06T11:29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全光</w:t>
        </w:r>
      </w:ins>
      <w:ins w:id="20" w:author="马天虎" w:date="2023-06-06T11:32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网络</w:t>
        </w:r>
      </w:ins>
      <w:ins w:id="21" w:author="马天虎" w:date="2023-06-06T14:13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支持</w:t>
        </w:r>
      </w:ins>
      <w:ins w:id="22" w:author="马天虎" w:date="2023-06-06T14:04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多</w:t>
        </w:r>
      </w:ins>
      <w:ins w:id="23" w:author="马天虎" w:date="2023-06-06T11:29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业务统一承载</w:t>
        </w:r>
      </w:ins>
      <w:ins w:id="24" w:author="马天虎" w:date="2023-06-06T14:11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和弹性</w:t>
        </w:r>
      </w:ins>
      <w:ins w:id="25" w:author="马天虎" w:date="2023-06-06T14:12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扩容</w:t>
        </w:r>
      </w:ins>
      <w:ins w:id="26" w:author="马天虎" w:date="2023-06-06T14:04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，</w:t>
        </w:r>
      </w:ins>
      <w:ins w:id="27" w:author="马天虎" w:date="2023-06-06T11:29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节省建网成本和维护成本，</w:t>
        </w:r>
      </w:ins>
      <w:ins w:id="28" w:author="马天虎" w:date="2023-06-06T14:13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支持</w:t>
        </w:r>
      </w:ins>
      <w:ins w:id="29" w:author="马天虎" w:date="2023-06-06T11:29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新业务的快速部署</w:t>
        </w:r>
      </w:ins>
      <w:ins w:id="30" w:author="马天虎" w:date="2023-06-06T11:33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，</w:t>
        </w:r>
      </w:ins>
      <w:ins w:id="31" w:author="马天虎" w:date="2023-06-06T14:08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满足</w:t>
        </w:r>
      </w:ins>
      <w:ins w:id="32" w:author="马天虎" w:date="2023-06-06T14:06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33" w:author="马天虎" w:date="2023-06-06T14:10:00Z">
              <w:rPr>
                <w:rFonts w:ascii="微软雅黑" w:eastAsia="微软雅黑" w:hAnsi="微软雅黑" w:hint="eastAsia"/>
                <w:color w:val="555555"/>
                <w:sz w:val="16"/>
                <w:szCs w:val="21"/>
                <w:shd w:val="clear" w:color="auto" w:fill="FFFFFF"/>
              </w:rPr>
            </w:rPrChange>
          </w:rPr>
          <w:t>园区未来带宽快速增长的需求</w:t>
        </w:r>
      </w:ins>
      <w:ins w:id="34" w:author="马天虎" w:date="2023-06-06T14:11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。</w:t>
        </w:r>
      </w:ins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del w:id="35" w:author="USER" w:date="2023-06-06T15:48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36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推进</w:delText>
        </w:r>
      </w:del>
      <w:ins w:id="37" w:author="马天虎" w:date="2023-06-06T11:01:00Z">
        <w:del w:id="38" w:author="USER" w:date="2023-06-06T15:48:00Z">
          <w:r>
            <w:rPr>
              <w:rFonts w:ascii="仿宋" w:eastAsia="仿宋" w:hAnsi="仿宋" w:cs="Arial" w:hint="eastAsia"/>
              <w:color w:val="191919"/>
              <w:shd w:val="clear" w:color="auto" w:fill="FFFFFF"/>
              <w:rPrChange w:id="39" w:author="马天虎" w:date="2023-06-06T11:02:00Z">
                <w:rPr>
                  <w:rFonts w:ascii="仿宋" w:eastAsia="仿宋" w:hAnsi="仿宋" w:cs="Arial" w:hint="eastAsia"/>
                  <w:color w:val="191919"/>
                  <w:highlight w:val="yellow"/>
                  <w:shd w:val="clear" w:color="auto" w:fill="FFFFFF"/>
                </w:rPr>
              </w:rPrChange>
            </w:rPr>
            <w:delText>全光</w:delText>
          </w:r>
        </w:del>
      </w:ins>
      <w:del w:id="40" w:author="USER" w:date="2023-06-06T15:48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41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网络体系建设是工业互联网</w:delText>
        </w:r>
      </w:del>
      <w:ins w:id="42" w:author="马天虎" w:date="2023-06-06T11:01:00Z">
        <w:del w:id="43" w:author="USER" w:date="2023-06-06T15:48:00Z">
          <w:r>
            <w:rPr>
              <w:rFonts w:ascii="仿宋" w:eastAsia="仿宋" w:hAnsi="仿宋" w:cs="Arial" w:hint="eastAsia"/>
              <w:color w:val="191919"/>
              <w:shd w:val="clear" w:color="auto" w:fill="FFFFFF"/>
              <w:rPrChange w:id="44" w:author="马天虎" w:date="2023-06-06T11:02:00Z">
                <w:rPr>
                  <w:rFonts w:ascii="仿宋" w:eastAsia="仿宋" w:hAnsi="仿宋" w:cs="Arial" w:hint="eastAsia"/>
                  <w:color w:val="191919"/>
                  <w:highlight w:val="yellow"/>
                  <w:shd w:val="clear" w:color="auto" w:fill="FFFFFF"/>
                </w:rPr>
              </w:rPrChange>
            </w:rPr>
            <w:delText>未来</w:delText>
          </w:r>
        </w:del>
      </w:ins>
      <w:del w:id="45" w:author="USER" w:date="2023-06-06T15:48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46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发展的重点。</w:delText>
        </w:r>
        <w:r>
          <w:rPr>
            <w:rFonts w:ascii="仿宋" w:eastAsia="仿宋" w:hAnsi="仿宋" w:cs="Arial"/>
            <w:color w:val="191919"/>
            <w:shd w:val="clear" w:color="auto" w:fill="FFFFFF"/>
            <w:rPrChange w:id="47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工业互联的基础是物联网，物联网连接海量终端，需要具备多样化的连接能力</w:delText>
        </w:r>
        <w:r>
          <w:rPr>
            <w:rFonts w:ascii="仿宋" w:eastAsia="仿宋" w:hAnsi="仿宋" w:cs="Arial" w:hint="eastAsia"/>
            <w:color w:val="191919"/>
            <w:shd w:val="clear" w:color="auto" w:fill="FFFFFF"/>
            <w:rPrChange w:id="48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。</w:delText>
        </w:r>
      </w:del>
      <w:r>
        <w:rPr>
          <w:rFonts w:ascii="仿宋" w:eastAsia="仿宋" w:hAnsi="仿宋" w:cs="Arial"/>
          <w:color w:val="191919"/>
          <w:shd w:val="clear" w:color="auto" w:fill="FFFFFF"/>
          <w:rPrChange w:id="49" w:author="马天虎" w:date="2023-06-06T11:02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工业互联网工厂趋向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50" w:author="马天虎" w:date="2023-06-06T11:02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远程化、</w:t>
      </w:r>
      <w:r>
        <w:rPr>
          <w:rFonts w:ascii="仿宋" w:eastAsia="仿宋" w:hAnsi="仿宋" w:cs="Arial"/>
          <w:color w:val="191919"/>
          <w:shd w:val="clear" w:color="auto" w:fill="FFFFFF"/>
          <w:rPrChange w:id="51" w:author="马天虎" w:date="2023-06-06T11:02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无人化、少人化，网络连接距离更远，连接带宽更大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52" w:author="马天虎" w:date="2023-06-06T11:02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，时延更低。</w:t>
      </w:r>
      <w:del w:id="53" w:author="ysr72" w:date="2023-06-06T18:47:00Z">
        <w:r>
          <w:rPr>
            <w:rFonts w:ascii="仿宋" w:eastAsia="仿宋" w:hAnsi="仿宋" w:cs="Arial"/>
            <w:color w:val="191919"/>
            <w:shd w:val="clear" w:color="auto" w:fill="FFFFFF"/>
            <w:rPrChange w:id="54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工厂内网呈现</w:delText>
        </w:r>
        <w:r>
          <w:rPr>
            <w:rFonts w:ascii="仿宋" w:eastAsia="仿宋" w:hAnsi="仿宋" w:cs="Arial"/>
            <w:color w:val="191919"/>
            <w:shd w:val="clear" w:color="auto" w:fill="FFFFFF"/>
            <w:rPrChange w:id="55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IP</w:delText>
        </w:r>
        <w:r>
          <w:rPr>
            <w:rFonts w:ascii="仿宋" w:eastAsia="仿宋" w:hAnsi="仿宋" w:cs="Arial"/>
            <w:color w:val="191919"/>
            <w:shd w:val="clear" w:color="auto" w:fill="FFFFFF"/>
            <w:rPrChange w:id="56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化、无线化、组网方式灵活化与全局化</w:delText>
        </w:r>
        <w:r>
          <w:rPr>
            <w:rFonts w:ascii="仿宋" w:eastAsia="仿宋" w:hAnsi="仿宋" w:cs="Arial" w:hint="eastAsia"/>
            <w:color w:val="191919"/>
            <w:shd w:val="clear" w:color="auto" w:fill="FFFFFF"/>
            <w:rPrChange w:id="57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，</w:delText>
        </w:r>
        <w:r>
          <w:rPr>
            <w:rFonts w:ascii="仿宋" w:eastAsia="仿宋" w:hAnsi="仿宋" w:cs="Arial"/>
            <w:color w:val="191919"/>
            <w:shd w:val="clear" w:color="auto" w:fill="FFFFFF"/>
            <w:rPrChange w:id="58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工厂外网呈现信息网络与控制网络融合、企业专网与互联网合、产品服务日益互联网化</w:delText>
        </w:r>
        <w:r>
          <w:rPr>
            <w:rFonts w:ascii="仿宋" w:eastAsia="仿宋" w:hAnsi="仿宋" w:cs="Arial" w:hint="eastAsia"/>
            <w:color w:val="191919"/>
            <w:shd w:val="clear" w:color="auto" w:fill="FFFFFF"/>
            <w:rPrChange w:id="59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，工业</w:delText>
        </w:r>
        <w:r>
          <w:rPr>
            <w:rFonts w:ascii="仿宋" w:eastAsia="仿宋" w:hAnsi="仿宋" w:cs="Arial"/>
            <w:color w:val="191919"/>
            <w:shd w:val="clear" w:color="auto" w:fill="FFFFFF"/>
            <w:rPrChange w:id="60" w:author="马天虎" w:date="2023-06-06T11:02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互联网安全越发重视，网络连接安全愈发重要</w:delText>
        </w:r>
        <w:r>
          <w:rPr>
            <w:rFonts w:ascii="仿宋" w:eastAsia="仿宋" w:hAnsi="仿宋" w:cs="Arial" w:hint="eastAsia"/>
            <w:color w:val="191919"/>
            <w:shd w:val="clear" w:color="auto" w:fill="FFFFFF"/>
            <w:rPrChange w:id="61" w:author="马天虎" w:date="2023-06-06T11:02:00Z">
              <w:rPr>
                <w:rFonts w:ascii="仿宋" w:eastAsia="仿宋" w:hAnsi="仿宋" w:cs="Arial" w:hint="eastAsia"/>
                <w:color w:val="191919"/>
                <w:highlight w:val="yellow"/>
                <w:shd w:val="clear" w:color="auto" w:fill="FFFFFF"/>
              </w:rPr>
            </w:rPrChange>
          </w:rPr>
          <w:delText>。</w:delText>
        </w:r>
      </w:del>
      <w:ins w:id="62" w:author="马天虎" w:date="2023-06-06T11:05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63" w:author="马天虎" w:date="2023-06-06T11:05:00Z">
              <w:rPr>
                <w:rFonts w:ascii="微软雅黑" w:eastAsia="微软雅黑" w:hAnsi="微软雅黑" w:hint="eastAsia"/>
                <w:color w:val="535353"/>
                <w:sz w:val="27"/>
                <w:szCs w:val="27"/>
                <w:shd w:val="clear" w:color="auto" w:fill="FFFFFF"/>
              </w:rPr>
            </w:rPrChange>
          </w:rPr>
          <w:t>全光网</w:t>
        </w:r>
      </w:ins>
      <w:ins w:id="64" w:author="马天虎" w:date="2023-06-06T11:06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构建</w:t>
        </w:r>
      </w:ins>
      <w:ins w:id="65" w:author="马天虎" w:date="2023-06-06T11:05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66" w:author="马天虎" w:date="2023-06-06T11:05:00Z">
              <w:rPr>
                <w:rFonts w:ascii="微软雅黑" w:eastAsia="微软雅黑" w:hAnsi="微软雅黑" w:hint="eastAsia"/>
                <w:color w:val="535353"/>
                <w:sz w:val="27"/>
                <w:szCs w:val="27"/>
                <w:shd w:val="clear" w:color="auto" w:fill="FFFFFF"/>
              </w:rPr>
            </w:rPrChange>
          </w:rPr>
          <w:t>“内外协同、灵活高效、安全可靠”的工厂内外网络，满足生产设备的广泛互联和数据互通的要求</w:t>
        </w:r>
      </w:ins>
      <w:ins w:id="67" w:author="马天虎" w:date="2023-06-06T11:06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。</w:t>
        </w:r>
      </w:ins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 w:hint="eastAsia"/>
          <w:color w:val="191919"/>
          <w:shd w:val="clear" w:color="auto" w:fill="FFFFFF"/>
        </w:rPr>
        <w:t>3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、全光网络向全光调度演进</w:t>
      </w:r>
    </w:p>
    <w:p w:rsidR="00A606B7" w:rsidRP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  <w:rPrChange w:id="68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</w:pPr>
      <w:r>
        <w:rPr>
          <w:rFonts w:ascii="仿宋" w:eastAsia="仿宋" w:hAnsi="仿宋" w:cs="Arial"/>
          <w:color w:val="191919"/>
          <w:shd w:val="clear" w:color="auto" w:fill="FFFFFF"/>
          <w:rPrChange w:id="69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视频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70" w:author="马天虎" w:date="2023-06-06T11:07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类业务带动</w:t>
      </w:r>
      <w:r>
        <w:rPr>
          <w:rFonts w:ascii="仿宋" w:eastAsia="仿宋" w:hAnsi="仿宋" w:cs="Arial"/>
          <w:color w:val="191919"/>
          <w:shd w:val="clear" w:color="auto" w:fill="FFFFFF"/>
          <w:rPrChange w:id="71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网络流量持续攀升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72" w:author="马天虎" w:date="2023-06-06T11:07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。</w:t>
      </w:r>
      <w:r>
        <w:rPr>
          <w:rFonts w:ascii="仿宋" w:eastAsia="仿宋" w:hAnsi="仿宋" w:cs="Arial"/>
          <w:color w:val="191919"/>
          <w:shd w:val="clear" w:color="auto" w:fill="FFFFFF"/>
          <w:rPrChange w:id="73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信息社会向智能社会升级，视频成为愈来愈重要的信息载体，其发展朝着以</w:t>
      </w:r>
      <w:r>
        <w:rPr>
          <w:rFonts w:ascii="仿宋" w:eastAsia="仿宋" w:hAnsi="仿宋" w:cs="Arial"/>
          <w:color w:val="191919"/>
          <w:shd w:val="clear" w:color="auto" w:fill="FFFFFF"/>
          <w:rPrChange w:id="74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4K/8K</w:t>
      </w:r>
      <w:r>
        <w:rPr>
          <w:rFonts w:ascii="仿宋" w:eastAsia="仿宋" w:hAnsi="仿宋" w:cs="Arial"/>
          <w:color w:val="191919"/>
          <w:shd w:val="clear" w:color="auto" w:fill="FFFFFF"/>
          <w:rPrChange w:id="75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  <w:rPrChange w:id="76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 xml:space="preserve">VR/AR </w:t>
      </w:r>
      <w:r>
        <w:rPr>
          <w:rFonts w:ascii="仿宋" w:eastAsia="仿宋" w:hAnsi="仿宋" w:cs="Arial"/>
          <w:color w:val="191919"/>
          <w:shd w:val="clear" w:color="auto" w:fill="FFFFFF"/>
          <w:rPrChange w:id="77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为代表的超高清、实时互动、沉浸式、</w:t>
      </w:r>
      <w:r>
        <w:rPr>
          <w:rFonts w:ascii="仿宋" w:eastAsia="仿宋" w:hAnsi="仿宋" w:cs="Arial"/>
          <w:color w:val="191919"/>
          <w:shd w:val="clear" w:color="auto" w:fill="FFFFFF"/>
          <w:rPrChange w:id="78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 xml:space="preserve">AR/VR </w:t>
      </w:r>
      <w:r>
        <w:rPr>
          <w:rFonts w:ascii="仿宋" w:eastAsia="仿宋" w:hAnsi="仿宋" w:cs="Arial"/>
          <w:color w:val="191919"/>
          <w:shd w:val="clear" w:color="auto" w:fill="FFFFFF"/>
          <w:rPrChange w:id="79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演进。视频业务的发展，对网络带宽的需求呈现指数级的增长，对时延、抖动也提出了更高要求。</w:t>
      </w:r>
      <w:ins w:id="80" w:author="马天虎" w:date="2023-06-06T14:17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微秒级</w:t>
        </w:r>
      </w:ins>
      <w:ins w:id="81" w:author="马天虎" w:date="2023-06-06T14:15:00Z">
        <w:r>
          <w:rPr>
            <w:rFonts w:ascii="Segoe UI" w:hAnsi="Segoe UI" w:cs="Segoe UI"/>
            <w:color w:val="333333"/>
            <w:sz w:val="23"/>
            <w:szCs w:val="23"/>
            <w:shd w:val="clear" w:color="auto" w:fill="FFFFFF"/>
          </w:rPr>
          <w:t>极低时延、超高带宽、</w:t>
        </w:r>
      </w:ins>
      <w:ins w:id="82" w:author="马天虎" w:date="2023-06-06T14:17:00Z">
        <w:r>
          <w:rPr>
            <w:rFonts w:ascii="Segoe UI" w:hAnsi="Segoe UI" w:cs="Segoe UI" w:hint="eastAsia"/>
            <w:color w:val="333333"/>
            <w:sz w:val="23"/>
            <w:szCs w:val="23"/>
            <w:shd w:val="clear" w:color="auto" w:fill="FFFFFF"/>
          </w:rPr>
          <w:t>高可靠性的</w:t>
        </w:r>
      </w:ins>
      <w:ins w:id="83" w:author="马天虎" w:date="2023-06-06T14:15:00Z">
        <w:r>
          <w:rPr>
            <w:rFonts w:ascii="Segoe UI" w:hAnsi="Segoe UI" w:cs="Segoe UI"/>
            <w:color w:val="333333"/>
            <w:sz w:val="23"/>
            <w:szCs w:val="23"/>
            <w:shd w:val="clear" w:color="auto" w:fill="FFFFFF"/>
          </w:rPr>
          <w:t>智能全光</w:t>
        </w:r>
      </w:ins>
      <w:ins w:id="84" w:author="马天虎" w:date="2023-06-06T14:17:00Z">
        <w:r>
          <w:rPr>
            <w:rFonts w:ascii="Segoe UI" w:hAnsi="Segoe UI" w:cs="Segoe UI" w:hint="eastAsia"/>
            <w:color w:val="333333"/>
            <w:sz w:val="23"/>
            <w:szCs w:val="23"/>
            <w:shd w:val="clear" w:color="auto" w:fill="FFFFFF"/>
          </w:rPr>
          <w:t>网络</w:t>
        </w:r>
      </w:ins>
      <w:ins w:id="85" w:author="ysr72" w:date="2023-06-06T19:22:00Z">
        <w:r>
          <w:rPr>
            <w:rFonts w:ascii="Segoe UI" w:hAnsi="Segoe UI" w:cs="Segoe UI" w:hint="eastAsia"/>
            <w:color w:val="333333"/>
            <w:sz w:val="23"/>
            <w:szCs w:val="23"/>
            <w:shd w:val="clear" w:color="auto" w:fill="FFFFFF"/>
          </w:rPr>
          <w:t>能够</w:t>
        </w:r>
      </w:ins>
      <w:ins w:id="86" w:author="马天虎" w:date="2023-06-06T14:17:00Z">
        <w:r>
          <w:rPr>
            <w:rFonts w:ascii="Segoe UI" w:hAnsi="Segoe UI" w:cs="Segoe UI" w:hint="eastAsia"/>
            <w:color w:val="333333"/>
            <w:sz w:val="23"/>
            <w:szCs w:val="23"/>
            <w:shd w:val="clear" w:color="auto" w:fill="FFFFFF"/>
          </w:rPr>
          <w:t>有效保障用户的视频需求。</w:t>
        </w:r>
      </w:ins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/>
          <w:color w:val="191919"/>
          <w:shd w:val="clear" w:color="auto" w:fill="FFFFFF"/>
          <w:rPrChange w:id="87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lastRenderedPageBreak/>
        <w:t>千行百业加速上云，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88" w:author="马天虎" w:date="2023-06-06T11:07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云边端协同成为必然。</w:t>
      </w:r>
      <w:r>
        <w:rPr>
          <w:rFonts w:ascii="仿宋" w:eastAsia="仿宋" w:hAnsi="仿宋" w:cs="Arial"/>
          <w:color w:val="191919"/>
          <w:shd w:val="clear" w:color="auto" w:fill="FFFFFF"/>
          <w:rPrChange w:id="89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数字经济蓬勃发展的当下，企业数字化转型势在必行，并且</w:t>
      </w:r>
      <w:del w:id="90" w:author="USER" w:date="2023-06-06T15:54:00Z">
        <w:r>
          <w:rPr>
            <w:rFonts w:ascii="仿宋" w:eastAsia="仿宋" w:hAnsi="仿宋" w:cs="Arial"/>
            <w:color w:val="191919"/>
            <w:shd w:val="clear" w:color="auto" w:fill="FFFFFF"/>
            <w:rPrChange w:id="91" w:author="马天虎" w:date="2023-06-06T11:07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在</w:delText>
        </w:r>
      </w:del>
      <w:r>
        <w:rPr>
          <w:rFonts w:ascii="仿宋" w:eastAsia="仿宋" w:hAnsi="仿宋" w:cs="Arial"/>
          <w:color w:val="191919"/>
          <w:shd w:val="clear" w:color="auto" w:fill="FFFFFF"/>
          <w:rPrChange w:id="92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不断加速。数据中心的</w:t>
      </w:r>
      <w:ins w:id="93" w:author="ysr72" w:date="2023-06-06T19:36:00Z">
        <w:r>
          <w:rPr>
            <w:rFonts w:ascii="仿宋" w:eastAsia="仿宋" w:hAnsi="仿宋" w:cs="Arial"/>
            <w:color w:val="191919"/>
            <w:shd w:val="clear" w:color="auto" w:fill="FFFFFF"/>
          </w:rPr>
          <w:t>数量</w:t>
        </w:r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和</w:t>
        </w:r>
      </w:ins>
      <w:r>
        <w:rPr>
          <w:rFonts w:ascii="仿宋" w:eastAsia="仿宋" w:hAnsi="仿宋" w:cs="Arial"/>
          <w:color w:val="191919"/>
          <w:shd w:val="clear" w:color="auto" w:fill="FFFFFF"/>
          <w:rPrChange w:id="94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流量</w:t>
      </w:r>
      <w:del w:id="95" w:author="ysr72" w:date="2023-06-06T19:36:00Z">
        <w:r>
          <w:rPr>
            <w:rFonts w:ascii="仿宋" w:eastAsia="仿宋" w:hAnsi="仿宋" w:cs="Arial"/>
            <w:color w:val="191919"/>
            <w:shd w:val="clear" w:color="auto" w:fill="FFFFFF"/>
            <w:rPrChange w:id="96" w:author="马天虎" w:date="2023-06-06T11:07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>和数量</w:delText>
        </w:r>
      </w:del>
      <w:r>
        <w:rPr>
          <w:rFonts w:ascii="仿宋" w:eastAsia="仿宋" w:hAnsi="仿宋" w:cs="Arial"/>
          <w:color w:val="191919"/>
          <w:shd w:val="clear" w:color="auto" w:fill="FFFFFF"/>
          <w:rPrChange w:id="97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与日俱增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98" w:author="马天虎" w:date="2023-06-06T11:07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，</w:t>
      </w:r>
      <w:r>
        <w:rPr>
          <w:rFonts w:ascii="仿宋" w:eastAsia="仿宋" w:hAnsi="仿宋" w:cs="Arial"/>
          <w:color w:val="191919"/>
          <w:shd w:val="clear" w:color="auto" w:fill="FFFFFF"/>
          <w:rPrChange w:id="99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数据中心从</w:t>
      </w:r>
      <w:r>
        <w:rPr>
          <w:rFonts w:ascii="仿宋" w:eastAsia="仿宋" w:hAnsi="仿宋" w:cs="Arial"/>
          <w:color w:val="191919"/>
          <w:shd w:val="clear" w:color="auto" w:fill="FFFFFF"/>
          <w:rPrChange w:id="100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100G</w:t>
      </w:r>
      <w:r>
        <w:rPr>
          <w:rFonts w:ascii="仿宋" w:eastAsia="仿宋" w:hAnsi="仿宋" w:cs="Arial"/>
          <w:color w:val="191919"/>
          <w:shd w:val="clear" w:color="auto" w:fill="FFFFFF"/>
          <w:rPrChange w:id="101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向</w:t>
      </w:r>
      <w:r>
        <w:rPr>
          <w:rFonts w:ascii="仿宋" w:eastAsia="仿宋" w:hAnsi="仿宋" w:cs="Arial"/>
          <w:color w:val="191919"/>
          <w:shd w:val="clear" w:color="auto" w:fill="FFFFFF"/>
          <w:rPrChange w:id="102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400G</w:t>
      </w:r>
      <w:r>
        <w:rPr>
          <w:rFonts w:ascii="仿宋" w:eastAsia="仿宋" w:hAnsi="仿宋" w:cs="Arial"/>
          <w:color w:val="191919"/>
          <w:shd w:val="clear" w:color="auto" w:fill="FFFFFF"/>
          <w:rPrChange w:id="103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成为必然。</w:t>
      </w:r>
      <w:r>
        <w:rPr>
          <w:rFonts w:ascii="仿宋" w:eastAsia="仿宋" w:hAnsi="仿宋" w:cs="Arial"/>
          <w:color w:val="191919"/>
          <w:shd w:val="clear" w:color="auto" w:fill="FFFFFF"/>
          <w:rPrChange w:id="104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推动数据中心从中心下沉到边缘，云云协同、边</w:t>
      </w:r>
      <w:del w:id="105" w:author="USER" w:date="2023-06-06T15:54:00Z">
        <w:r>
          <w:rPr>
            <w:rFonts w:ascii="仿宋" w:eastAsia="仿宋" w:hAnsi="仿宋" w:cs="Arial"/>
            <w:color w:val="191919"/>
            <w:shd w:val="clear" w:color="auto" w:fill="FFFFFF"/>
            <w:rPrChange w:id="106" w:author="马天虎" w:date="2023-06-06T11:07:00Z">
              <w:rPr>
                <w:rFonts w:ascii="仿宋" w:eastAsia="仿宋" w:hAnsi="仿宋" w:cs="Arial"/>
                <w:color w:val="191919"/>
                <w:highlight w:val="yellow"/>
                <w:shd w:val="clear" w:color="auto" w:fill="FFFFFF"/>
              </w:rPr>
            </w:rPrChange>
          </w:rPr>
          <w:delText xml:space="preserve"> </w:delText>
        </w:r>
      </w:del>
      <w:r>
        <w:rPr>
          <w:rFonts w:ascii="仿宋" w:eastAsia="仿宋" w:hAnsi="仿宋" w:cs="Arial"/>
          <w:color w:val="191919"/>
          <w:shd w:val="clear" w:color="auto" w:fill="FFFFFF"/>
          <w:rPrChange w:id="107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云协同、边边协同，形成</w:t>
      </w:r>
      <w:r>
        <w:rPr>
          <w:rFonts w:ascii="仿宋" w:eastAsia="仿宋" w:hAnsi="仿宋" w:cs="Arial"/>
          <w:color w:val="191919"/>
          <w:shd w:val="clear" w:color="auto" w:fill="FFFFFF"/>
          <w:rPrChange w:id="108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“</w:t>
      </w:r>
      <w:r>
        <w:rPr>
          <w:rFonts w:ascii="仿宋" w:eastAsia="仿宋" w:hAnsi="仿宋" w:cs="Arial"/>
          <w:color w:val="191919"/>
          <w:shd w:val="clear" w:color="auto" w:fill="FFFFFF"/>
          <w:rPrChange w:id="109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云、边、端</w:t>
      </w:r>
      <w:r>
        <w:rPr>
          <w:rFonts w:ascii="仿宋" w:eastAsia="仿宋" w:hAnsi="仿宋" w:cs="Arial"/>
          <w:color w:val="191919"/>
          <w:shd w:val="clear" w:color="auto" w:fill="FFFFFF"/>
          <w:rPrChange w:id="110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”</w:t>
      </w:r>
      <w:r>
        <w:rPr>
          <w:rFonts w:ascii="仿宋" w:eastAsia="仿宋" w:hAnsi="仿宋" w:cs="Arial"/>
          <w:color w:val="191919"/>
          <w:shd w:val="clear" w:color="auto" w:fill="FFFFFF"/>
          <w:rPrChange w:id="111" w:author="马天虎" w:date="2023-06-06T11:07:00Z">
            <w:rPr>
              <w:rFonts w:ascii="仿宋" w:eastAsia="仿宋" w:hAnsi="仿宋" w:cs="Arial"/>
              <w:color w:val="191919"/>
              <w:highlight w:val="yellow"/>
              <w:shd w:val="clear" w:color="auto" w:fill="FFFFFF"/>
            </w:rPr>
          </w:rPrChange>
        </w:rPr>
        <w:t>一体化的协同计算体系，将是实现分布式资源灵活调度、全域数据高速互联以及智能应用渗透边缘的重要途径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112" w:author="马天虎" w:date="2023-06-06T11:07:00Z">
            <w:rPr>
              <w:rFonts w:ascii="仿宋" w:eastAsia="仿宋" w:hAnsi="仿宋" w:cs="Arial" w:hint="eastAsia"/>
              <w:color w:val="191919"/>
              <w:highlight w:val="yellow"/>
              <w:shd w:val="clear" w:color="auto" w:fill="FFFFFF"/>
            </w:rPr>
          </w:rPrChange>
        </w:rPr>
        <w:t>。</w:t>
      </w:r>
      <w:ins w:id="113" w:author="马天虎" w:date="2023-06-06T14:20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114" w:author="马天虎" w:date="2023-06-06T14:22:00Z">
              <w:rPr>
                <w:rFonts w:ascii="微软雅黑" w:eastAsia="微软雅黑" w:hAnsi="微软雅黑" w:hint="eastAsia"/>
                <w:color w:val="121212"/>
                <w:sz w:val="27"/>
                <w:szCs w:val="27"/>
                <w:shd w:val="clear" w:color="auto" w:fill="FFFFFF"/>
              </w:rPr>
            </w:rPrChange>
          </w:rPr>
          <w:t>全光网与算力资源的深度融合，</w:t>
        </w:r>
      </w:ins>
      <w:ins w:id="115" w:author="马天虎" w:date="2023-06-06T14:21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116" w:author="马天虎" w:date="2023-06-06T14:22:00Z">
              <w:rPr>
                <w:rFonts w:ascii="微软雅黑" w:eastAsia="微软雅黑" w:hAnsi="微软雅黑" w:hint="eastAsia"/>
                <w:color w:val="121212"/>
                <w:sz w:val="27"/>
                <w:szCs w:val="27"/>
                <w:shd w:val="clear" w:color="auto" w:fill="FFFFFF"/>
              </w:rPr>
            </w:rPrChange>
          </w:rPr>
          <w:t>有效</w:t>
        </w:r>
      </w:ins>
      <w:ins w:id="117" w:author="马天虎" w:date="2023-06-06T14:20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118" w:author="马天虎" w:date="2023-06-06T14:22:00Z">
              <w:rPr>
                <w:rFonts w:ascii="微软雅黑" w:eastAsia="微软雅黑" w:hAnsi="微软雅黑" w:hint="eastAsia"/>
                <w:color w:val="121212"/>
                <w:sz w:val="27"/>
                <w:szCs w:val="27"/>
                <w:shd w:val="clear" w:color="auto" w:fill="FFFFFF"/>
              </w:rPr>
            </w:rPrChange>
          </w:rPr>
          <w:t>推进</w:t>
        </w:r>
      </w:ins>
      <w:ins w:id="119" w:author="马天虎" w:date="2023-06-06T14:21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120" w:author="马天虎" w:date="2023-06-06T14:22:00Z">
              <w:rPr>
                <w:rFonts w:ascii="微软雅黑" w:eastAsia="微软雅黑" w:hAnsi="微软雅黑" w:hint="eastAsia"/>
                <w:color w:val="121212"/>
                <w:sz w:val="27"/>
                <w:szCs w:val="27"/>
                <w:shd w:val="clear" w:color="auto" w:fill="FFFFFF"/>
              </w:rPr>
            </w:rPrChange>
          </w:rPr>
          <w:t>云网</w:t>
        </w:r>
      </w:ins>
      <w:ins w:id="121" w:author="马天虎" w:date="2023-06-06T14:20:00Z">
        <w:r>
          <w:rPr>
            <w:rFonts w:ascii="仿宋" w:eastAsia="仿宋" w:hAnsi="仿宋" w:cs="Arial" w:hint="eastAsia"/>
            <w:color w:val="191919"/>
            <w:shd w:val="clear" w:color="auto" w:fill="FFFFFF"/>
            <w:rPrChange w:id="122" w:author="马天虎" w:date="2023-06-06T14:22:00Z">
              <w:rPr>
                <w:rFonts w:ascii="微软雅黑" w:eastAsia="微软雅黑" w:hAnsi="微软雅黑" w:hint="eastAsia"/>
                <w:color w:val="121212"/>
                <w:sz w:val="27"/>
                <w:szCs w:val="27"/>
                <w:shd w:val="clear" w:color="auto" w:fill="FFFFFF"/>
              </w:rPr>
            </w:rPrChange>
          </w:rPr>
          <w:t>融合，实现云边端算力高速智能互联</w:t>
        </w:r>
      </w:ins>
      <w:ins w:id="123" w:author="马天虎" w:date="2023-06-06T14:22:00Z">
        <w:r>
          <w:rPr>
            <w:rFonts w:ascii="仿宋" w:eastAsia="仿宋" w:hAnsi="仿宋" w:cs="Arial" w:hint="eastAsia"/>
            <w:color w:val="191919"/>
            <w:shd w:val="clear" w:color="auto" w:fill="FFFFFF"/>
          </w:rPr>
          <w:t>。</w:t>
        </w:r>
      </w:ins>
    </w:p>
    <w:p w:rsidR="00A606B7" w:rsidRDefault="00A606B7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</w:p>
    <w:p w:rsidR="00A606B7" w:rsidRDefault="00A37E1A">
      <w:pPr>
        <w:pStyle w:val="Default"/>
        <w:spacing w:line="360" w:lineRule="auto"/>
        <w:ind w:firstLineChars="200" w:firstLine="482"/>
        <w:jc w:val="both"/>
        <w:rPr>
          <w:rFonts w:ascii="仿宋" w:eastAsia="仿宋" w:hAnsi="仿宋" w:cs="宋体"/>
          <w:b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b/>
          <w:color w:val="333333"/>
          <w:shd w:val="clear" w:color="auto" w:fill="FFFFFF"/>
        </w:rPr>
        <w:t>三、推动千兆光网高质量发展建议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目前，我国千兆光网产业体系总体成熟完整，但在高端芯片等元器件制造方面短板明显，</w:t>
      </w:r>
      <w:r>
        <w:rPr>
          <w:rFonts w:ascii="仿宋" w:eastAsia="仿宋" w:hAnsi="仿宋" w:cs="Arial"/>
          <w:color w:val="191919"/>
          <w:shd w:val="clear" w:color="auto" w:fill="FFFFFF"/>
          <w:rPrChange w:id="124" w:author="马天虎" w:date="2023-06-06T10:49:00Z">
            <w:rPr>
              <w:rFonts w:ascii="仿宋" w:eastAsia="仿宋" w:hAnsi="仿宋" w:cs="宋体"/>
              <w:color w:val="333333"/>
              <w:shd w:val="clear" w:color="auto" w:fill="FFFFFF"/>
            </w:rPr>
          </w:rPrChange>
        </w:rPr>
        <w:t>10G PON</w:t>
      </w:r>
      <w:r>
        <w:rPr>
          <w:rFonts w:ascii="仿宋" w:eastAsia="仿宋" w:hAnsi="仿宋" w:cs="Arial" w:hint="eastAsia"/>
          <w:color w:val="191919"/>
          <w:shd w:val="clear" w:color="auto" w:fill="FFFFFF"/>
          <w:rPrChange w:id="125" w:author="马天虎" w:date="2023-06-06T10:49:00Z">
            <w:rPr>
              <w:rFonts w:ascii="仿宋" w:eastAsia="仿宋" w:hAnsi="仿宋" w:cs="宋体" w:hint="eastAsia"/>
              <w:color w:val="333333"/>
              <w:shd w:val="clear" w:color="auto" w:fill="FFFFFF"/>
            </w:rPr>
          </w:rPrChange>
        </w:rPr>
        <w:t>网络设备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和终端复杂度高、推广难度大，行业应用技术方案不完善、创新业务驱动不足、应用场景不丰富等问题仍困扰千兆光网高质量</w:t>
      </w:r>
      <w:del w:id="126" w:author="USER" w:date="2023-06-06T15:57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delText>高水平</w:delText>
        </w:r>
      </w:del>
      <w:r>
        <w:rPr>
          <w:rFonts w:ascii="仿宋" w:eastAsia="仿宋" w:hAnsi="仿宋" w:cs="宋体" w:hint="eastAsia"/>
          <w:color w:val="333333"/>
          <w:shd w:val="clear" w:color="auto" w:fill="FFFFFF"/>
        </w:rPr>
        <w:t>发展。电信运营商作为千兆光网建设主力军，需持续推进基础网络建设，加大技术研发力度，全面提升产业能力，加快推进应用创新，形成“以建促用，建用并举”的产业发展良好正循环。</w:t>
      </w:r>
    </w:p>
    <w:p w:rsidR="00A606B7" w:rsidRDefault="00A37E1A">
      <w:pPr>
        <w:pStyle w:val="aa"/>
        <w:shd w:val="clear" w:color="auto" w:fill="FFFFFF"/>
        <w:spacing w:before="0" w:beforeAutospacing="0" w:after="0" w:afterAutospacing="0" w:line="360" w:lineRule="auto"/>
        <w:ind w:firstLineChars="200" w:firstLine="480"/>
        <w:jc w:val="both"/>
        <w:rPr>
          <w:rFonts w:ascii="仿宋" w:eastAsia="仿宋" w:hAnsi="仿宋" w:cs="Arial"/>
          <w:color w:val="191919"/>
          <w:shd w:val="clear" w:color="auto" w:fill="FFFFFF"/>
        </w:rPr>
      </w:pPr>
      <w:r>
        <w:rPr>
          <w:rFonts w:ascii="仿宋" w:eastAsia="仿宋" w:hAnsi="仿宋" w:cs="Arial" w:hint="eastAsia"/>
          <w:color w:val="191919"/>
          <w:shd w:val="clear" w:color="auto" w:fill="FFFFFF"/>
        </w:rPr>
        <w:t>1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、</w:t>
      </w:r>
      <w:r>
        <w:rPr>
          <w:rFonts w:ascii="仿宋" w:eastAsia="仿宋" w:hAnsi="仿宋" w:cs="Arial"/>
          <w:color w:val="191919"/>
          <w:shd w:val="clear" w:color="auto" w:fill="FFFFFF"/>
        </w:rPr>
        <w:t>加快千兆光网</w:t>
      </w:r>
      <w:r>
        <w:rPr>
          <w:rFonts w:ascii="仿宋" w:eastAsia="仿宋" w:hAnsi="仿宋" w:cs="Arial" w:hint="eastAsia"/>
          <w:color w:val="191919"/>
          <w:shd w:val="clear" w:color="auto" w:fill="FFFFFF"/>
        </w:rPr>
        <w:t>基础设施</w:t>
      </w:r>
      <w:r>
        <w:rPr>
          <w:rFonts w:ascii="仿宋" w:eastAsia="仿宋" w:hAnsi="仿宋" w:cs="Arial"/>
          <w:color w:val="191919"/>
          <w:shd w:val="clear" w:color="auto" w:fill="FFFFFF"/>
        </w:rPr>
        <w:t>建设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扩大千兆光网建设规模。加快推进“千兆城市”建设，</w:t>
      </w:r>
      <w:r>
        <w:rPr>
          <w:rFonts w:ascii="仿宋" w:eastAsia="仿宋" w:hAnsi="仿宋" w:cs="宋体"/>
          <w:color w:val="333333"/>
          <w:shd w:val="clear" w:color="auto" w:fill="FFFFFF"/>
        </w:rPr>
        <w:t>适度超前布局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，实现全国范围内的城市市区、重点乡镇、重点区域等千兆光网的全覆盖，边远地区及农村</w:t>
      </w:r>
      <w:del w:id="127" w:author="ysr72" w:date="2023-06-06T19:46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delText>全部</w:delText>
        </w:r>
      </w:del>
      <w:r>
        <w:rPr>
          <w:rFonts w:ascii="仿宋" w:eastAsia="仿宋" w:hAnsi="仿宋" w:cs="宋体" w:hint="eastAsia"/>
          <w:color w:val="333333"/>
          <w:shd w:val="clear" w:color="auto" w:fill="FFFFFF"/>
        </w:rPr>
        <w:t>具备千兆能力</w:t>
      </w:r>
      <w:r>
        <w:rPr>
          <w:rFonts w:ascii="仿宋" w:eastAsia="仿宋" w:hAnsi="仿宋" w:cs="宋体"/>
          <w:color w:val="333333"/>
          <w:shd w:val="clear" w:color="auto" w:fill="FFFFFF"/>
        </w:rPr>
        <w:t xml:space="preserve">, 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实现全国千兆光网发展水平整体提升。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推进千兆光网共建共享。依据</w:t>
      </w:r>
      <w:r>
        <w:rPr>
          <w:rFonts w:ascii="仿宋" w:eastAsia="仿宋" w:hAnsi="仿宋" w:cs="宋体"/>
          <w:color w:val="333333"/>
          <w:shd w:val="clear" w:color="auto" w:fill="FFFFFF"/>
        </w:rPr>
        <w:t>《关于进一步深化电信基础设施共建共享</w:t>
      </w:r>
      <w:del w:id="128" w:author="USER" w:date="2023-06-06T15:58:00Z">
        <w:r>
          <w:rPr>
            <w:rFonts w:ascii="仿宋" w:eastAsia="仿宋" w:hAnsi="仿宋" w:cs="宋体"/>
            <w:color w:val="333333"/>
            <w:shd w:val="clear" w:color="auto" w:fill="FFFFFF"/>
          </w:rPr>
          <w:delText> </w:delText>
        </w:r>
        <w:r>
          <w:rPr>
            <w:rFonts w:ascii="仿宋" w:eastAsia="仿宋" w:hAnsi="仿宋" w:cs="宋体"/>
            <w:color w:val="333333"/>
            <w:shd w:val="clear" w:color="auto" w:fill="FFFFFF"/>
          </w:rPr>
          <w:delText xml:space="preserve"> </w:delText>
        </w:r>
      </w:del>
      <w:ins w:id="129" w:author="USER" w:date="2023-06-06T15:58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t>，</w:t>
        </w:r>
      </w:ins>
      <w:r>
        <w:rPr>
          <w:rFonts w:ascii="仿宋" w:eastAsia="仿宋" w:hAnsi="仿宋" w:cs="宋体"/>
          <w:color w:val="333333"/>
          <w:shd w:val="clear" w:color="auto" w:fill="FFFFFF"/>
        </w:rPr>
        <w:t>促进</w:t>
      </w:r>
      <w:r>
        <w:rPr>
          <w:rFonts w:ascii="仿宋" w:eastAsia="仿宋" w:hAnsi="仿宋" w:cs="宋体"/>
          <w:color w:val="333333"/>
          <w:shd w:val="clear" w:color="auto" w:fill="FFFFFF"/>
        </w:rPr>
        <w:t>“</w:t>
      </w:r>
      <w:r>
        <w:rPr>
          <w:rFonts w:ascii="仿宋" w:eastAsia="仿宋" w:hAnsi="仿宋" w:cs="宋体"/>
          <w:color w:val="333333"/>
          <w:shd w:val="clear" w:color="auto" w:fill="FFFFFF"/>
        </w:rPr>
        <w:t>双千兆</w:t>
      </w:r>
      <w:r>
        <w:rPr>
          <w:rFonts w:ascii="仿宋" w:eastAsia="仿宋" w:hAnsi="仿宋" w:cs="宋体"/>
          <w:color w:val="333333"/>
          <w:shd w:val="clear" w:color="auto" w:fill="FFFFFF"/>
        </w:rPr>
        <w:t>”</w:t>
      </w:r>
      <w:r>
        <w:rPr>
          <w:rFonts w:ascii="仿宋" w:eastAsia="仿宋" w:hAnsi="仿宋" w:cs="宋体"/>
          <w:color w:val="333333"/>
          <w:shd w:val="clear" w:color="auto" w:fill="FFFFFF"/>
        </w:rPr>
        <w:t>网络高质量发展的实施意见》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，助力政府有效推动千兆光网共建共享，包括新建</w:t>
      </w:r>
      <w:r>
        <w:rPr>
          <w:rFonts w:ascii="仿宋" w:eastAsia="仿宋" w:hAnsi="仿宋" w:cs="宋体"/>
          <w:color w:val="333333"/>
          <w:shd w:val="clear" w:color="auto" w:fill="FFFFFF"/>
        </w:rPr>
        <w:t>住宅和楼宇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的光网规划建设，以及</w:t>
      </w:r>
      <w:r>
        <w:rPr>
          <w:rFonts w:ascii="仿宋" w:eastAsia="仿宋" w:hAnsi="仿宋" w:cs="宋体"/>
          <w:color w:val="333333"/>
          <w:shd w:val="clear" w:color="auto" w:fill="FFFFFF"/>
        </w:rPr>
        <w:t>后装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房屋光网升级改造标准等，</w:t>
      </w:r>
      <w:r>
        <w:rPr>
          <w:rFonts w:ascii="仿宋" w:eastAsia="仿宋" w:hAnsi="仿宋" w:cs="宋体"/>
          <w:color w:val="333333"/>
          <w:shd w:val="clear" w:color="auto" w:fill="FFFFFF"/>
        </w:rPr>
        <w:t>有效节约社会资源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升级千兆光网接入能力。加快</w:t>
      </w:r>
      <w:r>
        <w:rPr>
          <w:rFonts w:ascii="仿宋" w:eastAsia="仿宋" w:hAnsi="仿宋" w:cs="宋体"/>
          <w:color w:val="333333"/>
          <w:shd w:val="clear" w:color="auto" w:fill="FFFFFF"/>
        </w:rPr>
        <w:t>10G PON</w:t>
      </w:r>
      <w:r>
        <w:rPr>
          <w:rFonts w:ascii="仿宋" w:eastAsia="仿宋" w:hAnsi="仿宋" w:cs="宋体"/>
          <w:color w:val="333333"/>
          <w:shd w:val="clear" w:color="auto" w:fill="FFFFFF"/>
        </w:rPr>
        <w:t>及以上端口数升级改造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，满足层出不穷的新兴业务发展需求。适度试点部署</w:t>
      </w:r>
      <w:r>
        <w:rPr>
          <w:rFonts w:ascii="仿宋" w:eastAsia="仿宋" w:hAnsi="仿宋" w:cs="宋体"/>
          <w:color w:val="333333"/>
          <w:shd w:val="clear" w:color="auto" w:fill="FFFFFF"/>
        </w:rPr>
        <w:t>50G PON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，推动</w:t>
      </w:r>
      <w:r>
        <w:rPr>
          <w:rFonts w:ascii="仿宋" w:eastAsia="仿宋" w:hAnsi="仿宋" w:cs="宋体"/>
          <w:color w:val="333333"/>
          <w:shd w:val="clear" w:color="auto" w:fill="FFFFFF"/>
        </w:rPr>
        <w:t>50G PON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产业发展。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2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、推动千兆光网从宽带接入到价值经营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以价值经营为导向牵引家宽高质量发展。</w:t>
      </w:r>
      <w:del w:id="130" w:author="ysr72" w:date="2023-06-06T19:49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delText>快速</w:delText>
        </w:r>
      </w:del>
      <w:ins w:id="131" w:author="ysr72" w:date="2023-06-06T19:49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t>适度加快</w:t>
        </w:r>
      </w:ins>
      <w:r>
        <w:rPr>
          <w:rFonts w:ascii="仿宋" w:eastAsia="仿宋" w:hAnsi="仿宋" w:cs="宋体" w:hint="eastAsia"/>
          <w:color w:val="333333"/>
          <w:shd w:val="clear" w:color="auto" w:fill="FFFFFF"/>
        </w:rPr>
        <w:t>发展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F</w:t>
      </w:r>
      <w:r>
        <w:rPr>
          <w:rFonts w:ascii="仿宋" w:eastAsia="仿宋" w:hAnsi="仿宋" w:cs="宋体"/>
          <w:color w:val="333333"/>
          <w:shd w:val="clear" w:color="auto" w:fill="FFFFFF"/>
        </w:rPr>
        <w:t>TTR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业务，智慧家庭从千兆入户向全屋千兆升级，全屋</w:t>
      </w:r>
      <w:r>
        <w:rPr>
          <w:rFonts w:ascii="仿宋" w:eastAsia="仿宋" w:hAnsi="仿宋" w:cs="宋体"/>
          <w:color w:val="333333"/>
          <w:shd w:val="clear" w:color="auto" w:fill="FFFFFF"/>
        </w:rPr>
        <w:t>真千兆</w:t>
      </w:r>
      <w:r>
        <w:rPr>
          <w:rFonts w:ascii="仿宋" w:eastAsia="仿宋" w:hAnsi="仿宋" w:cs="宋体"/>
          <w:color w:val="333333"/>
          <w:shd w:val="clear" w:color="auto" w:fill="FFFFFF"/>
        </w:rPr>
        <w:t>Wi-Fi</w:t>
      </w:r>
      <w:r>
        <w:rPr>
          <w:rFonts w:ascii="仿宋" w:eastAsia="仿宋" w:hAnsi="仿宋" w:cs="宋体"/>
          <w:color w:val="333333"/>
          <w:shd w:val="clear" w:color="auto" w:fill="FFFFFF"/>
        </w:rPr>
        <w:t>漫游切换</w:t>
      </w:r>
      <w:r>
        <w:rPr>
          <w:rFonts w:ascii="仿宋" w:eastAsia="仿宋" w:hAnsi="仿宋" w:cs="宋体"/>
          <w:color w:val="333333"/>
          <w:shd w:val="clear" w:color="auto" w:fill="FFFFFF"/>
        </w:rPr>
        <w:t>0</w:t>
      </w:r>
      <w:r>
        <w:rPr>
          <w:rFonts w:ascii="仿宋" w:eastAsia="仿宋" w:hAnsi="仿宋" w:cs="宋体"/>
          <w:color w:val="333333"/>
          <w:shd w:val="clear" w:color="auto" w:fill="FFFFFF"/>
        </w:rPr>
        <w:t>感知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。打造</w:t>
      </w:r>
      <w:r>
        <w:rPr>
          <w:rFonts w:ascii="仿宋" w:eastAsia="仿宋" w:hAnsi="仿宋" w:cs="宋体"/>
          <w:color w:val="333333"/>
          <w:shd w:val="clear" w:color="auto" w:fill="FFFFFF"/>
        </w:rPr>
        <w:t>AR/VR</w:t>
      </w:r>
      <w:r>
        <w:rPr>
          <w:rFonts w:ascii="仿宋" w:eastAsia="仿宋" w:hAnsi="仿宋" w:cs="宋体"/>
          <w:color w:val="333333"/>
          <w:shd w:val="clear" w:color="auto" w:fill="FFFFFF"/>
        </w:rPr>
        <w:t>、</w:t>
      </w:r>
      <w:r>
        <w:rPr>
          <w:rFonts w:ascii="仿宋" w:eastAsia="仿宋" w:hAnsi="仿宋" w:cs="宋体"/>
          <w:color w:val="333333"/>
          <w:shd w:val="clear" w:color="auto" w:fill="FFFFFF"/>
        </w:rPr>
        <w:t>4K/8K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超高清直播、视频电话、云游戏</w:t>
      </w:r>
      <w:r>
        <w:rPr>
          <w:rFonts w:ascii="仿宋" w:eastAsia="仿宋" w:hAnsi="仿宋" w:cs="宋体"/>
          <w:color w:val="333333"/>
          <w:shd w:val="clear" w:color="auto" w:fill="FFFFFF"/>
        </w:rPr>
        <w:t>等高带宽智能化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家庭</w:t>
      </w:r>
      <w:r>
        <w:rPr>
          <w:rFonts w:ascii="仿宋" w:eastAsia="仿宋" w:hAnsi="仿宋" w:cs="宋体"/>
          <w:color w:val="333333"/>
          <w:shd w:val="clear" w:color="auto" w:fill="FFFFFF"/>
        </w:rPr>
        <w:t>应用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</w:t>
      </w:r>
      <w:r>
        <w:rPr>
          <w:rFonts w:ascii="仿宋" w:eastAsia="仿宋" w:hAnsi="仿宋" w:cs="宋体"/>
          <w:color w:val="333333"/>
          <w:shd w:val="clear" w:color="auto" w:fill="FFFFFF"/>
        </w:rPr>
        <w:t>为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万千</w:t>
      </w:r>
      <w:r>
        <w:rPr>
          <w:rFonts w:ascii="仿宋" w:eastAsia="仿宋" w:hAnsi="仿宋" w:cs="宋体"/>
          <w:color w:val="333333"/>
          <w:shd w:val="clear" w:color="auto" w:fill="FFFFFF"/>
        </w:rPr>
        <w:t>家庭提</w:t>
      </w:r>
      <w:r>
        <w:rPr>
          <w:rFonts w:ascii="仿宋" w:eastAsia="仿宋" w:hAnsi="仿宋" w:cs="宋体"/>
          <w:color w:val="333333"/>
          <w:shd w:val="clear" w:color="auto" w:fill="FFFFFF"/>
        </w:rPr>
        <w:lastRenderedPageBreak/>
        <w:t>供全屋覆盖的高速网联品质体验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，以及</w:t>
      </w:r>
      <w:r>
        <w:rPr>
          <w:rFonts w:ascii="仿宋" w:eastAsia="仿宋" w:hAnsi="仿宋" w:cs="宋体"/>
          <w:color w:val="333333"/>
          <w:shd w:val="clear" w:color="auto" w:fill="FFFFFF"/>
        </w:rPr>
        <w:t>安全可信易共享的数据存储服务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。有效识别智慧家庭业务类型，对细分用户进行精准画像，通过</w:t>
      </w:r>
      <w:del w:id="132" w:author="USER" w:date="2023-06-06T16:00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delText>套餐</w:delText>
        </w:r>
      </w:del>
      <w:del w:id="133" w:author="USER" w:date="2023-06-06T15:59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delText>实现实现</w:delText>
        </w:r>
      </w:del>
      <w:r>
        <w:rPr>
          <w:rFonts w:ascii="仿宋" w:eastAsia="仿宋" w:hAnsi="仿宋" w:cs="宋体" w:hint="eastAsia"/>
          <w:color w:val="333333"/>
          <w:shd w:val="clear" w:color="auto" w:fill="FFFFFF"/>
        </w:rPr>
        <w:t>精准营销，实现业务增收。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打造高速、安全、绿色、灵活的行业光网。通过“</w:t>
      </w:r>
      <w:r>
        <w:rPr>
          <w:rFonts w:ascii="仿宋" w:eastAsia="仿宋" w:hAnsi="仿宋" w:cs="宋体"/>
          <w:color w:val="333333"/>
          <w:shd w:val="clear" w:color="auto" w:fill="FFFFFF"/>
        </w:rPr>
        <w:t>5G+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工业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PON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”打造全连接工厂，</w:t>
      </w:r>
      <w:r>
        <w:rPr>
          <w:rFonts w:ascii="仿宋" w:eastAsia="仿宋" w:hAnsi="仿宋" w:cs="宋体"/>
          <w:color w:val="333333"/>
          <w:shd w:val="clear" w:color="auto" w:fill="FFFFFF"/>
        </w:rPr>
        <w:t>满足未来数字化工厂的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高速、安全、低时延长的高品质网络</w:t>
      </w:r>
      <w:r>
        <w:rPr>
          <w:rFonts w:ascii="仿宋" w:eastAsia="仿宋" w:hAnsi="仿宋" w:cs="宋体"/>
          <w:color w:val="333333"/>
          <w:shd w:val="clear" w:color="auto" w:fill="FFFFFF"/>
        </w:rPr>
        <w:t>需求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。产线预留千兆</w:t>
      </w:r>
      <w:r>
        <w:rPr>
          <w:rFonts w:ascii="仿宋" w:eastAsia="仿宋" w:hAnsi="仿宋" w:cs="宋体"/>
          <w:color w:val="333333"/>
          <w:shd w:val="clear" w:color="auto" w:fill="FFFFFF"/>
        </w:rPr>
        <w:t>网络端口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，产线</w:t>
      </w:r>
      <w:r>
        <w:rPr>
          <w:rFonts w:ascii="仿宋" w:eastAsia="仿宋" w:hAnsi="仿宋" w:cs="宋体"/>
          <w:color w:val="333333"/>
          <w:shd w:val="clear" w:color="auto" w:fill="FFFFFF"/>
        </w:rPr>
        <w:t>业务随需调整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网络</w:t>
      </w:r>
      <w:r>
        <w:rPr>
          <w:rFonts w:ascii="仿宋" w:eastAsia="仿宋" w:hAnsi="仿宋" w:cs="宋体"/>
          <w:color w:val="333333"/>
          <w:shd w:val="clear" w:color="auto" w:fill="FFFFFF"/>
        </w:rPr>
        <w:t>，即插即用的光终端可助力新业务快速上线。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基于</w:t>
      </w:r>
      <w:r>
        <w:rPr>
          <w:rFonts w:ascii="仿宋" w:eastAsia="仿宋" w:hAnsi="仿宋" w:cs="宋体"/>
          <w:color w:val="333333"/>
          <w:shd w:val="clear" w:color="auto" w:fill="FFFFFF"/>
        </w:rPr>
        <w:t>光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网的</w:t>
      </w:r>
      <w:r>
        <w:rPr>
          <w:rFonts w:ascii="仿宋" w:eastAsia="仿宋" w:hAnsi="仿宋" w:cs="宋体"/>
          <w:color w:val="333333"/>
          <w:shd w:val="clear" w:color="auto" w:fill="FFFFFF"/>
        </w:rPr>
        <w:t>企业通信专网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满足企业</w:t>
      </w:r>
      <w:r>
        <w:rPr>
          <w:rFonts w:ascii="仿宋" w:eastAsia="仿宋" w:hAnsi="仿宋" w:cs="宋体"/>
          <w:color w:val="333333"/>
          <w:shd w:val="clear" w:color="auto" w:fill="FFFFFF"/>
        </w:rPr>
        <w:t>对业务安全、供应安全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，以及未来业务发展的需求。通过数字化智能平台</w:t>
      </w:r>
      <w:r>
        <w:rPr>
          <w:rFonts w:ascii="仿宋" w:eastAsia="仿宋" w:hAnsi="仿宋" w:cs="宋体"/>
          <w:color w:val="333333"/>
          <w:shd w:val="clear" w:color="auto" w:fill="FFFFFF"/>
        </w:rPr>
        <w:t>实时监测、全面感知设备运行状态，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及时诊断设备故障，</w:t>
      </w:r>
      <w:r>
        <w:rPr>
          <w:rFonts w:ascii="仿宋" w:eastAsia="仿宋" w:hAnsi="仿宋" w:cs="宋体"/>
          <w:color w:val="333333"/>
          <w:shd w:val="clear" w:color="auto" w:fill="FFFFFF"/>
        </w:rPr>
        <w:t>提高设备运行效率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和管理效能。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3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、探索千兆光网技术创新和业务创新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推动</w:t>
      </w:r>
      <w:r>
        <w:rPr>
          <w:rFonts w:ascii="仿宋" w:eastAsia="仿宋" w:hAnsi="仿宋" w:cs="宋体"/>
          <w:color w:val="333333"/>
          <w:shd w:val="clear" w:color="auto" w:fill="FFFFFF"/>
        </w:rPr>
        <w:t>光传送网侧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的优化和转型。</w:t>
      </w:r>
      <w:r>
        <w:rPr>
          <w:rFonts w:ascii="仿宋" w:eastAsia="仿宋" w:hAnsi="仿宋" w:cs="宋体"/>
          <w:color w:val="333333"/>
          <w:shd w:val="clear" w:color="auto" w:fill="FFFFFF"/>
        </w:rPr>
        <w:t>网络架构扁平化，</w:t>
      </w:r>
      <w:r>
        <w:rPr>
          <w:rFonts w:ascii="仿宋" w:eastAsia="仿宋" w:hAnsi="仿宋" w:cs="宋体"/>
          <w:color w:val="333333"/>
          <w:shd w:val="clear" w:color="auto" w:fill="FFFFFF"/>
        </w:rPr>
        <w:t>WDM/OTN</w:t>
      </w:r>
      <w:ins w:id="134" w:author="马天虎" w:date="2023-06-06T10:52:00Z">
        <w:del w:id="135" w:author="ysr72" w:date="2023-06-06T19:50:00Z">
          <w:r>
            <w:rPr>
              <w:rFonts w:ascii="仿宋" w:eastAsia="仿宋" w:hAnsi="仿宋" w:cs="宋体"/>
              <w:color w:val="333333"/>
              <w:shd w:val="clear" w:color="auto" w:fill="FFFFFF"/>
            </w:rPr>
            <w:delText>(</w:delText>
          </w:r>
          <w:r>
            <w:rPr>
              <w:rFonts w:ascii="仿宋" w:eastAsia="仿宋" w:hAnsi="仿宋" w:cs="宋体"/>
              <w:color w:val="333333"/>
              <w:shd w:val="clear" w:color="auto" w:fill="FFFFFF"/>
              <w:rPrChange w:id="136" w:author="马天虎" w:date="2023-06-06T10:53:00Z">
                <w:rPr>
                  <w:rFonts w:ascii="Arial" w:hAnsi="Arial" w:cs="Arial"/>
                  <w:color w:val="333333"/>
                  <w:sz w:val="20"/>
                  <w:szCs w:val="20"/>
                  <w:shd w:val="clear" w:color="auto" w:fill="FFFFFF"/>
                </w:rPr>
              </w:rPrChange>
            </w:rPr>
            <w:delText>Wavelength Division Multiplexing</w:delText>
          </w:r>
        </w:del>
      </w:ins>
      <w:ins w:id="137" w:author="马天虎" w:date="2023-06-06T10:53:00Z">
        <w:del w:id="138" w:author="ysr72" w:date="2023-06-06T19:50:00Z">
          <w:r>
            <w:rPr>
              <w:rFonts w:ascii="仿宋" w:eastAsia="仿宋" w:hAnsi="仿宋" w:cs="宋体"/>
              <w:color w:val="333333"/>
              <w:shd w:val="clear" w:color="auto" w:fill="FFFFFF"/>
              <w:rPrChange w:id="139" w:author="马天虎" w:date="2023-06-06T10:53:00Z">
                <w:rPr>
                  <w:rFonts w:ascii="Arial" w:hAnsi="Arial" w:cs="Arial"/>
                  <w:color w:val="333333"/>
                  <w:sz w:val="20"/>
                  <w:szCs w:val="20"/>
                  <w:shd w:val="clear" w:color="auto" w:fill="FFFFFF"/>
                </w:rPr>
              </w:rPrChange>
            </w:rPr>
            <w:delText>/OpticalTransportNetwork</w:delText>
          </w:r>
        </w:del>
      </w:ins>
      <w:ins w:id="140" w:author="马天虎" w:date="2023-06-06T10:52:00Z">
        <w:del w:id="141" w:author="ysr72" w:date="2023-06-06T19:50:00Z">
          <w:r>
            <w:rPr>
              <w:rFonts w:ascii="仿宋" w:eastAsia="仿宋" w:hAnsi="仿宋" w:cs="宋体"/>
              <w:color w:val="333333"/>
              <w:shd w:val="clear" w:color="auto" w:fill="FFFFFF"/>
              <w:rPrChange w:id="142" w:author="马天虎" w:date="2023-06-06T10:53:00Z">
                <w:rPr>
                  <w:rFonts w:ascii="Arial" w:hAnsi="Arial" w:cs="Arial"/>
                  <w:color w:val="333333"/>
                  <w:sz w:val="20"/>
                  <w:szCs w:val="20"/>
                  <w:shd w:val="clear" w:color="auto" w:fill="FFFFFF"/>
                </w:rPr>
              </w:rPrChange>
            </w:rPr>
            <w:delText>,</w:delText>
          </w:r>
          <w:r>
            <w:rPr>
              <w:rFonts w:ascii="仿宋" w:eastAsia="仿宋" w:hAnsi="仿宋" w:cs="宋体" w:hint="eastAsia"/>
              <w:color w:val="333333"/>
              <w:shd w:val="clear" w:color="auto" w:fill="FFFFFF"/>
              <w:rPrChange w:id="143" w:author="马天虎" w:date="2023-06-06T10:53:00Z">
                <w:rPr>
                  <w:rFonts w:ascii="Arial" w:hAnsi="Arial" w:cs="Arial" w:hint="eastAsia"/>
                  <w:color w:val="333333"/>
                  <w:sz w:val="20"/>
                  <w:szCs w:val="20"/>
                  <w:shd w:val="clear" w:color="auto" w:fill="FFFFFF"/>
                </w:rPr>
              </w:rPrChange>
            </w:rPr>
            <w:delText>波分复用</w:delText>
          </w:r>
        </w:del>
      </w:ins>
      <w:ins w:id="144" w:author="马天虎" w:date="2023-06-06T10:53:00Z">
        <w:del w:id="145" w:author="ysr72" w:date="2023-06-06T19:50:00Z">
          <w:r>
            <w:rPr>
              <w:rFonts w:ascii="仿宋" w:eastAsia="仿宋" w:hAnsi="仿宋" w:cs="宋体"/>
              <w:color w:val="333333"/>
              <w:shd w:val="clear" w:color="auto" w:fill="FFFFFF"/>
              <w:rPrChange w:id="146" w:author="马天虎" w:date="2023-06-06T10:53:00Z">
                <w:rPr>
                  <w:rFonts w:ascii="Arial" w:hAnsi="Arial" w:cs="Arial"/>
                  <w:color w:val="333333"/>
                  <w:sz w:val="20"/>
                  <w:szCs w:val="20"/>
                  <w:shd w:val="clear" w:color="auto" w:fill="FFFFFF"/>
                </w:rPr>
              </w:rPrChange>
            </w:rPr>
            <w:delText>)</w:delText>
          </w:r>
        </w:del>
      </w:ins>
      <w:r>
        <w:rPr>
          <w:rFonts w:ascii="仿宋" w:eastAsia="仿宋" w:hAnsi="仿宋" w:cs="宋体"/>
          <w:color w:val="333333"/>
          <w:shd w:val="clear" w:color="auto" w:fill="FFFFFF"/>
        </w:rPr>
        <w:t>到边缘，</w:t>
      </w:r>
      <w:r>
        <w:rPr>
          <w:rFonts w:ascii="仿宋" w:eastAsia="仿宋" w:hAnsi="仿宋" w:cs="宋体"/>
          <w:color w:val="333333"/>
          <w:shd w:val="clear" w:color="auto" w:fill="FFFFFF"/>
        </w:rPr>
        <w:t>OTN</w:t>
      </w:r>
      <w:r>
        <w:rPr>
          <w:rFonts w:ascii="仿宋" w:eastAsia="仿宋" w:hAnsi="仿宋" w:cs="宋体"/>
          <w:color w:val="333333"/>
          <w:shd w:val="clear" w:color="auto" w:fill="FFFFFF"/>
        </w:rPr>
        <w:t>逐步部署到综合业务接入区，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通过</w:t>
      </w:r>
      <w:r>
        <w:rPr>
          <w:rFonts w:ascii="仿宋" w:eastAsia="仿宋" w:hAnsi="仿宋" w:cs="宋体"/>
          <w:color w:val="333333"/>
          <w:shd w:val="clear" w:color="auto" w:fill="FFFFFF"/>
        </w:rPr>
        <w:t>OTN</w:t>
      </w:r>
      <w:r>
        <w:rPr>
          <w:rFonts w:ascii="仿宋" w:eastAsia="仿宋" w:hAnsi="仿宋" w:cs="宋体"/>
          <w:color w:val="333333"/>
          <w:shd w:val="clear" w:color="auto" w:fill="FFFFFF"/>
        </w:rPr>
        <w:t>与</w:t>
      </w:r>
      <w:r>
        <w:rPr>
          <w:rFonts w:ascii="仿宋" w:eastAsia="仿宋" w:hAnsi="仿宋" w:cs="宋体"/>
          <w:color w:val="333333"/>
          <w:shd w:val="clear" w:color="auto" w:fill="FFFFFF"/>
        </w:rPr>
        <w:t>OLT</w:t>
      </w:r>
      <w:ins w:id="147" w:author="马天虎" w:date="2023-06-06T10:54:00Z">
        <w:del w:id="148" w:author="ysr72" w:date="2023-06-06T19:50:00Z">
          <w:r>
            <w:rPr>
              <w:rFonts w:ascii="仿宋" w:eastAsia="仿宋" w:hAnsi="仿宋" w:cs="宋体"/>
              <w:color w:val="333333"/>
              <w:shd w:val="clear" w:color="auto" w:fill="FFFFFF"/>
              <w:rPrChange w:id="149" w:author="马天虎" w:date="2023-06-06T10:54:00Z">
                <w:rPr>
                  <w:rFonts w:ascii="微软雅黑" w:eastAsia="微软雅黑" w:hAnsi="微软雅黑"/>
                  <w:sz w:val="21"/>
                  <w:szCs w:val="21"/>
                </w:rPr>
              </w:rPrChange>
            </w:rPr>
            <w:delText xml:space="preserve"> (optical line terminal,</w:delText>
          </w:r>
          <w:r>
            <w:rPr>
              <w:rFonts w:ascii="仿宋" w:eastAsia="仿宋" w:hAnsi="仿宋" w:cs="宋体" w:hint="eastAsia"/>
              <w:color w:val="333333"/>
              <w:shd w:val="clear" w:color="auto" w:fill="FFFFFF"/>
              <w:rPrChange w:id="150" w:author="马天虎" w:date="2023-06-06T10:54:00Z">
                <w:rPr>
                  <w:rFonts w:ascii="微软雅黑" w:eastAsia="微软雅黑" w:hAnsi="微软雅黑" w:hint="eastAsia"/>
                  <w:sz w:val="21"/>
                  <w:szCs w:val="21"/>
                </w:rPr>
              </w:rPrChange>
            </w:rPr>
            <w:delText>光线路终端</w:delText>
          </w:r>
          <w:r>
            <w:rPr>
              <w:rFonts w:ascii="仿宋" w:eastAsia="仿宋" w:hAnsi="仿宋" w:cs="宋体"/>
              <w:color w:val="333333"/>
              <w:shd w:val="clear" w:color="auto" w:fill="FFFFFF"/>
              <w:rPrChange w:id="151" w:author="马天虎" w:date="2023-06-06T10:54:00Z">
                <w:rPr>
                  <w:rFonts w:ascii="微软雅黑" w:eastAsia="微软雅黑" w:hAnsi="微软雅黑"/>
                  <w:sz w:val="21"/>
                  <w:szCs w:val="21"/>
                </w:rPr>
              </w:rPrChange>
            </w:rPr>
            <w:delText>)</w:delText>
          </w:r>
        </w:del>
      </w:ins>
      <w:r>
        <w:rPr>
          <w:rFonts w:ascii="仿宋" w:eastAsia="仿宋" w:hAnsi="仿宋" w:cs="宋体"/>
          <w:color w:val="333333"/>
          <w:shd w:val="clear" w:color="auto" w:fill="FFFFFF"/>
        </w:rPr>
        <w:t>协同加速覆盖。业务调度全光化，骨干网向高维度</w:t>
      </w:r>
      <w:r>
        <w:rPr>
          <w:rFonts w:ascii="仿宋" w:eastAsia="仿宋" w:hAnsi="仿宋" w:cs="宋体"/>
          <w:color w:val="333333"/>
          <w:shd w:val="clear" w:color="auto" w:fill="FFFFFF"/>
        </w:rPr>
        <w:t>OXC</w:t>
      </w:r>
      <w:ins w:id="152" w:author="马天虎" w:date="2023-06-06T11:00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t>（</w:t>
        </w:r>
      </w:ins>
      <w:ins w:id="153" w:author="马天虎" w:date="2023-06-06T11:01:00Z">
        <w:r>
          <w:rPr>
            <w:rFonts w:ascii="仿宋" w:eastAsia="仿宋" w:hAnsi="仿宋" w:cs="宋体"/>
            <w:color w:val="333333"/>
            <w:shd w:val="clear" w:color="auto" w:fill="FFFFFF"/>
            <w:rPrChange w:id="154" w:author="马天虎" w:date="2023-06-06T11:01:00Z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rPrChange>
          </w:rPr>
          <w:t xml:space="preserve">optical </w:t>
        </w:r>
        <w:r>
          <w:rPr>
            <w:rFonts w:ascii="仿宋" w:eastAsia="仿宋" w:hAnsi="仿宋" w:cs="宋体"/>
            <w:color w:val="333333"/>
            <w:shd w:val="clear" w:color="auto" w:fill="FFFFFF"/>
            <w:rPrChange w:id="155" w:author="马天虎" w:date="2023-06-06T11:01:00Z"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rPrChange>
          </w:rPr>
          <w:t>cross-connect,</w:t>
        </w:r>
        <w:r>
          <w:rPr>
            <w:rFonts w:ascii="仿宋" w:eastAsia="仿宋" w:hAnsi="仿宋" w:cs="宋体" w:hint="eastAsia"/>
            <w:color w:val="333333"/>
            <w:shd w:val="clear" w:color="auto" w:fill="FFFFFF"/>
            <w:rPrChange w:id="156" w:author="马天虎" w:date="2023-06-06T11:01:00Z">
              <w:rPr>
                <w:rFonts w:ascii="Arial" w:hAnsi="Arial" w:cs="Arial" w:hint="eastAsia"/>
                <w:color w:val="333333"/>
                <w:sz w:val="20"/>
                <w:szCs w:val="20"/>
                <w:shd w:val="clear" w:color="auto" w:fill="FFFFFF"/>
              </w:rPr>
            </w:rPrChange>
          </w:rPr>
          <w:t>光交叉连接</w:t>
        </w:r>
      </w:ins>
      <w:ins w:id="157" w:author="马天虎" w:date="2023-06-06T11:00:00Z">
        <w:r>
          <w:rPr>
            <w:rFonts w:ascii="仿宋" w:eastAsia="仿宋" w:hAnsi="仿宋" w:cs="宋体" w:hint="eastAsia"/>
            <w:color w:val="333333"/>
            <w:shd w:val="clear" w:color="auto" w:fill="FFFFFF"/>
          </w:rPr>
          <w:t>）</w:t>
        </w:r>
      </w:ins>
      <w:r>
        <w:rPr>
          <w:rFonts w:ascii="仿宋" w:eastAsia="仿宋" w:hAnsi="仿宋" w:cs="宋体"/>
          <w:color w:val="333333"/>
          <w:shd w:val="clear" w:color="auto" w:fill="FFFFFF"/>
        </w:rPr>
        <w:t>演进，推动全光交叉</w:t>
      </w:r>
      <w:r>
        <w:rPr>
          <w:rFonts w:ascii="仿宋" w:eastAsia="仿宋" w:hAnsi="仿宋" w:cs="宋体"/>
          <w:color w:val="333333"/>
          <w:shd w:val="clear" w:color="auto" w:fill="FFFFFF"/>
        </w:rPr>
        <w:t>OXC</w:t>
      </w:r>
      <w:r>
        <w:rPr>
          <w:rFonts w:ascii="仿宋" w:eastAsia="仿宋" w:hAnsi="仿宋" w:cs="宋体"/>
          <w:color w:val="333333"/>
          <w:shd w:val="clear" w:color="auto" w:fill="FFFFFF"/>
        </w:rPr>
        <w:t>从核心到边缘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，</w:t>
      </w:r>
      <w:r>
        <w:rPr>
          <w:rFonts w:ascii="仿宋" w:eastAsia="仿宋" w:hAnsi="仿宋" w:cs="宋体"/>
          <w:color w:val="333333"/>
          <w:shd w:val="clear" w:color="auto" w:fill="FFFFFF"/>
        </w:rPr>
        <w:t>构筑全光调度大网。运营维护智能化，统一智能管控，支撑云网协同，同时通过大数据</w:t>
      </w:r>
      <w:r>
        <w:rPr>
          <w:rFonts w:ascii="仿宋" w:eastAsia="仿宋" w:hAnsi="仿宋" w:cs="宋体"/>
          <w:color w:val="333333"/>
          <w:shd w:val="clear" w:color="auto" w:fill="FFFFFF"/>
        </w:rPr>
        <w:t>/AI</w:t>
      </w:r>
      <w:r>
        <w:rPr>
          <w:rFonts w:ascii="仿宋" w:eastAsia="仿宋" w:hAnsi="仿宋" w:cs="宋体"/>
          <w:color w:val="333333"/>
          <w:shd w:val="clear" w:color="auto" w:fill="FFFFFF"/>
        </w:rPr>
        <w:t>使能智慧运营。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提升千兆光网接入终端能力。加快固移融合终端开发和应用，推动千兆光网和</w:t>
      </w:r>
      <w:r>
        <w:rPr>
          <w:rFonts w:ascii="仿宋" w:eastAsia="仿宋" w:hAnsi="仿宋" w:cs="宋体"/>
          <w:color w:val="333333"/>
          <w:shd w:val="clear" w:color="auto" w:fill="FFFFFF"/>
        </w:rPr>
        <w:t>5G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网协同发展。推动千兆家宽网关技术统一标准，支持多运营商光网接入，促进家庭网关社会化。推动行业千兆接入终端的研发、应用及标准化，满足多行业多场景业务需求，降低行业客户</w:t>
      </w:r>
      <w:r>
        <w:rPr>
          <w:rFonts w:ascii="仿宋" w:eastAsia="仿宋" w:hAnsi="仿宋" w:cs="宋体"/>
          <w:color w:val="333333"/>
          <w:shd w:val="clear" w:color="auto" w:fill="FFFFFF"/>
        </w:rPr>
        <w:t>接入成本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和维护成本。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探索千兆光网商业模式。探索基于网络时延、网络品质、网络随选、业务加载、服务品质等多维度的千兆网络产品定价模型，提升电信运营商的积极性，保证行业客户的高质量业务体验。</w:t>
      </w:r>
    </w:p>
    <w:p w:rsidR="00A606B7" w:rsidRDefault="00A37E1A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推动</w:t>
      </w:r>
      <w:r>
        <w:rPr>
          <w:rFonts w:ascii="仿宋" w:eastAsia="仿宋" w:hAnsi="仿宋" w:cs="宋体"/>
          <w:color w:val="333333"/>
          <w:shd w:val="clear" w:color="auto" w:fill="FFFFFF"/>
        </w:rPr>
        <w:t>千兆光网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融合创新。推进</w:t>
      </w:r>
      <w:r>
        <w:rPr>
          <w:rFonts w:ascii="仿宋" w:eastAsia="仿宋" w:hAnsi="仿宋" w:cs="宋体"/>
          <w:color w:val="333333"/>
          <w:shd w:val="clear" w:color="auto" w:fill="FFFFFF"/>
        </w:rPr>
        <w:t>千兆光网与</w:t>
      </w:r>
      <w:r>
        <w:rPr>
          <w:rFonts w:ascii="仿宋" w:eastAsia="仿宋" w:hAnsi="仿宋" w:cs="宋体"/>
          <w:color w:val="333333"/>
          <w:shd w:val="clear" w:color="auto" w:fill="FFFFFF"/>
        </w:rPr>
        <w:t>5G</w:t>
      </w:r>
      <w:r>
        <w:rPr>
          <w:rFonts w:ascii="仿宋" w:eastAsia="仿宋" w:hAnsi="仿宋" w:cs="宋体"/>
          <w:color w:val="333333"/>
          <w:shd w:val="clear" w:color="auto" w:fill="FFFFFF"/>
        </w:rPr>
        <w:t>网络协同，</w:t>
      </w:r>
      <w:r>
        <w:rPr>
          <w:rFonts w:ascii="仿宋" w:eastAsia="仿宋" w:hAnsi="仿宋" w:cs="宋体" w:hint="eastAsia"/>
          <w:color w:val="333333"/>
          <w:shd w:val="clear" w:color="auto" w:fill="FFFFFF"/>
        </w:rPr>
        <w:t>实现智能终端、</w:t>
      </w:r>
      <w:r>
        <w:rPr>
          <w:rFonts w:ascii="仿宋" w:eastAsia="仿宋" w:hAnsi="仿宋" w:cs="宋体"/>
          <w:color w:val="333333"/>
          <w:shd w:val="clear" w:color="auto" w:fill="FFFFFF"/>
        </w:rPr>
        <w:t>大数据、云计算、人工智能、卫星网络</w:t>
      </w:r>
      <w:del w:id="158" w:author="ysr72" w:date="2023-06-06T19:52:00Z">
        <w:r>
          <w:rPr>
            <w:rFonts w:ascii="仿宋" w:eastAsia="仿宋" w:hAnsi="仿宋" w:cs="宋体"/>
            <w:color w:val="333333"/>
            <w:shd w:val="clear" w:color="auto" w:fill="FFFFFF"/>
          </w:rPr>
          <w:delText>技术</w:delText>
        </w:r>
      </w:del>
      <w:r>
        <w:rPr>
          <w:rFonts w:ascii="仿宋" w:eastAsia="仿宋" w:hAnsi="仿宋" w:cs="宋体"/>
          <w:color w:val="333333"/>
          <w:shd w:val="clear" w:color="auto" w:fill="FFFFFF"/>
        </w:rPr>
        <w:t>深度集成，形成智能化综合性数字信息基础设施，加速信息技术的高效融合。</w:t>
      </w:r>
    </w:p>
    <w:p w:rsidR="00A606B7" w:rsidRDefault="00A606B7">
      <w:pPr>
        <w:pStyle w:val="Default"/>
        <w:spacing w:line="360" w:lineRule="auto"/>
        <w:ind w:firstLineChars="200" w:firstLine="480"/>
        <w:jc w:val="both"/>
        <w:rPr>
          <w:rFonts w:ascii="仿宋" w:eastAsia="仿宋" w:hAnsi="仿宋" w:cs="宋体"/>
          <w:color w:val="333333"/>
          <w:shd w:val="clear" w:color="auto" w:fill="FFFFFF"/>
        </w:rPr>
      </w:pPr>
    </w:p>
    <w:p w:rsidR="00A606B7" w:rsidRDefault="00A37E1A">
      <w:pPr>
        <w:pStyle w:val="Default"/>
        <w:spacing w:line="360" w:lineRule="auto"/>
        <w:jc w:val="both"/>
        <w:rPr>
          <w:rFonts w:ascii="仿宋" w:eastAsia="仿宋" w:hAnsi="仿宋" w:cs="宋体"/>
          <w:color w:val="333333"/>
          <w:shd w:val="clear" w:color="auto" w:fill="FFFFFF"/>
        </w:rPr>
      </w:pPr>
      <w:r>
        <w:rPr>
          <w:rFonts w:ascii="仿宋" w:eastAsia="仿宋" w:hAnsi="仿宋" w:cs="宋体" w:hint="eastAsia"/>
          <w:color w:val="333333"/>
          <w:shd w:val="clear" w:color="auto" w:fill="FFFFFF"/>
        </w:rPr>
        <w:t>本文作者</w:t>
      </w:r>
    </w:p>
    <w:p w:rsidR="00A606B7" w:rsidRDefault="00A37E1A">
      <w:pPr>
        <w:rPr>
          <w:sz w:val="32"/>
          <w:szCs w:val="40"/>
        </w:rPr>
      </w:pPr>
      <w:r>
        <w:rPr>
          <w:noProof/>
          <w:sz w:val="32"/>
          <w:szCs w:val="40"/>
        </w:rPr>
        <w:lastRenderedPageBreak/>
        <w:drawing>
          <wp:inline distT="0" distB="0" distL="0" distR="0">
            <wp:extent cx="1058545" cy="1393825"/>
            <wp:effectExtent l="0" t="0" r="8255" b="0"/>
            <wp:docPr id="2" name="图片 2" descr="C:\Users\hp\Documents\WeChat Files\lingyunzhuangzhi3688\FileStorage\Temp\1680773192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hp\Documents\WeChat Files\lingyunzhuangzhi3688\FileStorage\Temp\168077319254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5420" cy="141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40"/>
        </w:rPr>
        <w:t xml:space="preserve"> </w:t>
      </w:r>
      <w:r>
        <w:rPr>
          <w:rFonts w:ascii="仿宋" w:eastAsia="仿宋" w:hAnsi="仿宋" w:cs="宋体" w:hint="eastAsia"/>
          <w:color w:val="333333"/>
          <w:kern w:val="0"/>
          <w:sz w:val="24"/>
          <w:szCs w:val="24"/>
          <w:shd w:val="clear" w:color="auto" w:fill="FFFFFF"/>
        </w:rPr>
        <w:t>马天虎</w:t>
      </w:r>
      <w:r>
        <w:rPr>
          <w:rFonts w:ascii="仿宋" w:eastAsia="仿宋" w:hAnsi="仿宋" w:cs="宋体" w:hint="eastAsia"/>
          <w:color w:val="333333"/>
          <w:kern w:val="0"/>
          <w:sz w:val="24"/>
          <w:szCs w:val="24"/>
          <w:shd w:val="clear" w:color="auto" w:fill="FFFFFF"/>
        </w:rPr>
        <w:t xml:space="preserve"> </w:t>
      </w:r>
      <w:r>
        <w:rPr>
          <w:rFonts w:ascii="仿宋" w:eastAsia="仿宋" w:hAnsi="仿宋" w:cs="宋体" w:hint="eastAsia"/>
          <w:color w:val="333333"/>
          <w:kern w:val="0"/>
          <w:sz w:val="24"/>
          <w:szCs w:val="24"/>
          <w:shd w:val="clear" w:color="auto" w:fill="FFFFFF"/>
        </w:rPr>
        <w:t>硕士，高级工程师，就职于中国电信研究院，主要从事智慧城市、产业互联网、智能终端等领域的研究工作。</w:t>
      </w:r>
    </w:p>
    <w:p w:rsidR="00A606B7" w:rsidRDefault="00A606B7">
      <w:pPr>
        <w:pStyle w:val="Default"/>
        <w:spacing w:line="360" w:lineRule="auto"/>
        <w:jc w:val="both"/>
        <w:rPr>
          <w:rFonts w:ascii="仿宋" w:eastAsia="仿宋" w:hAnsi="仿宋" w:cs="宋体"/>
          <w:color w:val="333333"/>
          <w:shd w:val="clear" w:color="auto" w:fill="FFFFFF"/>
        </w:rPr>
      </w:pPr>
    </w:p>
    <w:sectPr w:rsidR="00A60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E1A" w:rsidRDefault="00A37E1A" w:rsidP="00FB7EBF">
      <w:r>
        <w:separator/>
      </w:r>
    </w:p>
  </w:endnote>
  <w:endnote w:type="continuationSeparator" w:id="0">
    <w:p w:rsidR="00A37E1A" w:rsidRDefault="00A37E1A" w:rsidP="00FB7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E1A" w:rsidRDefault="00A37E1A" w:rsidP="00FB7EBF">
      <w:r>
        <w:separator/>
      </w:r>
    </w:p>
  </w:footnote>
  <w:footnote w:type="continuationSeparator" w:id="0">
    <w:p w:rsidR="00A37E1A" w:rsidRDefault="00A37E1A" w:rsidP="00FB7EB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马天虎">
    <w15:presenceInfo w15:providerId="None" w15:userId="马天虎"/>
  </w15:person>
  <w15:person w15:author="ysr72">
    <w15:presenceInfo w15:providerId="None" w15:userId="ysr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4ODQwNThiYTg4YTBlNDhkZDRmNGNiNWM5NWE1YzAifQ=="/>
  </w:docVars>
  <w:rsids>
    <w:rsidRoot w:val="008C7AD9"/>
    <w:rsid w:val="000038BA"/>
    <w:rsid w:val="00007E07"/>
    <w:rsid w:val="000110B5"/>
    <w:rsid w:val="000124CB"/>
    <w:rsid w:val="00013875"/>
    <w:rsid w:val="000178EF"/>
    <w:rsid w:val="00026B8D"/>
    <w:rsid w:val="00032EC6"/>
    <w:rsid w:val="00037EB9"/>
    <w:rsid w:val="0004038C"/>
    <w:rsid w:val="00042D4B"/>
    <w:rsid w:val="00043485"/>
    <w:rsid w:val="0004618A"/>
    <w:rsid w:val="00057F1A"/>
    <w:rsid w:val="000612E6"/>
    <w:rsid w:val="00064919"/>
    <w:rsid w:val="00070605"/>
    <w:rsid w:val="00070951"/>
    <w:rsid w:val="000726FE"/>
    <w:rsid w:val="000728C6"/>
    <w:rsid w:val="000748CF"/>
    <w:rsid w:val="00085B42"/>
    <w:rsid w:val="00090804"/>
    <w:rsid w:val="0009092D"/>
    <w:rsid w:val="000925EC"/>
    <w:rsid w:val="00093181"/>
    <w:rsid w:val="00095DC0"/>
    <w:rsid w:val="0009709D"/>
    <w:rsid w:val="000A1B20"/>
    <w:rsid w:val="000A3EEA"/>
    <w:rsid w:val="000A456A"/>
    <w:rsid w:val="000A5804"/>
    <w:rsid w:val="000B12A1"/>
    <w:rsid w:val="000B1FA8"/>
    <w:rsid w:val="000B2377"/>
    <w:rsid w:val="000B3AA0"/>
    <w:rsid w:val="000C435F"/>
    <w:rsid w:val="000D4A8B"/>
    <w:rsid w:val="000E5420"/>
    <w:rsid w:val="000E5D66"/>
    <w:rsid w:val="000E68BF"/>
    <w:rsid w:val="000F0319"/>
    <w:rsid w:val="000F1D2A"/>
    <w:rsid w:val="000F564F"/>
    <w:rsid w:val="00100A55"/>
    <w:rsid w:val="001037C5"/>
    <w:rsid w:val="00103A67"/>
    <w:rsid w:val="00104BA2"/>
    <w:rsid w:val="00113D90"/>
    <w:rsid w:val="001146CA"/>
    <w:rsid w:val="00115193"/>
    <w:rsid w:val="0011536B"/>
    <w:rsid w:val="00122CCA"/>
    <w:rsid w:val="00124A2B"/>
    <w:rsid w:val="00131811"/>
    <w:rsid w:val="00133ED9"/>
    <w:rsid w:val="0013468C"/>
    <w:rsid w:val="00134FAB"/>
    <w:rsid w:val="00143AD2"/>
    <w:rsid w:val="001501A8"/>
    <w:rsid w:val="00150A57"/>
    <w:rsid w:val="001558E3"/>
    <w:rsid w:val="00160F31"/>
    <w:rsid w:val="00164043"/>
    <w:rsid w:val="00164099"/>
    <w:rsid w:val="00165C59"/>
    <w:rsid w:val="00167352"/>
    <w:rsid w:val="001708C8"/>
    <w:rsid w:val="00172639"/>
    <w:rsid w:val="00173890"/>
    <w:rsid w:val="00173E30"/>
    <w:rsid w:val="001752F3"/>
    <w:rsid w:val="0017742F"/>
    <w:rsid w:val="0018589D"/>
    <w:rsid w:val="001862A7"/>
    <w:rsid w:val="00192213"/>
    <w:rsid w:val="001A011F"/>
    <w:rsid w:val="001A4A1A"/>
    <w:rsid w:val="001C1E66"/>
    <w:rsid w:val="001C58A9"/>
    <w:rsid w:val="001C5D6A"/>
    <w:rsid w:val="001D1611"/>
    <w:rsid w:val="001D191A"/>
    <w:rsid w:val="001D1955"/>
    <w:rsid w:val="001D1E90"/>
    <w:rsid w:val="001D2AC3"/>
    <w:rsid w:val="001D2F3C"/>
    <w:rsid w:val="001D3EE0"/>
    <w:rsid w:val="001D4521"/>
    <w:rsid w:val="001D6FB3"/>
    <w:rsid w:val="001D7A9A"/>
    <w:rsid w:val="001E0AEA"/>
    <w:rsid w:val="001E36FA"/>
    <w:rsid w:val="001E5011"/>
    <w:rsid w:val="001E7B57"/>
    <w:rsid w:val="001F0F05"/>
    <w:rsid w:val="001F1DDC"/>
    <w:rsid w:val="001F5B32"/>
    <w:rsid w:val="001F7392"/>
    <w:rsid w:val="002022DB"/>
    <w:rsid w:val="00205421"/>
    <w:rsid w:val="00206427"/>
    <w:rsid w:val="00211339"/>
    <w:rsid w:val="002130BE"/>
    <w:rsid w:val="00213533"/>
    <w:rsid w:val="002139C9"/>
    <w:rsid w:val="002176BE"/>
    <w:rsid w:val="00217F14"/>
    <w:rsid w:val="0022272D"/>
    <w:rsid w:val="002229B7"/>
    <w:rsid w:val="002241F0"/>
    <w:rsid w:val="0022499E"/>
    <w:rsid w:val="0023386E"/>
    <w:rsid w:val="002343DE"/>
    <w:rsid w:val="00241741"/>
    <w:rsid w:val="00243639"/>
    <w:rsid w:val="00245510"/>
    <w:rsid w:val="0025632B"/>
    <w:rsid w:val="00261FCB"/>
    <w:rsid w:val="00266E28"/>
    <w:rsid w:val="00271BCD"/>
    <w:rsid w:val="002720BA"/>
    <w:rsid w:val="002734CF"/>
    <w:rsid w:val="00280BE8"/>
    <w:rsid w:val="00280BF6"/>
    <w:rsid w:val="002878A8"/>
    <w:rsid w:val="002917D9"/>
    <w:rsid w:val="002921D2"/>
    <w:rsid w:val="00293AC4"/>
    <w:rsid w:val="002A0A60"/>
    <w:rsid w:val="002A6BF9"/>
    <w:rsid w:val="002B4EB5"/>
    <w:rsid w:val="002C1BF9"/>
    <w:rsid w:val="002C3F77"/>
    <w:rsid w:val="002D1F75"/>
    <w:rsid w:val="002D5423"/>
    <w:rsid w:val="002E0292"/>
    <w:rsid w:val="002E320D"/>
    <w:rsid w:val="002E4AD7"/>
    <w:rsid w:val="002E5288"/>
    <w:rsid w:val="002F019B"/>
    <w:rsid w:val="002F0C6A"/>
    <w:rsid w:val="002F0DA2"/>
    <w:rsid w:val="002F4D29"/>
    <w:rsid w:val="002F61F3"/>
    <w:rsid w:val="00300477"/>
    <w:rsid w:val="003008B6"/>
    <w:rsid w:val="00307428"/>
    <w:rsid w:val="00313ED1"/>
    <w:rsid w:val="00316760"/>
    <w:rsid w:val="003169EB"/>
    <w:rsid w:val="0032086E"/>
    <w:rsid w:val="00326AA7"/>
    <w:rsid w:val="00330A3C"/>
    <w:rsid w:val="00332FA9"/>
    <w:rsid w:val="003410EB"/>
    <w:rsid w:val="003412C0"/>
    <w:rsid w:val="00345FDE"/>
    <w:rsid w:val="003474F9"/>
    <w:rsid w:val="00364EA6"/>
    <w:rsid w:val="003721DC"/>
    <w:rsid w:val="00374353"/>
    <w:rsid w:val="00375864"/>
    <w:rsid w:val="00384B3D"/>
    <w:rsid w:val="00386678"/>
    <w:rsid w:val="0039025E"/>
    <w:rsid w:val="003928AB"/>
    <w:rsid w:val="00395577"/>
    <w:rsid w:val="003A23F9"/>
    <w:rsid w:val="003A2FE6"/>
    <w:rsid w:val="003B4F8D"/>
    <w:rsid w:val="003B5127"/>
    <w:rsid w:val="003D1A89"/>
    <w:rsid w:val="003D1DAD"/>
    <w:rsid w:val="003D2E49"/>
    <w:rsid w:val="003D5695"/>
    <w:rsid w:val="003D6BB8"/>
    <w:rsid w:val="003E06C4"/>
    <w:rsid w:val="003E20E0"/>
    <w:rsid w:val="003E5D72"/>
    <w:rsid w:val="003F71BE"/>
    <w:rsid w:val="00404E90"/>
    <w:rsid w:val="0040654A"/>
    <w:rsid w:val="00407057"/>
    <w:rsid w:val="00411020"/>
    <w:rsid w:val="00411E15"/>
    <w:rsid w:val="00414627"/>
    <w:rsid w:val="004159F7"/>
    <w:rsid w:val="004262CB"/>
    <w:rsid w:val="00426384"/>
    <w:rsid w:val="004333BE"/>
    <w:rsid w:val="00433810"/>
    <w:rsid w:val="004532BB"/>
    <w:rsid w:val="00460EBF"/>
    <w:rsid w:val="00461205"/>
    <w:rsid w:val="00464483"/>
    <w:rsid w:val="004668C0"/>
    <w:rsid w:val="00466B5C"/>
    <w:rsid w:val="00467B29"/>
    <w:rsid w:val="00471ADA"/>
    <w:rsid w:val="00472421"/>
    <w:rsid w:val="00472EEF"/>
    <w:rsid w:val="00477640"/>
    <w:rsid w:val="00477A60"/>
    <w:rsid w:val="00491B11"/>
    <w:rsid w:val="004936BD"/>
    <w:rsid w:val="00495637"/>
    <w:rsid w:val="004A164A"/>
    <w:rsid w:val="004A70BE"/>
    <w:rsid w:val="004B73CA"/>
    <w:rsid w:val="004D37E4"/>
    <w:rsid w:val="004E16DA"/>
    <w:rsid w:val="004E5AA3"/>
    <w:rsid w:val="004E7A48"/>
    <w:rsid w:val="004F0669"/>
    <w:rsid w:val="004F0A3F"/>
    <w:rsid w:val="004F217E"/>
    <w:rsid w:val="004F6E7C"/>
    <w:rsid w:val="004F7965"/>
    <w:rsid w:val="00500AAC"/>
    <w:rsid w:val="00502AD6"/>
    <w:rsid w:val="00502FFD"/>
    <w:rsid w:val="00506BDA"/>
    <w:rsid w:val="00513CE5"/>
    <w:rsid w:val="00513EDF"/>
    <w:rsid w:val="00517CDD"/>
    <w:rsid w:val="00520385"/>
    <w:rsid w:val="00522BEC"/>
    <w:rsid w:val="00525F75"/>
    <w:rsid w:val="00530390"/>
    <w:rsid w:val="0053176C"/>
    <w:rsid w:val="00531E9C"/>
    <w:rsid w:val="00554459"/>
    <w:rsid w:val="00560A94"/>
    <w:rsid w:val="00563130"/>
    <w:rsid w:val="00572E39"/>
    <w:rsid w:val="005769E4"/>
    <w:rsid w:val="0057736F"/>
    <w:rsid w:val="0058082A"/>
    <w:rsid w:val="00584EB1"/>
    <w:rsid w:val="00585564"/>
    <w:rsid w:val="00593B66"/>
    <w:rsid w:val="00597192"/>
    <w:rsid w:val="00597CB7"/>
    <w:rsid w:val="005A1E79"/>
    <w:rsid w:val="005A446F"/>
    <w:rsid w:val="005B19E6"/>
    <w:rsid w:val="005C3782"/>
    <w:rsid w:val="005C5113"/>
    <w:rsid w:val="005C6CA8"/>
    <w:rsid w:val="005C6CF1"/>
    <w:rsid w:val="005D2460"/>
    <w:rsid w:val="005D3CC1"/>
    <w:rsid w:val="005E052C"/>
    <w:rsid w:val="0060578B"/>
    <w:rsid w:val="00607592"/>
    <w:rsid w:val="006114B6"/>
    <w:rsid w:val="006161CC"/>
    <w:rsid w:val="006212A9"/>
    <w:rsid w:val="006242B6"/>
    <w:rsid w:val="0062631B"/>
    <w:rsid w:val="00632FC9"/>
    <w:rsid w:val="0063362A"/>
    <w:rsid w:val="00636C06"/>
    <w:rsid w:val="00637440"/>
    <w:rsid w:val="006522FA"/>
    <w:rsid w:val="00652368"/>
    <w:rsid w:val="00655A8A"/>
    <w:rsid w:val="00655AF4"/>
    <w:rsid w:val="00657BEC"/>
    <w:rsid w:val="006658DB"/>
    <w:rsid w:val="00667ECA"/>
    <w:rsid w:val="00675B2A"/>
    <w:rsid w:val="00675D1B"/>
    <w:rsid w:val="006806C0"/>
    <w:rsid w:val="006810E8"/>
    <w:rsid w:val="00682FF4"/>
    <w:rsid w:val="006A2E44"/>
    <w:rsid w:val="006A4784"/>
    <w:rsid w:val="006A55D2"/>
    <w:rsid w:val="006A6387"/>
    <w:rsid w:val="006B016D"/>
    <w:rsid w:val="006B781B"/>
    <w:rsid w:val="006C2844"/>
    <w:rsid w:val="006D0F2B"/>
    <w:rsid w:val="006D25FD"/>
    <w:rsid w:val="006E19E8"/>
    <w:rsid w:val="006E207A"/>
    <w:rsid w:val="006E691E"/>
    <w:rsid w:val="006E71BE"/>
    <w:rsid w:val="006F2862"/>
    <w:rsid w:val="006F33F8"/>
    <w:rsid w:val="006F406A"/>
    <w:rsid w:val="006F4A5F"/>
    <w:rsid w:val="006F6849"/>
    <w:rsid w:val="00701771"/>
    <w:rsid w:val="0070429C"/>
    <w:rsid w:val="007072A2"/>
    <w:rsid w:val="0071606E"/>
    <w:rsid w:val="007233B3"/>
    <w:rsid w:val="00732BEC"/>
    <w:rsid w:val="00735BA5"/>
    <w:rsid w:val="007377B7"/>
    <w:rsid w:val="007436A7"/>
    <w:rsid w:val="00753CFC"/>
    <w:rsid w:val="007559B3"/>
    <w:rsid w:val="00757E71"/>
    <w:rsid w:val="0076512F"/>
    <w:rsid w:val="00767754"/>
    <w:rsid w:val="00777D5C"/>
    <w:rsid w:val="007818A8"/>
    <w:rsid w:val="00783C7A"/>
    <w:rsid w:val="007912C1"/>
    <w:rsid w:val="00791D11"/>
    <w:rsid w:val="00792756"/>
    <w:rsid w:val="007959FC"/>
    <w:rsid w:val="007A118F"/>
    <w:rsid w:val="007A6CF7"/>
    <w:rsid w:val="007B0038"/>
    <w:rsid w:val="007B17C2"/>
    <w:rsid w:val="007B1F9E"/>
    <w:rsid w:val="007B633F"/>
    <w:rsid w:val="007B70AB"/>
    <w:rsid w:val="007C4D8E"/>
    <w:rsid w:val="007C6146"/>
    <w:rsid w:val="007D01FD"/>
    <w:rsid w:val="007D4A7F"/>
    <w:rsid w:val="007D58D4"/>
    <w:rsid w:val="007D7B32"/>
    <w:rsid w:val="007E0F76"/>
    <w:rsid w:val="007F108D"/>
    <w:rsid w:val="007F23F6"/>
    <w:rsid w:val="007F59A6"/>
    <w:rsid w:val="008006D3"/>
    <w:rsid w:val="00806F1B"/>
    <w:rsid w:val="008112C8"/>
    <w:rsid w:val="00820CFD"/>
    <w:rsid w:val="008219A7"/>
    <w:rsid w:val="00823817"/>
    <w:rsid w:val="008256BA"/>
    <w:rsid w:val="00826E41"/>
    <w:rsid w:val="0083201D"/>
    <w:rsid w:val="0084024E"/>
    <w:rsid w:val="0085508D"/>
    <w:rsid w:val="008653AD"/>
    <w:rsid w:val="008708FE"/>
    <w:rsid w:val="00870B6A"/>
    <w:rsid w:val="00872DC4"/>
    <w:rsid w:val="00873E52"/>
    <w:rsid w:val="00875D30"/>
    <w:rsid w:val="00876710"/>
    <w:rsid w:val="00876754"/>
    <w:rsid w:val="008822C7"/>
    <w:rsid w:val="00882A8F"/>
    <w:rsid w:val="008852A0"/>
    <w:rsid w:val="00886C4C"/>
    <w:rsid w:val="008911AA"/>
    <w:rsid w:val="00896DBE"/>
    <w:rsid w:val="00897A0A"/>
    <w:rsid w:val="008A2403"/>
    <w:rsid w:val="008A4554"/>
    <w:rsid w:val="008B22D8"/>
    <w:rsid w:val="008B472B"/>
    <w:rsid w:val="008C0671"/>
    <w:rsid w:val="008C2EDD"/>
    <w:rsid w:val="008C35F2"/>
    <w:rsid w:val="008C3A1D"/>
    <w:rsid w:val="008C7268"/>
    <w:rsid w:val="008C7AD9"/>
    <w:rsid w:val="008C7E35"/>
    <w:rsid w:val="008D199C"/>
    <w:rsid w:val="008D2670"/>
    <w:rsid w:val="008D3E0C"/>
    <w:rsid w:val="008E2C12"/>
    <w:rsid w:val="008E7B58"/>
    <w:rsid w:val="008F226B"/>
    <w:rsid w:val="008F4C95"/>
    <w:rsid w:val="008F7DAA"/>
    <w:rsid w:val="00900BCA"/>
    <w:rsid w:val="00901188"/>
    <w:rsid w:val="00910163"/>
    <w:rsid w:val="009121DF"/>
    <w:rsid w:val="00915BCB"/>
    <w:rsid w:val="00920D62"/>
    <w:rsid w:val="00924EED"/>
    <w:rsid w:val="009257BF"/>
    <w:rsid w:val="00926C35"/>
    <w:rsid w:val="00930987"/>
    <w:rsid w:val="00930B23"/>
    <w:rsid w:val="00935187"/>
    <w:rsid w:val="009359FA"/>
    <w:rsid w:val="009402F1"/>
    <w:rsid w:val="00940E3A"/>
    <w:rsid w:val="00951CDD"/>
    <w:rsid w:val="00951F54"/>
    <w:rsid w:val="00955B23"/>
    <w:rsid w:val="00960CD0"/>
    <w:rsid w:val="00963108"/>
    <w:rsid w:val="00965242"/>
    <w:rsid w:val="009668FF"/>
    <w:rsid w:val="00980CAF"/>
    <w:rsid w:val="00983061"/>
    <w:rsid w:val="009845A6"/>
    <w:rsid w:val="0098570A"/>
    <w:rsid w:val="00985D6A"/>
    <w:rsid w:val="00993357"/>
    <w:rsid w:val="009B10A9"/>
    <w:rsid w:val="009B55A7"/>
    <w:rsid w:val="009B6BD7"/>
    <w:rsid w:val="009B7CEC"/>
    <w:rsid w:val="009C2476"/>
    <w:rsid w:val="009C265B"/>
    <w:rsid w:val="009C2A5B"/>
    <w:rsid w:val="009C2BE5"/>
    <w:rsid w:val="009C493A"/>
    <w:rsid w:val="009D3A6A"/>
    <w:rsid w:val="009E1747"/>
    <w:rsid w:val="009E405B"/>
    <w:rsid w:val="009E55FF"/>
    <w:rsid w:val="009E7291"/>
    <w:rsid w:val="009E7877"/>
    <w:rsid w:val="009F094B"/>
    <w:rsid w:val="009F7628"/>
    <w:rsid w:val="00A0317F"/>
    <w:rsid w:val="00A06513"/>
    <w:rsid w:val="00A06AE2"/>
    <w:rsid w:val="00A2229E"/>
    <w:rsid w:val="00A24C48"/>
    <w:rsid w:val="00A27C6E"/>
    <w:rsid w:val="00A37E1A"/>
    <w:rsid w:val="00A40F6C"/>
    <w:rsid w:val="00A52B5E"/>
    <w:rsid w:val="00A53E72"/>
    <w:rsid w:val="00A606B7"/>
    <w:rsid w:val="00A60ED7"/>
    <w:rsid w:val="00A62706"/>
    <w:rsid w:val="00A6507F"/>
    <w:rsid w:val="00A707C9"/>
    <w:rsid w:val="00A70B15"/>
    <w:rsid w:val="00A7318C"/>
    <w:rsid w:val="00A73D6F"/>
    <w:rsid w:val="00A74011"/>
    <w:rsid w:val="00A74420"/>
    <w:rsid w:val="00A74BE3"/>
    <w:rsid w:val="00A75F0B"/>
    <w:rsid w:val="00A80929"/>
    <w:rsid w:val="00A8240A"/>
    <w:rsid w:val="00A82609"/>
    <w:rsid w:val="00A83F85"/>
    <w:rsid w:val="00A8460A"/>
    <w:rsid w:val="00A854A4"/>
    <w:rsid w:val="00A94C46"/>
    <w:rsid w:val="00AA4127"/>
    <w:rsid w:val="00AA5FB4"/>
    <w:rsid w:val="00AA6AB7"/>
    <w:rsid w:val="00AA78BE"/>
    <w:rsid w:val="00AB248B"/>
    <w:rsid w:val="00AB56CD"/>
    <w:rsid w:val="00AB7B7F"/>
    <w:rsid w:val="00AC29CE"/>
    <w:rsid w:val="00AC2A69"/>
    <w:rsid w:val="00AC6902"/>
    <w:rsid w:val="00AC6D78"/>
    <w:rsid w:val="00AD2C23"/>
    <w:rsid w:val="00AD780A"/>
    <w:rsid w:val="00AE262F"/>
    <w:rsid w:val="00AE4193"/>
    <w:rsid w:val="00AE5721"/>
    <w:rsid w:val="00AE5730"/>
    <w:rsid w:val="00AF295E"/>
    <w:rsid w:val="00AF621D"/>
    <w:rsid w:val="00B00752"/>
    <w:rsid w:val="00B00D74"/>
    <w:rsid w:val="00B01AAA"/>
    <w:rsid w:val="00B27D6B"/>
    <w:rsid w:val="00B34220"/>
    <w:rsid w:val="00B36BDD"/>
    <w:rsid w:val="00B41921"/>
    <w:rsid w:val="00B4557E"/>
    <w:rsid w:val="00B53305"/>
    <w:rsid w:val="00B61057"/>
    <w:rsid w:val="00B620F8"/>
    <w:rsid w:val="00B65077"/>
    <w:rsid w:val="00B65CAB"/>
    <w:rsid w:val="00B700BA"/>
    <w:rsid w:val="00B71514"/>
    <w:rsid w:val="00B71C3F"/>
    <w:rsid w:val="00B7208A"/>
    <w:rsid w:val="00B725FD"/>
    <w:rsid w:val="00B75977"/>
    <w:rsid w:val="00B82A1F"/>
    <w:rsid w:val="00B85567"/>
    <w:rsid w:val="00B85DDB"/>
    <w:rsid w:val="00B87819"/>
    <w:rsid w:val="00B9265B"/>
    <w:rsid w:val="00BB0B34"/>
    <w:rsid w:val="00BB3764"/>
    <w:rsid w:val="00BC11A1"/>
    <w:rsid w:val="00BC44FC"/>
    <w:rsid w:val="00BC4B66"/>
    <w:rsid w:val="00BC7E2C"/>
    <w:rsid w:val="00BD109C"/>
    <w:rsid w:val="00BD315D"/>
    <w:rsid w:val="00BD3C14"/>
    <w:rsid w:val="00BD486B"/>
    <w:rsid w:val="00BD657F"/>
    <w:rsid w:val="00BD73DF"/>
    <w:rsid w:val="00BE2CE6"/>
    <w:rsid w:val="00BE5441"/>
    <w:rsid w:val="00BE6DD5"/>
    <w:rsid w:val="00BF066A"/>
    <w:rsid w:val="00BF0975"/>
    <w:rsid w:val="00BF1F90"/>
    <w:rsid w:val="00BF653A"/>
    <w:rsid w:val="00C0139C"/>
    <w:rsid w:val="00C023E3"/>
    <w:rsid w:val="00C0365D"/>
    <w:rsid w:val="00C14228"/>
    <w:rsid w:val="00C15D73"/>
    <w:rsid w:val="00C17755"/>
    <w:rsid w:val="00C20F1C"/>
    <w:rsid w:val="00C2260B"/>
    <w:rsid w:val="00C235D2"/>
    <w:rsid w:val="00C2388F"/>
    <w:rsid w:val="00C33F39"/>
    <w:rsid w:val="00C343B6"/>
    <w:rsid w:val="00C35531"/>
    <w:rsid w:val="00C3580D"/>
    <w:rsid w:val="00C36869"/>
    <w:rsid w:val="00C37660"/>
    <w:rsid w:val="00C40840"/>
    <w:rsid w:val="00C41DBB"/>
    <w:rsid w:val="00C4227E"/>
    <w:rsid w:val="00C42C05"/>
    <w:rsid w:val="00C52F41"/>
    <w:rsid w:val="00C53122"/>
    <w:rsid w:val="00C53B1C"/>
    <w:rsid w:val="00C56415"/>
    <w:rsid w:val="00C575C6"/>
    <w:rsid w:val="00C61938"/>
    <w:rsid w:val="00C642A9"/>
    <w:rsid w:val="00C650EB"/>
    <w:rsid w:val="00C65840"/>
    <w:rsid w:val="00C66288"/>
    <w:rsid w:val="00C678D9"/>
    <w:rsid w:val="00C719A8"/>
    <w:rsid w:val="00C83D92"/>
    <w:rsid w:val="00C83D96"/>
    <w:rsid w:val="00C8762E"/>
    <w:rsid w:val="00C92A8E"/>
    <w:rsid w:val="00C96BAD"/>
    <w:rsid w:val="00CA3F48"/>
    <w:rsid w:val="00CA5A19"/>
    <w:rsid w:val="00CA6492"/>
    <w:rsid w:val="00CA6E6F"/>
    <w:rsid w:val="00CA7AC7"/>
    <w:rsid w:val="00CB2EFB"/>
    <w:rsid w:val="00CB5C55"/>
    <w:rsid w:val="00CB759A"/>
    <w:rsid w:val="00CC060C"/>
    <w:rsid w:val="00CC0F43"/>
    <w:rsid w:val="00CC1375"/>
    <w:rsid w:val="00CD1253"/>
    <w:rsid w:val="00CD1384"/>
    <w:rsid w:val="00CE1E00"/>
    <w:rsid w:val="00CE36F6"/>
    <w:rsid w:val="00CF1269"/>
    <w:rsid w:val="00CF3087"/>
    <w:rsid w:val="00CF3E08"/>
    <w:rsid w:val="00CF4F3D"/>
    <w:rsid w:val="00CF62AA"/>
    <w:rsid w:val="00CF6A36"/>
    <w:rsid w:val="00D01418"/>
    <w:rsid w:val="00D020D2"/>
    <w:rsid w:val="00D12A48"/>
    <w:rsid w:val="00D173E5"/>
    <w:rsid w:val="00D21ED9"/>
    <w:rsid w:val="00D223FC"/>
    <w:rsid w:val="00D25B85"/>
    <w:rsid w:val="00D27FCB"/>
    <w:rsid w:val="00D31515"/>
    <w:rsid w:val="00D406AA"/>
    <w:rsid w:val="00D4463D"/>
    <w:rsid w:val="00D447BF"/>
    <w:rsid w:val="00D470BE"/>
    <w:rsid w:val="00D5016B"/>
    <w:rsid w:val="00D56968"/>
    <w:rsid w:val="00D6171F"/>
    <w:rsid w:val="00D712D9"/>
    <w:rsid w:val="00D7675B"/>
    <w:rsid w:val="00D8023F"/>
    <w:rsid w:val="00D8212D"/>
    <w:rsid w:val="00D86D8C"/>
    <w:rsid w:val="00D90AB4"/>
    <w:rsid w:val="00D93D13"/>
    <w:rsid w:val="00D953EA"/>
    <w:rsid w:val="00DA2B63"/>
    <w:rsid w:val="00DA5B7D"/>
    <w:rsid w:val="00DB44A8"/>
    <w:rsid w:val="00DB61C4"/>
    <w:rsid w:val="00DC4C69"/>
    <w:rsid w:val="00DC512C"/>
    <w:rsid w:val="00DC5E5D"/>
    <w:rsid w:val="00DD4F84"/>
    <w:rsid w:val="00DD7A60"/>
    <w:rsid w:val="00DD7E4A"/>
    <w:rsid w:val="00DE525B"/>
    <w:rsid w:val="00DF28B8"/>
    <w:rsid w:val="00DF4A8B"/>
    <w:rsid w:val="00DF4ED5"/>
    <w:rsid w:val="00DF702E"/>
    <w:rsid w:val="00E0206C"/>
    <w:rsid w:val="00E1239E"/>
    <w:rsid w:val="00E136C8"/>
    <w:rsid w:val="00E23F9B"/>
    <w:rsid w:val="00E35BB7"/>
    <w:rsid w:val="00E409C6"/>
    <w:rsid w:val="00E40B22"/>
    <w:rsid w:val="00E413AD"/>
    <w:rsid w:val="00E41D55"/>
    <w:rsid w:val="00E42002"/>
    <w:rsid w:val="00E424AF"/>
    <w:rsid w:val="00E42A09"/>
    <w:rsid w:val="00E4389B"/>
    <w:rsid w:val="00E43923"/>
    <w:rsid w:val="00E47167"/>
    <w:rsid w:val="00E47564"/>
    <w:rsid w:val="00E51977"/>
    <w:rsid w:val="00E52AB5"/>
    <w:rsid w:val="00E55DCE"/>
    <w:rsid w:val="00E6260F"/>
    <w:rsid w:val="00E66D75"/>
    <w:rsid w:val="00E678FC"/>
    <w:rsid w:val="00E80E34"/>
    <w:rsid w:val="00E94019"/>
    <w:rsid w:val="00E963CB"/>
    <w:rsid w:val="00EA1BB5"/>
    <w:rsid w:val="00EA3335"/>
    <w:rsid w:val="00EA491E"/>
    <w:rsid w:val="00EB0FAD"/>
    <w:rsid w:val="00EB1983"/>
    <w:rsid w:val="00EC161C"/>
    <w:rsid w:val="00EC2627"/>
    <w:rsid w:val="00ED30D0"/>
    <w:rsid w:val="00ED40F9"/>
    <w:rsid w:val="00ED5017"/>
    <w:rsid w:val="00ED6828"/>
    <w:rsid w:val="00ED7365"/>
    <w:rsid w:val="00EE055B"/>
    <w:rsid w:val="00EE21E7"/>
    <w:rsid w:val="00EE573B"/>
    <w:rsid w:val="00EE6624"/>
    <w:rsid w:val="00EF28E5"/>
    <w:rsid w:val="00EF4533"/>
    <w:rsid w:val="00EF582E"/>
    <w:rsid w:val="00EF5C7B"/>
    <w:rsid w:val="00F00119"/>
    <w:rsid w:val="00F0240E"/>
    <w:rsid w:val="00F042D7"/>
    <w:rsid w:val="00F05796"/>
    <w:rsid w:val="00F113A5"/>
    <w:rsid w:val="00F127AB"/>
    <w:rsid w:val="00F2140B"/>
    <w:rsid w:val="00F21493"/>
    <w:rsid w:val="00F2219F"/>
    <w:rsid w:val="00F22846"/>
    <w:rsid w:val="00F23EA9"/>
    <w:rsid w:val="00F23ED6"/>
    <w:rsid w:val="00F27669"/>
    <w:rsid w:val="00F42765"/>
    <w:rsid w:val="00F528A3"/>
    <w:rsid w:val="00F83E90"/>
    <w:rsid w:val="00F84AB5"/>
    <w:rsid w:val="00F87B46"/>
    <w:rsid w:val="00F87F0C"/>
    <w:rsid w:val="00F94927"/>
    <w:rsid w:val="00FA6DB8"/>
    <w:rsid w:val="00FB1E94"/>
    <w:rsid w:val="00FB32FD"/>
    <w:rsid w:val="00FB6A65"/>
    <w:rsid w:val="00FB7E0C"/>
    <w:rsid w:val="00FB7EBF"/>
    <w:rsid w:val="00FC0FA6"/>
    <w:rsid w:val="00FC232C"/>
    <w:rsid w:val="00FC7546"/>
    <w:rsid w:val="00FC773F"/>
    <w:rsid w:val="00FD31C4"/>
    <w:rsid w:val="00FD4612"/>
    <w:rsid w:val="00FD5385"/>
    <w:rsid w:val="00FD5954"/>
    <w:rsid w:val="00FD6A30"/>
    <w:rsid w:val="00FD7427"/>
    <w:rsid w:val="00FF0174"/>
    <w:rsid w:val="00FF3D80"/>
    <w:rsid w:val="00FF7566"/>
    <w:rsid w:val="00FF7E83"/>
    <w:rsid w:val="037145CF"/>
    <w:rsid w:val="2559694E"/>
    <w:rsid w:val="42C133E3"/>
    <w:rsid w:val="4D0B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A62D6B-7798-4175-AF74-06BC8235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bjh-p">
    <w:name w:val="bjh-p"/>
    <w:basedOn w:val="a0"/>
    <w:qFormat/>
  </w:style>
  <w:style w:type="character" w:customStyle="1" w:styleId="bjh-strong">
    <w:name w:val="bjh-strong"/>
    <w:basedOn w:val="a0"/>
    <w:qFormat/>
  </w:style>
  <w:style w:type="paragraph" w:customStyle="1" w:styleId="contentfont">
    <w:name w:val="contentfon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nt-strong">
    <w:name w:val="qnt-strong"/>
    <w:basedOn w:val="a0"/>
    <w:qFormat/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introtitfl">
    <w:name w:val="introtit_fl"/>
    <w:basedOn w:val="a0"/>
    <w:qFormat/>
  </w:style>
  <w:style w:type="paragraph" w:customStyle="1" w:styleId="one-p">
    <w:name w:val="one-p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细黑" w:eastAsia="华文细黑" w:cs="华文细黑"/>
      <w:color w:val="000000"/>
      <w:sz w:val="24"/>
      <w:szCs w:val="24"/>
    </w:rPr>
  </w:style>
  <w:style w:type="paragraph" w:customStyle="1" w:styleId="ql-align-justify">
    <w:name w:val="ql-align-justify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kern w:val="2"/>
      <w:sz w:val="18"/>
      <w:szCs w:val="18"/>
    </w:rPr>
  </w:style>
  <w:style w:type="character" w:customStyle="1" w:styleId="accenttextcolor">
    <w:name w:val="accenttextcolo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54EA4-520F-4119-9FCC-6A83AA388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3079</Characters>
  <Application>Microsoft Office Word</Application>
  <DocSecurity>0</DocSecurity>
  <Lines>25</Lines>
  <Paragraphs>7</Paragraphs>
  <ScaleCrop>false</ScaleCrop>
  <Company>HP Inc.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马天虎</dc:creator>
  <cp:lastModifiedBy>杨庆丰</cp:lastModifiedBy>
  <cp:revision>2</cp:revision>
  <dcterms:created xsi:type="dcterms:W3CDTF">2023-06-07T10:06:00Z</dcterms:created>
  <dcterms:modified xsi:type="dcterms:W3CDTF">2023-06-07T10:06:00Z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7842EEDF294743889FC8511CFABB4029_13</vt:lpwstr>
  </property>
</Properties>
</file>