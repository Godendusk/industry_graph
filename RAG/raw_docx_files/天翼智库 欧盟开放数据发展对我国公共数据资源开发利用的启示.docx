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3048" w:rsidRDefault="00765DD0">
      <w:pPr>
        <w:spacing w:line="480" w:lineRule="auto"/>
        <w:jc w:val="center"/>
        <w:rPr>
          <w:rFonts w:asciiTheme="majorEastAsia" w:eastAsiaTheme="majorEastAsia" w:hAnsiTheme="majorEastAsia" w:cstheme="majorEastAsia"/>
          <w:b/>
          <w:bCs/>
          <w:sz w:val="32"/>
          <w:szCs w:val="40"/>
        </w:rPr>
      </w:pPr>
      <w:r>
        <w:rPr>
          <w:rFonts w:asciiTheme="majorEastAsia" w:eastAsiaTheme="majorEastAsia" w:hAnsiTheme="majorEastAsia" w:cstheme="majorEastAsia" w:hint="eastAsia"/>
          <w:b/>
          <w:bCs/>
          <w:sz w:val="32"/>
          <w:szCs w:val="40"/>
        </w:rPr>
        <w:t>欧盟开放数据发展对我国公共数据资源开发利用的启示</w:t>
      </w:r>
    </w:p>
    <w:p w:rsidR="003D3048" w:rsidRDefault="003D3048">
      <w:pPr>
        <w:spacing w:line="480" w:lineRule="auto"/>
        <w:jc w:val="center"/>
        <w:rPr>
          <w:rFonts w:ascii="宋体" w:eastAsia="宋体" w:hAnsi="宋体" w:cs="宋体"/>
          <w:b/>
          <w:bCs/>
          <w:sz w:val="32"/>
          <w:szCs w:val="40"/>
        </w:rPr>
      </w:pPr>
    </w:p>
    <w:p w:rsidR="003D3048" w:rsidRDefault="00765DD0">
      <w:pPr>
        <w:spacing w:line="480" w:lineRule="auto"/>
        <w:ind w:firstLineChars="200" w:firstLine="560"/>
        <w:jc w:val="left"/>
        <w:rPr>
          <w:rFonts w:ascii="宋体" w:eastAsia="宋体" w:hAnsi="宋体" w:cs="宋体"/>
          <w:b/>
          <w:sz w:val="28"/>
          <w:szCs w:val="36"/>
        </w:rPr>
      </w:pPr>
      <w:r>
        <w:rPr>
          <w:rFonts w:ascii="宋体" w:eastAsia="宋体" w:hAnsi="宋体" w:cs="宋体" w:hint="eastAsia"/>
          <w:sz w:val="28"/>
          <w:szCs w:val="36"/>
        </w:rPr>
        <w:t>近期，我国发布《关于加快公共数据资源开发利用的意见》（以下简称《意见》），将从加强数据资源供给的体制机制构建和体系化部署方面，进一步</w:t>
      </w:r>
      <w:del w:id="0" w:author="HelloCeci" w:date="2024-11-11T15:58:00Z">
        <w:r>
          <w:rPr>
            <w:rFonts w:ascii="宋体" w:eastAsia="宋体" w:hAnsi="宋体" w:cs="宋体"/>
            <w:sz w:val="28"/>
            <w:szCs w:val="36"/>
          </w:rPr>
          <w:delText>推动</w:delText>
        </w:r>
      </w:del>
      <w:ins w:id="1" w:author="HelloCeci" w:date="2024-11-11T15:58:00Z">
        <w:r>
          <w:rPr>
            <w:rFonts w:ascii="宋体" w:eastAsia="宋体" w:hAnsi="宋体" w:cs="宋体" w:hint="eastAsia"/>
            <w:sz w:val="28"/>
            <w:szCs w:val="36"/>
          </w:rPr>
          <w:t>增强</w:t>
        </w:r>
      </w:ins>
      <w:r>
        <w:rPr>
          <w:rFonts w:ascii="宋体" w:eastAsia="宋体" w:hAnsi="宋体" w:cs="宋体" w:hint="eastAsia"/>
          <w:sz w:val="28"/>
          <w:szCs w:val="36"/>
        </w:rPr>
        <w:t>公共数据服务经济社会的放大、叠加、倍增效应。《意见》面向不同对象和数据用途，明确了共享、开放和授权运营三种供给方式，其中：</w:t>
      </w:r>
      <w:r>
        <w:rPr>
          <w:rFonts w:ascii="宋体" w:eastAsia="宋体" w:hAnsi="宋体" w:cs="宋体" w:hint="eastAsia"/>
          <w:b/>
          <w:sz w:val="28"/>
          <w:szCs w:val="36"/>
        </w:rPr>
        <w:t>开放主要是面向企业和社会公众，强调要在维护国家数据安全、保护</w:t>
      </w:r>
      <w:del w:id="2" w:author="HelloCeci" w:date="2024-11-11T15:59:00Z">
        <w:r>
          <w:rPr>
            <w:rFonts w:ascii="宋体" w:eastAsia="宋体" w:hAnsi="宋体" w:cs="宋体"/>
            <w:b/>
            <w:sz w:val="28"/>
            <w:szCs w:val="36"/>
          </w:rPr>
          <w:delText>个人信息和</w:delText>
        </w:r>
      </w:del>
      <w:ins w:id="3" w:author="HelloCeci" w:date="2024-11-11T15:59:00Z">
        <w:r>
          <w:rPr>
            <w:rFonts w:ascii="宋体" w:eastAsia="宋体" w:hAnsi="宋体" w:cs="宋体" w:hint="eastAsia"/>
            <w:b/>
            <w:sz w:val="28"/>
            <w:szCs w:val="36"/>
          </w:rPr>
          <w:t>企业</w:t>
        </w:r>
      </w:ins>
      <w:r>
        <w:rPr>
          <w:rFonts w:ascii="宋体" w:eastAsia="宋体" w:hAnsi="宋体" w:cs="宋体" w:hint="eastAsia"/>
          <w:b/>
          <w:sz w:val="28"/>
          <w:szCs w:val="36"/>
        </w:rPr>
        <w:t>商业秘密</w:t>
      </w:r>
      <w:ins w:id="4" w:author="HelloCeci" w:date="2024-11-11T15:59:00Z">
        <w:r>
          <w:rPr>
            <w:rFonts w:ascii="宋体" w:eastAsia="宋体" w:hAnsi="宋体" w:cs="宋体" w:hint="eastAsia"/>
            <w:b/>
            <w:sz w:val="28"/>
            <w:szCs w:val="36"/>
          </w:rPr>
          <w:t>和个人数据隐私</w:t>
        </w:r>
      </w:ins>
      <w:r>
        <w:rPr>
          <w:rFonts w:ascii="宋体" w:eastAsia="宋体" w:hAnsi="宋体" w:cs="宋体" w:hint="eastAsia"/>
          <w:b/>
          <w:sz w:val="28"/>
          <w:szCs w:val="36"/>
        </w:rPr>
        <w:t>的前提下，利用互联网依法依规有序开放数据或者数据集。</w:t>
      </w:r>
    </w:p>
    <w:p w:rsidR="003D3048" w:rsidRDefault="00765DD0">
      <w:pPr>
        <w:spacing w:line="480" w:lineRule="auto"/>
        <w:ind w:firstLineChars="200" w:firstLine="560"/>
        <w:jc w:val="left"/>
        <w:rPr>
          <w:rFonts w:ascii="宋体" w:eastAsia="宋体" w:hAnsi="宋体" w:cs="宋体"/>
          <w:b/>
          <w:sz w:val="28"/>
          <w:szCs w:val="36"/>
        </w:rPr>
      </w:pPr>
      <w:r>
        <w:rPr>
          <w:rFonts w:ascii="宋体" w:eastAsia="宋体" w:hAnsi="宋体" w:cs="宋体" w:hint="eastAsia"/>
          <w:sz w:val="28"/>
          <w:szCs w:val="36"/>
        </w:rPr>
        <w:t>根据开放数据研究所（O</w:t>
      </w:r>
      <w:r>
        <w:rPr>
          <w:rFonts w:ascii="宋体" w:eastAsia="宋体" w:hAnsi="宋体" w:cs="宋体"/>
          <w:sz w:val="28"/>
          <w:szCs w:val="36"/>
        </w:rPr>
        <w:t>DI</w:t>
      </w:r>
      <w:r>
        <w:rPr>
          <w:rFonts w:ascii="宋体" w:eastAsia="宋体" w:hAnsi="宋体" w:cs="宋体" w:hint="eastAsia"/>
          <w:sz w:val="28"/>
          <w:szCs w:val="36"/>
        </w:rPr>
        <w:t>）的定义，开放数据是“政府、企业和个人提供给任何人访问、使用和共享的数据”，并具备以下三个关键属性：一是数据作为</w:t>
      </w:r>
      <w:del w:id="5" w:author="HP" w:date="2024-11-11T17:29:00Z">
        <w:r w:rsidDel="003D500E">
          <w:rPr>
            <w:rFonts w:ascii="宋体" w:eastAsia="宋体" w:hAnsi="宋体" w:cs="宋体" w:hint="eastAsia"/>
            <w:sz w:val="28"/>
            <w:szCs w:val="36"/>
          </w:rPr>
          <w:delText>一个</w:delText>
        </w:r>
      </w:del>
      <w:r>
        <w:rPr>
          <w:rFonts w:ascii="宋体" w:eastAsia="宋体" w:hAnsi="宋体" w:cs="宋体" w:hint="eastAsia"/>
          <w:sz w:val="28"/>
          <w:szCs w:val="36"/>
        </w:rPr>
        <w:t>整体的可获得</w:t>
      </w:r>
      <w:del w:id="6" w:author="HP" w:date="2024-11-11T17:29:00Z">
        <w:r w:rsidDel="003D500E">
          <w:rPr>
            <w:rFonts w:ascii="宋体" w:eastAsia="宋体" w:hAnsi="宋体" w:cs="宋体" w:hint="eastAsia"/>
            <w:sz w:val="28"/>
            <w:szCs w:val="36"/>
          </w:rPr>
          <w:delText>性</w:delText>
        </w:r>
      </w:del>
      <w:r>
        <w:rPr>
          <w:rFonts w:ascii="宋体" w:eastAsia="宋体" w:hAnsi="宋体" w:cs="宋体" w:hint="eastAsia"/>
          <w:sz w:val="28"/>
          <w:szCs w:val="36"/>
        </w:rPr>
        <w:t>和</w:t>
      </w:r>
      <w:proofErr w:type="gramStart"/>
      <w:r>
        <w:rPr>
          <w:rFonts w:ascii="宋体" w:eastAsia="宋体" w:hAnsi="宋体" w:cs="宋体" w:hint="eastAsia"/>
          <w:sz w:val="28"/>
          <w:szCs w:val="36"/>
        </w:rPr>
        <w:t>可</w:t>
      </w:r>
      <w:proofErr w:type="gramEnd"/>
      <w:r>
        <w:rPr>
          <w:rFonts w:ascii="宋体" w:eastAsia="宋体" w:hAnsi="宋体" w:cs="宋体" w:hint="eastAsia"/>
          <w:sz w:val="28"/>
          <w:szCs w:val="36"/>
        </w:rPr>
        <w:t>访问性；二是允许复用和</w:t>
      </w:r>
      <w:proofErr w:type="gramStart"/>
      <w:r>
        <w:rPr>
          <w:rFonts w:ascii="宋体" w:eastAsia="宋体" w:hAnsi="宋体" w:cs="宋体" w:hint="eastAsia"/>
          <w:sz w:val="28"/>
          <w:szCs w:val="36"/>
        </w:rPr>
        <w:t>可</w:t>
      </w:r>
      <w:proofErr w:type="gramEnd"/>
      <w:r>
        <w:rPr>
          <w:rFonts w:ascii="宋体" w:eastAsia="宋体" w:hAnsi="宋体" w:cs="宋体" w:hint="eastAsia"/>
          <w:sz w:val="28"/>
          <w:szCs w:val="36"/>
        </w:rPr>
        <w:t>再分发；三是无歧视的普遍参与。从下图数据频谱来看，开放数据作为受众面最广最不受限的数据</w:t>
      </w:r>
      <w:ins w:id="7" w:author="HP" w:date="2024-11-11T17:58:00Z">
        <w:r w:rsidR="006814BF">
          <w:rPr>
            <w:rFonts w:ascii="宋体" w:eastAsia="宋体" w:hAnsi="宋体" w:cs="宋体" w:hint="eastAsia"/>
            <w:sz w:val="28"/>
            <w:szCs w:val="36"/>
          </w:rPr>
          <w:t>供给</w:t>
        </w:r>
      </w:ins>
      <w:r>
        <w:rPr>
          <w:rFonts w:ascii="宋体" w:eastAsia="宋体" w:hAnsi="宋体" w:cs="宋体" w:hint="eastAsia"/>
          <w:sz w:val="28"/>
          <w:szCs w:val="36"/>
        </w:rPr>
        <w:t>类型，在促进创新、效率、就业和经济增长方面</w:t>
      </w:r>
      <w:del w:id="8" w:author="HP" w:date="2024-11-11T17:58:00Z">
        <w:r w:rsidDel="006814BF">
          <w:rPr>
            <w:rFonts w:ascii="宋体" w:eastAsia="宋体" w:hAnsi="宋体" w:cs="宋体" w:hint="eastAsia"/>
            <w:sz w:val="28"/>
            <w:szCs w:val="36"/>
          </w:rPr>
          <w:delText>的</w:delText>
        </w:r>
      </w:del>
      <w:r>
        <w:rPr>
          <w:rFonts w:ascii="宋体" w:eastAsia="宋体" w:hAnsi="宋体" w:cs="宋体" w:hint="eastAsia"/>
          <w:sz w:val="28"/>
          <w:szCs w:val="36"/>
        </w:rPr>
        <w:t>潜力巨大。据麦肯锡估计，（美国）开放数据每年可以在教育、交通、消费品、电力、石油和天然气、医疗保健和消费金融七个领域释放3</w:t>
      </w:r>
      <w:ins w:id="9" w:author="HP" w:date="2024-11-11T17:59:00Z">
        <w:r w:rsidR="006814BF" w:rsidDel="006814BF">
          <w:rPr>
            <w:rFonts w:ascii="宋体" w:eastAsia="宋体" w:hAnsi="宋体" w:cs="宋体" w:hint="eastAsia"/>
            <w:sz w:val="28"/>
            <w:szCs w:val="36"/>
          </w:rPr>
          <w:t xml:space="preserve"> </w:t>
        </w:r>
        <w:r w:rsidR="006814BF">
          <w:rPr>
            <w:rFonts w:ascii="宋体" w:eastAsia="宋体" w:hAnsi="宋体" w:cs="宋体" w:hint="eastAsia"/>
            <w:sz w:val="28"/>
            <w:szCs w:val="36"/>
          </w:rPr>
          <w:t>-</w:t>
        </w:r>
      </w:ins>
      <w:del w:id="10" w:author="HP" w:date="2024-11-11T17:59:00Z">
        <w:r w:rsidDel="006814BF">
          <w:rPr>
            <w:rFonts w:ascii="宋体" w:eastAsia="宋体" w:hAnsi="宋体" w:cs="宋体" w:hint="eastAsia"/>
            <w:sz w:val="28"/>
            <w:szCs w:val="36"/>
          </w:rPr>
          <w:delText>万亿至</w:delText>
        </w:r>
      </w:del>
      <w:r>
        <w:rPr>
          <w:rFonts w:ascii="宋体" w:eastAsia="宋体" w:hAnsi="宋体" w:cs="宋体" w:hint="eastAsia"/>
          <w:sz w:val="28"/>
          <w:szCs w:val="36"/>
        </w:rPr>
        <w:t>5</w:t>
      </w:r>
      <w:proofErr w:type="gramStart"/>
      <w:r>
        <w:rPr>
          <w:rFonts w:ascii="宋体" w:eastAsia="宋体" w:hAnsi="宋体" w:cs="宋体" w:hint="eastAsia"/>
          <w:sz w:val="28"/>
          <w:szCs w:val="36"/>
        </w:rPr>
        <w:t>万亿</w:t>
      </w:r>
      <w:proofErr w:type="gramEnd"/>
      <w:r>
        <w:rPr>
          <w:rFonts w:ascii="宋体" w:eastAsia="宋体" w:hAnsi="宋体" w:cs="宋体" w:hint="eastAsia"/>
          <w:sz w:val="28"/>
          <w:szCs w:val="36"/>
        </w:rPr>
        <w:t>美元的经济价值。世界银行的研究表明，开放数据在推动包括数据供应</w:t>
      </w:r>
      <w:del w:id="11" w:author="HP" w:date="2024-11-11T17:59:00Z">
        <w:r w:rsidDel="006814BF">
          <w:rPr>
            <w:rFonts w:ascii="宋体" w:eastAsia="宋体" w:hAnsi="宋体" w:cs="宋体" w:hint="eastAsia"/>
            <w:sz w:val="28"/>
            <w:szCs w:val="36"/>
          </w:rPr>
          <w:delText>商</w:delText>
        </w:r>
      </w:del>
      <w:r>
        <w:rPr>
          <w:rFonts w:ascii="宋体" w:eastAsia="宋体" w:hAnsi="宋体" w:cs="宋体" w:hint="eastAsia"/>
          <w:sz w:val="28"/>
          <w:szCs w:val="36"/>
        </w:rPr>
        <w:t>、聚合</w:t>
      </w:r>
      <w:del w:id="12" w:author="HP" w:date="2024-11-11T17:59:00Z">
        <w:r w:rsidDel="006814BF">
          <w:rPr>
            <w:rFonts w:ascii="宋体" w:eastAsia="宋体" w:hAnsi="宋体" w:cs="宋体" w:hint="eastAsia"/>
            <w:sz w:val="28"/>
            <w:szCs w:val="36"/>
          </w:rPr>
          <w:delText>者</w:delText>
        </w:r>
      </w:del>
      <w:r>
        <w:rPr>
          <w:rFonts w:ascii="宋体" w:eastAsia="宋体" w:hAnsi="宋体" w:cs="宋体" w:hint="eastAsia"/>
          <w:sz w:val="28"/>
          <w:szCs w:val="36"/>
        </w:rPr>
        <w:t>、开发</w:t>
      </w:r>
      <w:del w:id="13" w:author="HP" w:date="2024-11-11T18:00:00Z">
        <w:r w:rsidDel="006814BF">
          <w:rPr>
            <w:rFonts w:ascii="宋体" w:eastAsia="宋体" w:hAnsi="宋体" w:cs="宋体" w:hint="eastAsia"/>
            <w:sz w:val="28"/>
            <w:szCs w:val="36"/>
          </w:rPr>
          <w:delText>商</w:delText>
        </w:r>
      </w:del>
      <w:r>
        <w:rPr>
          <w:rFonts w:ascii="宋体" w:eastAsia="宋体" w:hAnsi="宋体" w:cs="宋体" w:hint="eastAsia"/>
          <w:sz w:val="28"/>
          <w:szCs w:val="36"/>
        </w:rPr>
        <w:t>、</w:t>
      </w:r>
      <w:proofErr w:type="gramStart"/>
      <w:r>
        <w:rPr>
          <w:rFonts w:ascii="宋体" w:eastAsia="宋体" w:hAnsi="宋体" w:cs="宋体" w:hint="eastAsia"/>
          <w:sz w:val="28"/>
          <w:szCs w:val="36"/>
        </w:rPr>
        <w:t>丰富</w:t>
      </w:r>
      <w:proofErr w:type="gramEnd"/>
      <w:del w:id="14" w:author="HP" w:date="2024-11-11T18:00:00Z">
        <w:r w:rsidDel="006814BF">
          <w:rPr>
            <w:rFonts w:ascii="宋体" w:eastAsia="宋体" w:hAnsi="宋体" w:cs="宋体" w:hint="eastAsia"/>
            <w:sz w:val="28"/>
            <w:szCs w:val="36"/>
          </w:rPr>
          <w:delText>者</w:delText>
        </w:r>
      </w:del>
      <w:r>
        <w:rPr>
          <w:rFonts w:ascii="宋体" w:eastAsia="宋体" w:hAnsi="宋体" w:cs="宋体" w:hint="eastAsia"/>
          <w:sz w:val="28"/>
          <w:szCs w:val="36"/>
        </w:rPr>
        <w:t>和推动</w:t>
      </w:r>
      <w:del w:id="15" w:author="HP" w:date="2024-11-11T18:00:00Z">
        <w:r w:rsidDel="006814BF">
          <w:rPr>
            <w:rFonts w:ascii="宋体" w:eastAsia="宋体" w:hAnsi="宋体" w:cs="宋体" w:hint="eastAsia"/>
            <w:sz w:val="28"/>
            <w:szCs w:val="36"/>
          </w:rPr>
          <w:delText>者</w:delText>
        </w:r>
      </w:del>
      <w:r>
        <w:rPr>
          <w:rFonts w:ascii="宋体" w:eastAsia="宋体" w:hAnsi="宋体" w:cs="宋体" w:hint="eastAsia"/>
          <w:sz w:val="28"/>
          <w:szCs w:val="36"/>
        </w:rPr>
        <w:t>五种新型数据业态</w:t>
      </w:r>
      <w:ins w:id="16" w:author="HelloCeci" w:date="2024-11-11T16:01:00Z">
        <w:r>
          <w:rPr>
            <w:rFonts w:ascii="宋体" w:eastAsia="宋体" w:hAnsi="宋体" w:cs="宋体" w:hint="eastAsia"/>
            <w:sz w:val="28"/>
            <w:szCs w:val="36"/>
          </w:rPr>
          <w:t>角色共同</w:t>
        </w:r>
      </w:ins>
      <w:r>
        <w:rPr>
          <w:rFonts w:ascii="宋体" w:eastAsia="宋体" w:hAnsi="宋体" w:cs="宋体" w:hint="eastAsia"/>
          <w:sz w:val="28"/>
          <w:szCs w:val="36"/>
        </w:rPr>
        <w:t>发展中，将创造全新经济效益。</w:t>
      </w:r>
    </w:p>
    <w:p w:rsidR="003D3048" w:rsidRDefault="00765DD0">
      <w:pPr>
        <w:spacing w:line="480" w:lineRule="auto"/>
        <w:jc w:val="center"/>
        <w:rPr>
          <w:rFonts w:ascii="宋体" w:eastAsia="宋体" w:hAnsi="宋体" w:cs="宋体"/>
          <w:sz w:val="28"/>
          <w:szCs w:val="36"/>
        </w:rPr>
      </w:pPr>
      <w:r>
        <w:rPr>
          <w:noProof/>
        </w:rPr>
        <w:lastRenderedPageBreak/>
        <w:drawing>
          <wp:inline distT="0" distB="0" distL="0" distR="0">
            <wp:extent cx="5520055" cy="3265170"/>
            <wp:effectExtent l="0" t="0" r="4445" b="1143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5520055" cy="3265170"/>
                    </a:xfrm>
                    <a:prstGeom prst="rect">
                      <a:avLst/>
                    </a:prstGeom>
                  </pic:spPr>
                </pic:pic>
              </a:graphicData>
            </a:graphic>
          </wp:inline>
        </w:drawing>
      </w:r>
    </w:p>
    <w:p w:rsidR="003D3048" w:rsidRDefault="00765DD0">
      <w:pPr>
        <w:spacing w:line="480" w:lineRule="auto"/>
        <w:ind w:firstLineChars="200" w:firstLine="560"/>
        <w:jc w:val="left"/>
        <w:rPr>
          <w:ins w:id="17" w:author="HP" w:date="2024-11-11T18:19:00Z"/>
          <w:rFonts w:ascii="宋体" w:eastAsia="宋体" w:hAnsi="宋体" w:cs="宋体"/>
          <w:sz w:val="28"/>
          <w:szCs w:val="36"/>
        </w:rPr>
      </w:pPr>
      <w:r>
        <w:rPr>
          <w:rFonts w:ascii="宋体" w:eastAsia="宋体" w:hAnsi="宋体" w:cs="宋体" w:hint="eastAsia"/>
          <w:sz w:val="28"/>
          <w:szCs w:val="36"/>
        </w:rPr>
        <w:t>全球开放数据运动始于2007年，从全球开放数据的成效来看，据《</w:t>
      </w:r>
      <w:ins w:id="18" w:author="HP" w:date="2024-11-11T18:01:00Z">
        <w:r w:rsidR="006814BF">
          <w:rPr>
            <w:rFonts w:ascii="宋体" w:eastAsia="宋体" w:hAnsi="宋体" w:cs="宋体" w:hint="eastAsia"/>
            <w:sz w:val="28"/>
            <w:szCs w:val="36"/>
          </w:rPr>
          <w:t>全球</w:t>
        </w:r>
      </w:ins>
      <w:r>
        <w:rPr>
          <w:rFonts w:ascii="宋体" w:eastAsia="宋体" w:hAnsi="宋体" w:cs="宋体" w:hint="eastAsia"/>
          <w:sz w:val="28"/>
          <w:szCs w:val="36"/>
        </w:rPr>
        <w:t>数据晴雨表》对包括数据治理、数据能力、数据可获得和数据再利用四个维度的评估，欧盟</w:t>
      </w:r>
      <w:ins w:id="19" w:author="HP" w:date="2024-11-11T18:36:00Z">
        <w:r w:rsidR="00DD3DCE">
          <w:rPr>
            <w:rFonts w:ascii="宋体" w:eastAsia="宋体" w:hAnsi="宋体" w:cs="宋体" w:hint="eastAsia"/>
            <w:sz w:val="28"/>
            <w:szCs w:val="36"/>
          </w:rPr>
          <w:t>得分</w:t>
        </w:r>
      </w:ins>
      <w:r>
        <w:rPr>
          <w:rFonts w:ascii="宋体" w:eastAsia="宋体" w:hAnsi="宋体" w:cs="宋体" w:hint="eastAsia"/>
          <w:sz w:val="28"/>
          <w:szCs w:val="36"/>
        </w:rPr>
        <w:t>在全球处于领先地位。欧盟的相关经验可为我国公共数据资源开发利用提供参考，有助于更好释放</w:t>
      </w:r>
      <w:del w:id="20" w:author="HP" w:date="2024-11-11T18:01:00Z">
        <w:r w:rsidDel="006814BF">
          <w:rPr>
            <w:rFonts w:ascii="宋体" w:eastAsia="宋体" w:hAnsi="宋体" w:cs="宋体" w:hint="eastAsia"/>
            <w:sz w:val="28"/>
            <w:szCs w:val="36"/>
          </w:rPr>
          <w:delText>公共</w:delText>
        </w:r>
      </w:del>
      <w:r>
        <w:rPr>
          <w:rFonts w:ascii="宋体" w:eastAsia="宋体" w:hAnsi="宋体" w:cs="宋体" w:hint="eastAsia"/>
          <w:sz w:val="28"/>
          <w:szCs w:val="36"/>
        </w:rPr>
        <w:t>数据</w:t>
      </w:r>
      <w:ins w:id="21" w:author="HP" w:date="2024-11-11T18:01:00Z">
        <w:r w:rsidR="006814BF">
          <w:rPr>
            <w:rFonts w:ascii="宋体" w:eastAsia="宋体" w:hAnsi="宋体" w:cs="宋体" w:hint="eastAsia"/>
            <w:sz w:val="28"/>
            <w:szCs w:val="36"/>
          </w:rPr>
          <w:t>要素</w:t>
        </w:r>
      </w:ins>
      <w:del w:id="22" w:author="HP" w:date="2024-11-11T18:01:00Z">
        <w:r w:rsidDel="006814BF">
          <w:rPr>
            <w:rFonts w:ascii="宋体" w:eastAsia="宋体" w:hAnsi="宋体" w:cs="宋体" w:hint="eastAsia"/>
            <w:sz w:val="28"/>
            <w:szCs w:val="36"/>
          </w:rPr>
          <w:delText>资源</w:delText>
        </w:r>
      </w:del>
      <w:r>
        <w:rPr>
          <w:rFonts w:ascii="宋体" w:eastAsia="宋体" w:hAnsi="宋体" w:cs="宋体" w:hint="eastAsia"/>
          <w:sz w:val="28"/>
          <w:szCs w:val="36"/>
        </w:rPr>
        <w:t>价值。</w:t>
      </w:r>
    </w:p>
    <w:p w:rsidR="00F511D1" w:rsidRDefault="00F511D1">
      <w:pPr>
        <w:spacing w:line="480" w:lineRule="auto"/>
        <w:jc w:val="left"/>
        <w:rPr>
          <w:rFonts w:ascii="宋体" w:eastAsia="宋体" w:hAnsi="宋体" w:cs="宋体"/>
          <w:sz w:val="28"/>
          <w:szCs w:val="36"/>
        </w:rPr>
        <w:pPrChange w:id="23" w:author="HP" w:date="2024-11-11T18:19:00Z">
          <w:pPr>
            <w:spacing w:line="480" w:lineRule="auto"/>
            <w:ind w:firstLineChars="200" w:firstLine="560"/>
            <w:jc w:val="left"/>
          </w:pPr>
        </w:pPrChange>
      </w:pPr>
      <w:ins w:id="24" w:author="HP" w:date="2024-11-11T18:35:00Z">
        <w:r>
          <w:rPr>
            <w:rFonts w:ascii="宋体" w:eastAsia="宋体" w:hAnsi="宋体" w:cs="宋体"/>
            <w:noProof/>
            <w:sz w:val="28"/>
            <w:szCs w:val="36"/>
          </w:rPr>
          <w:drawing>
            <wp:inline distT="0" distB="0" distL="0" distR="0" wp14:anchorId="0C354EC6">
              <wp:extent cx="5864225" cy="3270984"/>
              <wp:effectExtent l="0" t="0" r="317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68528" cy="3273384"/>
                      </a:xfrm>
                      <a:prstGeom prst="rect">
                        <a:avLst/>
                      </a:prstGeom>
                      <a:noFill/>
                    </pic:spPr>
                  </pic:pic>
                </a:graphicData>
              </a:graphic>
            </wp:inline>
          </w:drawing>
        </w:r>
      </w:ins>
    </w:p>
    <w:p w:rsidR="003D3048" w:rsidRDefault="00765DD0">
      <w:pPr>
        <w:spacing w:line="480" w:lineRule="auto"/>
        <w:jc w:val="left"/>
        <w:rPr>
          <w:rFonts w:ascii="宋体" w:eastAsia="宋体" w:hAnsi="宋体" w:cs="宋体"/>
          <w:b/>
          <w:sz w:val="28"/>
          <w:szCs w:val="36"/>
        </w:rPr>
      </w:pPr>
      <w:r>
        <w:rPr>
          <w:rFonts w:ascii="宋体" w:eastAsia="宋体" w:hAnsi="宋体" w:cs="宋体" w:hint="eastAsia"/>
          <w:b/>
          <w:sz w:val="28"/>
          <w:szCs w:val="36"/>
        </w:rPr>
        <w:t>一、欧盟推动开放数据的关键举措</w:t>
      </w:r>
    </w:p>
    <w:p w:rsidR="003D3048" w:rsidRDefault="00765DD0">
      <w:pPr>
        <w:numPr>
          <w:ilvl w:val="1"/>
          <w:numId w:val="1"/>
        </w:numPr>
        <w:spacing w:line="480" w:lineRule="auto"/>
        <w:rPr>
          <w:rFonts w:ascii="宋体" w:eastAsia="宋体" w:hAnsi="宋体" w:cs="宋体"/>
          <w:b/>
          <w:bCs/>
          <w:sz w:val="28"/>
          <w:szCs w:val="36"/>
        </w:rPr>
      </w:pPr>
      <w:ins w:id="25" w:author="HelloCeci" w:date="2024-11-11T16:06:00Z">
        <w:r>
          <w:rPr>
            <w:rFonts w:ascii="宋体" w:eastAsia="宋体" w:hAnsi="宋体" w:cs="宋体" w:hint="eastAsia"/>
            <w:b/>
            <w:bCs/>
            <w:sz w:val="28"/>
            <w:szCs w:val="36"/>
          </w:rPr>
          <w:t>《</w:t>
        </w:r>
      </w:ins>
      <w:del w:id="26" w:author="HelloCeci" w:date="2024-11-11T16:06:00Z">
        <w:r>
          <w:rPr>
            <w:rFonts w:ascii="宋体" w:eastAsia="宋体" w:hAnsi="宋体" w:cs="宋体"/>
            <w:b/>
            <w:bCs/>
            <w:sz w:val="28"/>
            <w:szCs w:val="36"/>
          </w:rPr>
          <w:delText>PSI复用</w:delText>
        </w:r>
      </w:del>
      <w:ins w:id="27" w:author="HelloCeci" w:date="2024-11-11T16:06:00Z">
        <w:r>
          <w:rPr>
            <w:rFonts w:ascii="宋体" w:eastAsia="宋体" w:hAnsi="宋体" w:cs="宋体" w:hint="eastAsia"/>
            <w:b/>
            <w:bCs/>
            <w:sz w:val="28"/>
            <w:szCs w:val="36"/>
          </w:rPr>
          <w:t>公共部门信息</w:t>
        </w:r>
      </w:ins>
      <w:ins w:id="28" w:author="HelloCeci" w:date="2024-11-11T16:07:00Z">
        <w:r>
          <w:rPr>
            <w:rFonts w:ascii="宋体" w:eastAsia="宋体" w:hAnsi="宋体" w:cs="宋体" w:hint="eastAsia"/>
            <w:b/>
            <w:bCs/>
            <w:sz w:val="28"/>
            <w:szCs w:val="36"/>
          </w:rPr>
          <w:t>（PSI）</w:t>
        </w:r>
      </w:ins>
      <w:ins w:id="29" w:author="HelloCeci" w:date="2024-11-11T16:06:00Z">
        <w:r>
          <w:rPr>
            <w:rFonts w:ascii="宋体" w:eastAsia="宋体" w:hAnsi="宋体" w:cs="宋体" w:hint="eastAsia"/>
            <w:b/>
            <w:bCs/>
            <w:sz w:val="28"/>
            <w:szCs w:val="36"/>
          </w:rPr>
          <w:t>复用</w:t>
        </w:r>
      </w:ins>
      <w:r>
        <w:rPr>
          <w:rFonts w:ascii="宋体" w:eastAsia="宋体" w:hAnsi="宋体" w:cs="宋体" w:hint="eastAsia"/>
          <w:b/>
          <w:bCs/>
          <w:sz w:val="28"/>
          <w:szCs w:val="36"/>
        </w:rPr>
        <w:t>指令</w:t>
      </w:r>
      <w:ins w:id="30" w:author="HelloCeci" w:date="2024-11-11T16:06:00Z">
        <w:r>
          <w:rPr>
            <w:rFonts w:ascii="宋体" w:eastAsia="宋体" w:hAnsi="宋体" w:cs="宋体" w:hint="eastAsia"/>
            <w:b/>
            <w:bCs/>
            <w:sz w:val="28"/>
            <w:szCs w:val="36"/>
          </w:rPr>
          <w:t>》</w:t>
        </w:r>
      </w:ins>
      <w:r>
        <w:rPr>
          <w:rFonts w:ascii="宋体" w:eastAsia="宋体" w:hAnsi="宋体" w:cs="宋体" w:hint="eastAsia"/>
          <w:b/>
          <w:bCs/>
          <w:sz w:val="28"/>
          <w:szCs w:val="36"/>
        </w:rPr>
        <w:t>为欧盟开放数据政策铺平了道路</w:t>
      </w:r>
    </w:p>
    <w:p w:rsidR="003D3048" w:rsidRDefault="00765DD0">
      <w:pPr>
        <w:numPr>
          <w:ilvl w:val="255"/>
          <w:numId w:val="0"/>
        </w:numPr>
        <w:spacing w:line="480" w:lineRule="auto"/>
        <w:ind w:firstLineChars="152" w:firstLine="426"/>
        <w:jc w:val="left"/>
        <w:rPr>
          <w:rFonts w:ascii="宋体" w:eastAsia="宋体" w:hAnsi="宋体" w:cs="宋体"/>
          <w:b/>
          <w:bCs/>
          <w:sz w:val="28"/>
          <w:szCs w:val="36"/>
        </w:rPr>
      </w:pPr>
      <w:r>
        <w:rPr>
          <w:rFonts w:ascii="宋体" w:eastAsia="宋体" w:hAnsi="宋体" w:cs="宋体" w:hint="eastAsia"/>
          <w:sz w:val="28"/>
          <w:szCs w:val="36"/>
        </w:rPr>
        <w:t>自2003年以来，欧盟推出一系列有关开放数据法规，其中最具里程碑意义的是</w:t>
      </w:r>
      <w:del w:id="31" w:author="HelloCeci" w:date="2024-11-11T16:03:00Z">
        <w:r>
          <w:rPr>
            <w:rFonts w:ascii="宋体" w:eastAsia="宋体" w:hAnsi="宋体" w:cs="宋体" w:hint="eastAsia"/>
            <w:sz w:val="28"/>
            <w:szCs w:val="36"/>
          </w:rPr>
          <w:delText>PSI（</w:delText>
        </w:r>
      </w:del>
      <w:ins w:id="32" w:author="HelloCeci" w:date="2024-11-11T16:03:00Z">
        <w:r>
          <w:rPr>
            <w:rFonts w:ascii="宋体" w:eastAsia="宋体" w:hAnsi="宋体" w:cs="宋体" w:hint="eastAsia"/>
            <w:sz w:val="28"/>
            <w:szCs w:val="36"/>
          </w:rPr>
          <w:t>《</w:t>
        </w:r>
      </w:ins>
      <w:ins w:id="33" w:author="HelloCeci" w:date="2024-11-11T16:04:00Z">
        <w:r>
          <w:rPr>
            <w:rFonts w:ascii="宋体" w:eastAsia="宋体" w:hAnsi="宋体" w:cs="宋体" w:hint="eastAsia"/>
            <w:sz w:val="28"/>
            <w:szCs w:val="36"/>
          </w:rPr>
          <w:t>公共部门信息复用指令</w:t>
        </w:r>
      </w:ins>
      <w:ins w:id="34" w:author="HelloCeci" w:date="2024-11-11T16:03:00Z">
        <w:r>
          <w:rPr>
            <w:rFonts w:ascii="宋体" w:eastAsia="宋体" w:hAnsi="宋体" w:cs="宋体" w:hint="eastAsia"/>
            <w:sz w:val="28"/>
            <w:szCs w:val="36"/>
          </w:rPr>
          <w:t>》</w:t>
        </w:r>
      </w:ins>
      <w:ins w:id="35" w:author="HelloCeci" w:date="2024-11-11T16:04:00Z">
        <w:r>
          <w:rPr>
            <w:rFonts w:ascii="宋体" w:eastAsia="宋体" w:hAnsi="宋体" w:cs="宋体" w:hint="eastAsia"/>
            <w:sz w:val="28"/>
            <w:szCs w:val="36"/>
          </w:rPr>
          <w:t>（以下简称《</w:t>
        </w:r>
      </w:ins>
      <w:ins w:id="36" w:author="HelloCeci" w:date="2024-11-11T16:05:00Z">
        <w:r>
          <w:rPr>
            <w:rFonts w:ascii="宋体" w:eastAsia="宋体" w:hAnsi="宋体" w:cs="宋体" w:hint="eastAsia"/>
            <w:sz w:val="28"/>
            <w:szCs w:val="36"/>
          </w:rPr>
          <w:t>2003</w:t>
        </w:r>
      </w:ins>
      <w:ins w:id="37" w:author="HelloCeci" w:date="2024-11-11T16:04:00Z">
        <w:r>
          <w:rPr>
            <w:rFonts w:ascii="宋体" w:eastAsia="宋体" w:hAnsi="宋体" w:cs="宋体" w:hint="eastAsia"/>
            <w:sz w:val="28"/>
            <w:szCs w:val="36"/>
          </w:rPr>
          <w:t>指令》</w:t>
        </w:r>
      </w:ins>
      <w:ins w:id="38" w:author="HelloCeci" w:date="2024-11-11T16:05:00Z">
        <w:r>
          <w:rPr>
            <w:rFonts w:ascii="宋体" w:eastAsia="宋体" w:hAnsi="宋体" w:cs="宋体" w:hint="eastAsia"/>
            <w:sz w:val="28"/>
            <w:szCs w:val="36"/>
          </w:rPr>
          <w:t>及其修订版</w:t>
        </w:r>
      </w:ins>
      <w:del w:id="39" w:author="HelloCeci" w:date="2024-11-11T16:04:00Z">
        <w:r>
          <w:rPr>
            <w:rFonts w:ascii="宋体" w:eastAsia="宋体" w:hAnsi="宋体" w:cs="宋体" w:hint="eastAsia"/>
            <w:sz w:val="28"/>
            <w:szCs w:val="36"/>
          </w:rPr>
          <w:delText>公共部门信息）复用指令</w:delText>
        </w:r>
      </w:del>
      <w:r>
        <w:rPr>
          <w:rFonts w:ascii="宋体" w:eastAsia="宋体" w:hAnsi="宋体" w:cs="宋体" w:hint="eastAsia"/>
          <w:sz w:val="28"/>
          <w:szCs w:val="36"/>
        </w:rPr>
        <w:t>。</w:t>
      </w:r>
    </w:p>
    <w:p w:rsidR="003D3048" w:rsidRDefault="00765DD0">
      <w:pPr>
        <w:spacing w:line="480" w:lineRule="auto"/>
        <w:ind w:firstLineChars="200" w:firstLine="560"/>
        <w:jc w:val="left"/>
        <w:rPr>
          <w:rFonts w:ascii="宋体" w:eastAsia="宋体" w:hAnsi="宋体" w:cs="宋体"/>
          <w:sz w:val="28"/>
          <w:szCs w:val="36"/>
        </w:rPr>
      </w:pPr>
      <w:r>
        <w:rPr>
          <w:rFonts w:ascii="宋体" w:eastAsia="宋体" w:hAnsi="宋体" w:cs="宋体" w:hint="eastAsia"/>
          <w:sz w:val="28"/>
          <w:szCs w:val="36"/>
        </w:rPr>
        <w:t>（1）</w:t>
      </w:r>
      <w:del w:id="40" w:author="HelloCeci" w:date="2024-11-11T16:06:00Z">
        <w:r>
          <w:rPr>
            <w:rFonts w:ascii="宋体" w:eastAsia="宋体" w:hAnsi="宋体" w:cs="宋体" w:hint="eastAsia"/>
            <w:b/>
            <w:sz w:val="28"/>
            <w:szCs w:val="36"/>
          </w:rPr>
          <w:delText>2003年PSI复用指令获首次批准，</w:delText>
        </w:r>
      </w:del>
      <w:ins w:id="41" w:author="HelloCeci" w:date="2024-11-11T16:06:00Z">
        <w:r>
          <w:rPr>
            <w:rFonts w:ascii="宋体" w:eastAsia="宋体" w:hAnsi="宋体" w:cs="宋体" w:hint="eastAsia"/>
            <w:b/>
            <w:sz w:val="28"/>
            <w:szCs w:val="36"/>
          </w:rPr>
          <w:t>《2003指令》</w:t>
        </w:r>
      </w:ins>
      <w:r>
        <w:rPr>
          <w:rFonts w:ascii="宋体" w:eastAsia="宋体" w:hAnsi="宋体" w:cs="宋体" w:hint="eastAsia"/>
          <w:b/>
          <w:sz w:val="28"/>
          <w:szCs w:val="36"/>
        </w:rPr>
        <w:t>建立了</w:t>
      </w:r>
      <w:proofErr w:type="gramStart"/>
      <w:r>
        <w:rPr>
          <w:rFonts w:ascii="宋体" w:eastAsia="宋体" w:hAnsi="宋体" w:cs="宋体" w:hint="eastAsia"/>
          <w:b/>
          <w:sz w:val="28"/>
          <w:szCs w:val="36"/>
        </w:rPr>
        <w:t>一</w:t>
      </w:r>
      <w:proofErr w:type="gramEnd"/>
      <w:r>
        <w:rPr>
          <w:rFonts w:ascii="宋体" w:eastAsia="宋体" w:hAnsi="宋体" w:cs="宋体" w:hint="eastAsia"/>
          <w:b/>
          <w:sz w:val="28"/>
          <w:szCs w:val="36"/>
        </w:rPr>
        <w:t>套管理</w:t>
      </w:r>
      <w:r>
        <w:rPr>
          <w:rFonts w:ascii="宋体" w:eastAsia="宋体" w:hAnsi="宋体" w:cs="宋体"/>
          <w:b/>
          <w:sz w:val="28"/>
          <w:szCs w:val="36"/>
        </w:rPr>
        <w:t>PSI</w:t>
      </w:r>
      <w:r>
        <w:rPr>
          <w:rFonts w:ascii="宋体" w:eastAsia="宋体" w:hAnsi="宋体" w:cs="宋体" w:hint="eastAsia"/>
          <w:b/>
          <w:sz w:val="28"/>
          <w:szCs w:val="36"/>
        </w:rPr>
        <w:t>复用的最低规则集。</w:t>
      </w:r>
      <w:r>
        <w:rPr>
          <w:rFonts w:ascii="宋体" w:eastAsia="宋体" w:hAnsi="宋体" w:cs="宋体" w:hint="eastAsia"/>
          <w:sz w:val="28"/>
          <w:szCs w:val="36"/>
        </w:rPr>
        <w:t>尽管它并没有直接提到开放数据，但它“为政府持有的数据（公共部门信息）提供了一个共同的欧洲市场法律框架。”PSI范围涵盖“由成员国的公共部门机构持有的材料，包括国家、地区和地方各级的部委、国家机构、市政当局，以及大部分由公共当局资助或控制的机构（例如气象研究所）”。</w:t>
      </w:r>
    </w:p>
    <w:p w:rsidR="003D3048" w:rsidRDefault="00765DD0">
      <w:pPr>
        <w:spacing w:line="480" w:lineRule="auto"/>
        <w:ind w:firstLineChars="200" w:firstLine="562"/>
        <w:jc w:val="left"/>
        <w:rPr>
          <w:rFonts w:ascii="宋体" w:eastAsia="宋体" w:hAnsi="宋体" w:cs="宋体"/>
          <w:sz w:val="28"/>
          <w:szCs w:val="36"/>
        </w:rPr>
      </w:pPr>
      <w:r>
        <w:rPr>
          <w:rFonts w:ascii="宋体" w:eastAsia="宋体" w:hAnsi="宋体" w:cs="宋体" w:hint="eastAsia"/>
          <w:b/>
          <w:sz w:val="28"/>
          <w:szCs w:val="36"/>
        </w:rPr>
        <w:t>（2）</w:t>
      </w:r>
      <w:ins w:id="42" w:author="HelloCeci" w:date="2024-11-11T16:09:00Z">
        <w:r>
          <w:rPr>
            <w:rFonts w:ascii="宋体" w:eastAsia="宋体" w:hAnsi="宋体" w:cs="宋体" w:hint="eastAsia"/>
            <w:b/>
            <w:sz w:val="28"/>
            <w:szCs w:val="36"/>
          </w:rPr>
          <w:t>《2003指令》于</w:t>
        </w:r>
      </w:ins>
      <w:r>
        <w:rPr>
          <w:rFonts w:ascii="宋体" w:eastAsia="宋体" w:hAnsi="宋体" w:cs="宋体" w:hint="eastAsia"/>
          <w:b/>
          <w:sz w:val="28"/>
          <w:szCs w:val="36"/>
        </w:rPr>
        <w:t>2013年</w:t>
      </w:r>
      <w:del w:id="43" w:author="HelloCeci" w:date="2024-11-11T16:09:00Z">
        <w:r>
          <w:rPr>
            <w:rFonts w:ascii="宋体" w:eastAsia="宋体" w:hAnsi="宋体" w:cs="宋体" w:hint="eastAsia"/>
            <w:b/>
            <w:sz w:val="28"/>
            <w:szCs w:val="36"/>
          </w:rPr>
          <w:delText>PSI指令</w:delText>
        </w:r>
      </w:del>
      <w:r>
        <w:rPr>
          <w:rFonts w:ascii="宋体" w:eastAsia="宋体" w:hAnsi="宋体" w:cs="宋体" w:hint="eastAsia"/>
          <w:b/>
          <w:sz w:val="28"/>
          <w:szCs w:val="36"/>
        </w:rPr>
        <w:t>被修订为成员国的义务</w:t>
      </w:r>
      <w:ins w:id="44" w:author="HelloCeci" w:date="2024-11-11T16:10:00Z">
        <w:r>
          <w:rPr>
            <w:rFonts w:ascii="宋体" w:eastAsia="宋体" w:hAnsi="宋体" w:cs="宋体" w:hint="eastAsia"/>
            <w:b/>
            <w:sz w:val="28"/>
            <w:szCs w:val="36"/>
          </w:rPr>
          <w:t>（以下简称《2013指令》）</w:t>
        </w:r>
      </w:ins>
      <w:r>
        <w:rPr>
          <w:rFonts w:ascii="宋体" w:eastAsia="宋体" w:hAnsi="宋体" w:cs="宋体" w:hint="eastAsia"/>
          <w:b/>
          <w:sz w:val="28"/>
          <w:szCs w:val="36"/>
        </w:rPr>
        <w:t>。</w:t>
      </w:r>
      <w:r>
        <w:rPr>
          <w:rFonts w:ascii="宋体" w:eastAsia="宋体" w:hAnsi="宋体" w:cs="宋体" w:hint="eastAsia"/>
          <w:sz w:val="28"/>
          <w:szCs w:val="36"/>
        </w:rPr>
        <w:t>这次修订要求在欧盟成员国之间统一规则和实践，“除非根据国家文件访问规则限制或排除访问，否则所有文件都应可复用”。</w:t>
      </w:r>
      <w:ins w:id="45" w:author="HelloCeci" w:date="2024-11-11T16:11:00Z">
        <w:r>
          <w:rPr>
            <w:rFonts w:ascii="宋体" w:eastAsia="宋体" w:hAnsi="宋体" w:cs="宋体" w:hint="eastAsia"/>
            <w:sz w:val="28"/>
            <w:szCs w:val="36"/>
          </w:rPr>
          <w:t>在</w:t>
        </w:r>
      </w:ins>
      <w:ins w:id="46" w:author="HelloCeci" w:date="2024-11-11T16:12:00Z">
        <w:r>
          <w:rPr>
            <w:rFonts w:ascii="宋体" w:eastAsia="宋体" w:hAnsi="宋体" w:cs="宋体" w:hint="eastAsia"/>
            <w:sz w:val="28"/>
            <w:szCs w:val="36"/>
          </w:rPr>
          <w:t>覆盖范围上，</w:t>
        </w:r>
      </w:ins>
      <w:del w:id="47" w:author="HelloCeci" w:date="2024-11-11T16:10:00Z">
        <w:r>
          <w:rPr>
            <w:rFonts w:ascii="宋体" w:eastAsia="宋体" w:hAnsi="宋体" w:cs="宋体" w:hint="eastAsia"/>
            <w:sz w:val="28"/>
            <w:szCs w:val="36"/>
          </w:rPr>
          <w:delText>PSI指令</w:delText>
        </w:r>
      </w:del>
      <w:ins w:id="48" w:author="HelloCeci" w:date="2024-11-11T16:10:00Z">
        <w:r>
          <w:rPr>
            <w:rFonts w:ascii="宋体" w:eastAsia="宋体" w:hAnsi="宋体" w:cs="宋体" w:hint="eastAsia"/>
            <w:sz w:val="28"/>
            <w:szCs w:val="36"/>
          </w:rPr>
          <w:t>《2013指令》</w:t>
        </w:r>
      </w:ins>
      <w:ins w:id="49" w:author="HelloCeci" w:date="2024-11-11T16:11:00Z">
        <w:r>
          <w:rPr>
            <w:rFonts w:ascii="宋体" w:eastAsia="宋体" w:hAnsi="宋体" w:cs="宋体" w:hint="eastAsia"/>
            <w:sz w:val="28"/>
            <w:szCs w:val="36"/>
          </w:rPr>
          <w:t>将开放数据范围进一步扩展到涵盖博物馆、图书馆和档案馆所持有的内容。</w:t>
        </w:r>
      </w:ins>
      <w:r>
        <w:rPr>
          <w:rFonts w:ascii="宋体" w:eastAsia="宋体" w:hAnsi="宋体" w:cs="宋体" w:hint="eastAsia"/>
          <w:sz w:val="28"/>
          <w:szCs w:val="36"/>
        </w:rPr>
        <w:t>在其实施方面</w:t>
      </w:r>
      <w:ins w:id="50" w:author="HelloCeci" w:date="2024-11-11T16:12:00Z">
        <w:r>
          <w:rPr>
            <w:rFonts w:ascii="宋体" w:eastAsia="宋体" w:hAnsi="宋体" w:cs="宋体" w:hint="eastAsia"/>
            <w:sz w:val="28"/>
            <w:szCs w:val="36"/>
          </w:rPr>
          <w:t>，《2013指令》</w:t>
        </w:r>
      </w:ins>
      <w:del w:id="51" w:author="HelloCeci" w:date="2024-11-11T16:13:00Z">
        <w:r>
          <w:rPr>
            <w:rFonts w:ascii="宋体" w:eastAsia="宋体" w:hAnsi="宋体" w:cs="宋体" w:hint="eastAsia"/>
            <w:sz w:val="28"/>
            <w:szCs w:val="36"/>
          </w:rPr>
          <w:delText>仍然</w:delText>
        </w:r>
      </w:del>
      <w:r>
        <w:rPr>
          <w:rFonts w:ascii="宋体" w:eastAsia="宋体" w:hAnsi="宋体" w:cs="宋体" w:hint="eastAsia"/>
          <w:sz w:val="28"/>
          <w:szCs w:val="36"/>
        </w:rPr>
        <w:t>保留了灵活性，</w:t>
      </w:r>
      <w:ins w:id="52" w:author="HelloCeci" w:date="2024-11-11T16:14:00Z">
        <w:r>
          <w:rPr>
            <w:rFonts w:ascii="宋体" w:eastAsia="宋体" w:hAnsi="宋体" w:cs="宋体" w:hint="eastAsia"/>
            <w:sz w:val="28"/>
            <w:szCs w:val="36"/>
          </w:rPr>
          <w:t>只给出了框架性的规定</w:t>
        </w:r>
      </w:ins>
      <w:ins w:id="53" w:author="HelloCeci" w:date="2024-11-11T16:15:00Z">
        <w:r>
          <w:rPr>
            <w:rFonts w:ascii="宋体" w:eastAsia="宋体" w:hAnsi="宋体" w:cs="宋体" w:hint="eastAsia"/>
            <w:sz w:val="28"/>
            <w:szCs w:val="36"/>
          </w:rPr>
          <w:t>，</w:t>
        </w:r>
      </w:ins>
      <w:r>
        <w:rPr>
          <w:rFonts w:ascii="宋体" w:eastAsia="宋体" w:hAnsi="宋体" w:cs="宋体" w:hint="eastAsia"/>
          <w:sz w:val="28"/>
          <w:szCs w:val="36"/>
        </w:rPr>
        <w:t>允许</w:t>
      </w:r>
      <w:ins w:id="54" w:author="HelloCeci" w:date="2024-11-11T16:15:00Z">
        <w:r>
          <w:rPr>
            <w:rFonts w:ascii="宋体" w:eastAsia="宋体" w:hAnsi="宋体" w:cs="宋体" w:hint="eastAsia"/>
            <w:sz w:val="28"/>
            <w:szCs w:val="36"/>
          </w:rPr>
          <w:t>成员国</w:t>
        </w:r>
      </w:ins>
      <w:del w:id="55" w:author="HelloCeci" w:date="2024-11-11T16:15:00Z">
        <w:r>
          <w:rPr>
            <w:rFonts w:ascii="宋体" w:eastAsia="宋体" w:hAnsi="宋体" w:cs="宋体" w:hint="eastAsia"/>
            <w:sz w:val="28"/>
            <w:szCs w:val="36"/>
          </w:rPr>
          <w:delText>政府</w:delText>
        </w:r>
      </w:del>
      <w:ins w:id="56" w:author="HelloCeci" w:date="2024-11-11T16:15:00Z">
        <w:r>
          <w:rPr>
            <w:rFonts w:ascii="宋体" w:eastAsia="宋体" w:hAnsi="宋体" w:cs="宋体" w:hint="eastAsia"/>
            <w:sz w:val="28"/>
            <w:szCs w:val="36"/>
          </w:rPr>
          <w:t>自行对</w:t>
        </w:r>
      </w:ins>
      <w:del w:id="57" w:author="HelloCeci" w:date="2024-11-11T16:16:00Z">
        <w:r>
          <w:rPr>
            <w:rFonts w:ascii="宋体" w:eastAsia="宋体" w:hAnsi="宋体" w:cs="宋体" w:hint="eastAsia"/>
            <w:sz w:val="28"/>
            <w:szCs w:val="36"/>
          </w:rPr>
          <w:delText>定义自己的</w:delText>
        </w:r>
      </w:del>
      <w:r>
        <w:rPr>
          <w:rFonts w:ascii="宋体" w:eastAsia="宋体" w:hAnsi="宋体" w:cs="宋体" w:hint="eastAsia"/>
          <w:sz w:val="28"/>
          <w:szCs w:val="36"/>
        </w:rPr>
        <w:t>文件访问制度</w:t>
      </w:r>
      <w:ins w:id="58" w:author="HelloCeci" w:date="2024-11-11T16:16:00Z">
        <w:r>
          <w:rPr>
            <w:rFonts w:ascii="宋体" w:eastAsia="宋体" w:hAnsi="宋体" w:cs="宋体" w:hint="eastAsia"/>
            <w:sz w:val="28"/>
            <w:szCs w:val="36"/>
          </w:rPr>
          <w:t>等</w:t>
        </w:r>
      </w:ins>
      <w:ins w:id="59" w:author="HelloCeci" w:date="2024-11-11T16:13:00Z">
        <w:r>
          <w:rPr>
            <w:rFonts w:ascii="宋体" w:eastAsia="宋体" w:hAnsi="宋体" w:cs="宋体" w:hint="eastAsia"/>
            <w:sz w:val="28"/>
            <w:szCs w:val="36"/>
          </w:rPr>
          <w:t>具体的规则进行补充立法</w:t>
        </w:r>
      </w:ins>
      <w:del w:id="60" w:author="HelloCeci" w:date="2024-11-11T16:16:00Z">
        <w:r>
          <w:rPr>
            <w:rFonts w:ascii="宋体" w:eastAsia="宋体" w:hAnsi="宋体" w:cs="宋体" w:hint="eastAsia"/>
            <w:sz w:val="28"/>
            <w:szCs w:val="36"/>
          </w:rPr>
          <w:delText>。</w:delText>
        </w:r>
      </w:del>
      <w:ins w:id="61" w:author="HelloCeci" w:date="2024-11-11T16:16:00Z">
        <w:r>
          <w:rPr>
            <w:rFonts w:ascii="宋体" w:eastAsia="宋体" w:hAnsi="宋体" w:cs="宋体" w:hint="eastAsia"/>
            <w:sz w:val="28"/>
            <w:szCs w:val="36"/>
          </w:rPr>
          <w:t>；</w:t>
        </w:r>
      </w:ins>
      <w:ins w:id="62" w:author="HP" w:date="2024-11-12T09:46:00Z">
        <w:r w:rsidR="000A6D15" w:rsidRPr="000A6D15">
          <w:rPr>
            <w:rFonts w:ascii="宋体" w:eastAsia="宋体" w:hAnsi="宋体" w:cs="宋体" w:hint="eastAsia"/>
            <w:sz w:val="28"/>
            <w:szCs w:val="36"/>
          </w:rPr>
          <w:t>公共部门信息</w:t>
        </w:r>
      </w:ins>
      <w:ins w:id="63" w:author="HP" w:date="2024-11-12T09:49:00Z">
        <w:r w:rsidR="000A6D15">
          <w:rPr>
            <w:rFonts w:ascii="宋体" w:eastAsia="宋体" w:hAnsi="宋体" w:cs="宋体" w:hint="eastAsia"/>
            <w:sz w:val="28"/>
            <w:szCs w:val="36"/>
          </w:rPr>
          <w:t>，尤其</w:t>
        </w:r>
      </w:ins>
      <w:ins w:id="64" w:author="HP" w:date="2024-11-12T09:48:00Z">
        <w:r w:rsidR="000A6D15" w:rsidRPr="000A6D15">
          <w:rPr>
            <w:rFonts w:ascii="宋体" w:eastAsia="宋体" w:hAnsi="宋体" w:cs="宋体" w:hint="eastAsia"/>
            <w:sz w:val="28"/>
            <w:szCs w:val="36"/>
          </w:rPr>
          <w:t>高价值数据集和研究数据再利用原则上免费</w:t>
        </w:r>
      </w:ins>
      <w:ins w:id="65" w:author="HP" w:date="2024-11-12T09:49:00Z">
        <w:r w:rsidR="000A6D15">
          <w:rPr>
            <w:rFonts w:ascii="宋体" w:eastAsia="宋体" w:hAnsi="宋体" w:cs="宋体" w:hint="eastAsia"/>
            <w:sz w:val="28"/>
            <w:szCs w:val="36"/>
          </w:rPr>
          <w:t>，</w:t>
        </w:r>
      </w:ins>
      <w:ins w:id="66" w:author="HP" w:date="2024-11-12T09:46:00Z">
        <w:r w:rsidR="000A6D15" w:rsidRPr="000A6D15">
          <w:rPr>
            <w:rFonts w:ascii="宋体" w:eastAsia="宋体" w:hAnsi="宋体" w:cs="宋体" w:hint="eastAsia"/>
            <w:sz w:val="28"/>
            <w:szCs w:val="36"/>
          </w:rPr>
          <w:t>但可收回边际成本。特定机构如需要可收费，收入不得超过</w:t>
        </w:r>
      </w:ins>
      <w:ins w:id="67" w:author="HP" w:date="2024-11-12T09:51:00Z">
        <w:r w:rsidR="000A6D15">
          <w:rPr>
            <w:rFonts w:ascii="宋体" w:eastAsia="宋体" w:hAnsi="宋体" w:cs="宋体" w:hint="eastAsia"/>
            <w:sz w:val="28"/>
            <w:szCs w:val="36"/>
          </w:rPr>
          <w:t>边际</w:t>
        </w:r>
      </w:ins>
      <w:ins w:id="68" w:author="HP" w:date="2024-11-12T09:46:00Z">
        <w:r w:rsidR="000A6D15" w:rsidRPr="000A6D15">
          <w:rPr>
            <w:rFonts w:ascii="宋体" w:eastAsia="宋体" w:hAnsi="宋体" w:cs="宋体" w:hint="eastAsia"/>
            <w:sz w:val="28"/>
            <w:szCs w:val="36"/>
          </w:rPr>
          <w:t>成本及合理</w:t>
        </w:r>
      </w:ins>
      <w:ins w:id="69" w:author="HelloCeci" w:date="2024-11-11T16:18:00Z">
        <w:del w:id="70" w:author="HP" w:date="2024-11-12T09:51:00Z">
          <w:r w:rsidDel="000A6D15">
            <w:rPr>
              <w:rFonts w:ascii="宋体" w:eastAsia="宋体" w:hAnsi="宋体" w:cs="宋体" w:hint="eastAsia"/>
              <w:sz w:val="28"/>
              <w:szCs w:val="36"/>
            </w:rPr>
            <w:delText>欧盟允许各成员国结合数据来源、机构性质等适当收取复制、传播等边际成本费用</w:delText>
          </w:r>
        </w:del>
      </w:ins>
      <w:del w:id="71" w:author="HP" w:date="2024-11-12T09:51:00Z">
        <w:r w:rsidDel="000A6D15">
          <w:rPr>
            <w:rFonts w:ascii="宋体" w:eastAsia="宋体" w:hAnsi="宋体" w:cs="宋体"/>
            <w:sz w:val="28"/>
            <w:szCs w:val="36"/>
          </w:rPr>
          <w:delText>建议但不要求成员国确定公共信息的边际成本回收制度</w:delText>
        </w:r>
      </w:del>
      <w:ins w:id="72" w:author="HelloCeci" w:date="2024-11-11T16:22:00Z">
        <w:del w:id="73" w:author="HP" w:date="2024-11-12T09:51:00Z">
          <w:r w:rsidDel="000A6D15">
            <w:rPr>
              <w:rFonts w:ascii="宋体" w:eastAsia="宋体" w:hAnsi="宋体" w:cs="宋体" w:hint="eastAsia"/>
              <w:sz w:val="28"/>
              <w:szCs w:val="36"/>
            </w:rPr>
            <w:delText>并获取</w:delText>
          </w:r>
        </w:del>
      </w:ins>
      <w:ins w:id="74" w:author="HelloCeci" w:date="2024-11-11T16:23:00Z">
        <w:del w:id="75" w:author="HP" w:date="2024-11-12T09:51:00Z">
          <w:r w:rsidDel="000A6D15">
            <w:rPr>
              <w:rFonts w:ascii="宋体" w:eastAsia="宋体" w:hAnsi="宋体" w:cs="宋体" w:hint="eastAsia"/>
              <w:sz w:val="28"/>
              <w:szCs w:val="36"/>
            </w:rPr>
            <w:delText>合理</w:delText>
          </w:r>
        </w:del>
      </w:ins>
      <w:ins w:id="76" w:author="HelloCeci" w:date="2024-11-11T16:22:00Z">
        <w:del w:id="77" w:author="HP" w:date="2024-11-12T09:51:00Z">
          <w:r w:rsidDel="000A6D15">
            <w:rPr>
              <w:rFonts w:ascii="宋体" w:eastAsia="宋体" w:hAnsi="宋体" w:cs="宋体" w:hint="eastAsia"/>
              <w:sz w:val="28"/>
              <w:szCs w:val="36"/>
            </w:rPr>
            <w:delText>的投资</w:delText>
          </w:r>
        </w:del>
      </w:ins>
      <w:ins w:id="78" w:author="HelloCeci" w:date="2024-11-11T16:23:00Z">
        <w:r>
          <w:rPr>
            <w:rFonts w:ascii="宋体" w:eastAsia="宋体" w:hAnsi="宋体" w:cs="宋体" w:hint="eastAsia"/>
            <w:sz w:val="28"/>
            <w:szCs w:val="36"/>
          </w:rPr>
          <w:t>回报</w:t>
        </w:r>
        <w:r>
          <w:rPr>
            <w:rStyle w:val="ab"/>
            <w:rFonts w:ascii="宋体" w:eastAsia="宋体" w:hAnsi="宋体" w:cs="宋体" w:hint="eastAsia"/>
            <w:sz w:val="28"/>
            <w:szCs w:val="36"/>
          </w:rPr>
          <w:footnoteReference w:id="1"/>
        </w:r>
      </w:ins>
      <w:del w:id="102" w:author="HelloCeci" w:date="2024-11-11T16:16:00Z">
        <w:r>
          <w:rPr>
            <w:rFonts w:ascii="宋体" w:eastAsia="宋体" w:hAnsi="宋体" w:cs="宋体" w:hint="eastAsia"/>
            <w:sz w:val="28"/>
            <w:szCs w:val="36"/>
          </w:rPr>
          <w:delText>，并</w:delText>
        </w:r>
      </w:del>
      <w:ins w:id="103" w:author="HelloCeci" w:date="2024-11-11T16:16:00Z">
        <w:r>
          <w:rPr>
            <w:rFonts w:ascii="宋体" w:eastAsia="宋体" w:hAnsi="宋体" w:cs="宋体" w:hint="eastAsia"/>
            <w:sz w:val="28"/>
            <w:szCs w:val="36"/>
          </w:rPr>
          <w:t>；</w:t>
        </w:r>
      </w:ins>
      <w:ins w:id="104" w:author="HelloCeci" w:date="2024-11-11T16:32:00Z">
        <w:r>
          <w:rPr>
            <w:rFonts w:ascii="宋体" w:eastAsia="宋体" w:hAnsi="宋体" w:cs="宋体" w:hint="eastAsia"/>
            <w:sz w:val="28"/>
            <w:szCs w:val="36"/>
          </w:rPr>
          <w:t>用于鼓励成员国尽可能多地提供公共部门信息以供</w:t>
        </w:r>
      </w:ins>
      <w:ins w:id="105" w:author="HelloCeci" w:date="2024-11-11T16:33:00Z">
        <w:r>
          <w:rPr>
            <w:rFonts w:ascii="宋体" w:eastAsia="宋体" w:hAnsi="宋体" w:cs="宋体" w:hint="eastAsia"/>
            <w:sz w:val="28"/>
            <w:szCs w:val="36"/>
          </w:rPr>
          <w:t>复</w:t>
        </w:r>
      </w:ins>
      <w:ins w:id="106" w:author="HelloCeci" w:date="2024-11-11T16:32:00Z">
        <w:r>
          <w:rPr>
            <w:rFonts w:ascii="宋体" w:eastAsia="宋体" w:hAnsi="宋体" w:cs="宋体" w:hint="eastAsia"/>
            <w:sz w:val="28"/>
            <w:szCs w:val="36"/>
          </w:rPr>
          <w:t>用</w:t>
        </w:r>
      </w:ins>
      <w:del w:id="107" w:author="HelloCeci" w:date="2024-11-11T16:32:00Z">
        <w:r>
          <w:rPr>
            <w:rFonts w:ascii="宋体" w:eastAsia="宋体" w:hAnsi="宋体" w:cs="宋体" w:hint="eastAsia"/>
            <w:sz w:val="28"/>
            <w:szCs w:val="36"/>
          </w:rPr>
          <w:delText>鼓励他们使用开放许可证</w:delText>
        </w:r>
      </w:del>
      <w:r>
        <w:rPr>
          <w:rFonts w:ascii="宋体" w:eastAsia="宋体" w:hAnsi="宋体" w:cs="宋体" w:hint="eastAsia"/>
          <w:sz w:val="28"/>
          <w:szCs w:val="36"/>
        </w:rPr>
        <w:t>。</w:t>
      </w:r>
      <w:del w:id="108" w:author="HelloCeci" w:date="2024-11-11T16:16:00Z">
        <w:r>
          <w:rPr>
            <w:rFonts w:ascii="宋体" w:eastAsia="宋体" w:hAnsi="宋体" w:cs="宋体" w:hint="eastAsia"/>
            <w:sz w:val="28"/>
            <w:szCs w:val="36"/>
          </w:rPr>
          <w:delText>另外，该指令有关</w:delText>
        </w:r>
      </w:del>
      <w:del w:id="109" w:author="HelloCeci" w:date="2024-11-11T16:11:00Z">
        <w:r>
          <w:rPr>
            <w:rFonts w:ascii="宋体" w:eastAsia="宋体" w:hAnsi="宋体" w:cs="宋体" w:hint="eastAsia"/>
            <w:sz w:val="28"/>
            <w:szCs w:val="36"/>
          </w:rPr>
          <w:delText>开放数据范围还进一步扩展到涵盖博物馆、图书馆和档案馆所持有的内容。</w:delText>
        </w:r>
      </w:del>
    </w:p>
    <w:p w:rsidR="003D3048" w:rsidRDefault="00765DD0">
      <w:pPr>
        <w:spacing w:line="480" w:lineRule="auto"/>
        <w:ind w:firstLineChars="200" w:firstLine="562"/>
        <w:jc w:val="left"/>
        <w:rPr>
          <w:rFonts w:ascii="宋体" w:eastAsia="宋体" w:hAnsi="宋体" w:cs="宋体"/>
          <w:sz w:val="28"/>
          <w:szCs w:val="36"/>
        </w:rPr>
      </w:pPr>
      <w:r>
        <w:rPr>
          <w:rFonts w:ascii="宋体" w:eastAsia="宋体" w:hAnsi="宋体" w:cs="宋体" w:hint="eastAsia"/>
          <w:b/>
          <w:sz w:val="28"/>
          <w:szCs w:val="36"/>
        </w:rPr>
        <w:t>（3）2019年再次修订</w:t>
      </w:r>
      <w:del w:id="110" w:author="HelloCeci" w:date="2024-11-11T16:33:00Z">
        <w:r>
          <w:rPr>
            <w:rFonts w:ascii="宋体" w:eastAsia="宋体" w:hAnsi="宋体" w:cs="宋体" w:hint="eastAsia"/>
            <w:b/>
            <w:sz w:val="28"/>
            <w:szCs w:val="36"/>
          </w:rPr>
          <w:delText>PSI指令</w:delText>
        </w:r>
      </w:del>
      <w:r>
        <w:rPr>
          <w:rFonts w:ascii="宋体" w:eastAsia="宋体" w:hAnsi="宋体" w:cs="宋体" w:hint="eastAsia"/>
          <w:b/>
          <w:sz w:val="28"/>
          <w:szCs w:val="36"/>
        </w:rPr>
        <w:t>，推出《</w:t>
      </w:r>
      <w:ins w:id="111" w:author="HP" w:date="2024-11-11T21:37:00Z">
        <w:r w:rsidR="008937B8" w:rsidRPr="008937B8">
          <w:rPr>
            <w:rFonts w:ascii="宋体" w:eastAsia="宋体" w:hAnsi="宋体" w:cs="宋体" w:hint="eastAsia"/>
            <w:b/>
            <w:sz w:val="28"/>
            <w:szCs w:val="36"/>
          </w:rPr>
          <w:t>关于</w:t>
        </w:r>
      </w:ins>
      <w:ins w:id="112" w:author="HP" w:date="2024-11-12T10:09:00Z">
        <w:r w:rsidR="00ED04C8">
          <w:rPr>
            <w:rFonts w:ascii="宋体" w:eastAsia="宋体" w:hAnsi="宋体" w:cs="宋体" w:hint="eastAsia"/>
            <w:b/>
            <w:sz w:val="28"/>
            <w:szCs w:val="36"/>
          </w:rPr>
          <w:t>开放数据和</w:t>
        </w:r>
      </w:ins>
      <w:ins w:id="113" w:author="HP" w:date="2024-11-11T21:37:00Z">
        <w:r w:rsidR="008937B8" w:rsidRPr="008937B8">
          <w:rPr>
            <w:rFonts w:ascii="宋体" w:eastAsia="宋体" w:hAnsi="宋体" w:cs="宋体" w:hint="eastAsia"/>
            <w:b/>
            <w:sz w:val="28"/>
            <w:szCs w:val="36"/>
          </w:rPr>
          <w:t>公共部门信息再利用</w:t>
        </w:r>
      </w:ins>
      <w:ins w:id="114" w:author="HP" w:date="2024-11-12T10:09:00Z">
        <w:r w:rsidR="00ED04C8">
          <w:rPr>
            <w:rFonts w:ascii="宋体" w:eastAsia="宋体" w:hAnsi="宋体" w:cs="宋体" w:hint="eastAsia"/>
            <w:b/>
            <w:sz w:val="28"/>
            <w:szCs w:val="36"/>
          </w:rPr>
          <w:t>的</w:t>
        </w:r>
      </w:ins>
      <w:ins w:id="115" w:author="HP" w:date="2024-11-11T21:37:00Z">
        <w:r w:rsidR="008937B8">
          <w:rPr>
            <w:rFonts w:ascii="宋体" w:eastAsia="宋体" w:hAnsi="宋体" w:cs="宋体" w:hint="eastAsia"/>
            <w:b/>
            <w:sz w:val="28"/>
            <w:szCs w:val="36"/>
          </w:rPr>
          <w:t>指令</w:t>
        </w:r>
      </w:ins>
      <w:del w:id="116" w:author="HP" w:date="2024-11-11T21:37:00Z">
        <w:r w:rsidDel="008937B8">
          <w:rPr>
            <w:rFonts w:ascii="宋体" w:eastAsia="宋体" w:hAnsi="宋体" w:cs="宋体" w:hint="eastAsia"/>
            <w:b/>
            <w:sz w:val="28"/>
            <w:szCs w:val="36"/>
          </w:rPr>
          <w:delText>关于开放数据和公共部门信息再利用指令</w:delText>
        </w:r>
      </w:del>
      <w:r>
        <w:rPr>
          <w:rFonts w:ascii="宋体" w:eastAsia="宋体" w:hAnsi="宋体" w:cs="宋体" w:hint="eastAsia"/>
          <w:b/>
          <w:sz w:val="28"/>
          <w:szCs w:val="36"/>
        </w:rPr>
        <w:t>》（以下简称《</w:t>
      </w:r>
      <w:ins w:id="117" w:author="HP" w:date="2024-11-12T10:00:00Z">
        <w:r w:rsidR="00CD76E7">
          <w:rPr>
            <w:rFonts w:ascii="宋体" w:eastAsia="宋体" w:hAnsi="宋体" w:cs="宋体" w:hint="eastAsia"/>
            <w:b/>
            <w:sz w:val="28"/>
            <w:szCs w:val="36"/>
          </w:rPr>
          <w:t>开放</w:t>
        </w:r>
      </w:ins>
      <w:ins w:id="118" w:author="HP" w:date="2024-11-12T10:10:00Z">
        <w:r w:rsidR="00ED04C8">
          <w:rPr>
            <w:rFonts w:ascii="宋体" w:eastAsia="宋体" w:hAnsi="宋体" w:cs="宋体" w:hint="eastAsia"/>
            <w:b/>
            <w:sz w:val="28"/>
            <w:szCs w:val="36"/>
          </w:rPr>
          <w:t>数据</w:t>
        </w:r>
      </w:ins>
      <w:ins w:id="119" w:author="HelloCeci" w:date="2024-11-11T16:33:00Z">
        <w:del w:id="120" w:author="HP" w:date="2024-11-12T10:00:00Z">
          <w:r w:rsidDel="00CD76E7">
            <w:rPr>
              <w:rFonts w:ascii="宋体" w:eastAsia="宋体" w:hAnsi="宋体" w:cs="宋体" w:hint="eastAsia"/>
              <w:b/>
              <w:sz w:val="28"/>
              <w:szCs w:val="36"/>
            </w:rPr>
            <w:delText>2019</w:delText>
          </w:r>
        </w:del>
      </w:ins>
      <w:r>
        <w:rPr>
          <w:rFonts w:ascii="宋体" w:eastAsia="宋体" w:hAnsi="宋体" w:cs="宋体" w:hint="eastAsia"/>
          <w:b/>
          <w:sz w:val="28"/>
          <w:szCs w:val="36"/>
        </w:rPr>
        <w:t>指令》）</w:t>
      </w:r>
      <w:r>
        <w:rPr>
          <w:rFonts w:ascii="宋体" w:eastAsia="宋体" w:hAnsi="宋体" w:cs="宋体" w:hint="eastAsia"/>
          <w:sz w:val="28"/>
          <w:szCs w:val="36"/>
        </w:rPr>
        <w:t>。《</w:t>
      </w:r>
      <w:ins w:id="121" w:author="HelloCeci" w:date="2024-11-11T16:33:00Z">
        <w:del w:id="122" w:author="HP" w:date="2024-11-12T10:01:00Z">
          <w:r w:rsidDel="00CD76E7">
            <w:rPr>
              <w:rFonts w:ascii="宋体" w:eastAsia="宋体" w:hAnsi="宋体" w:cs="宋体" w:hint="eastAsia"/>
              <w:sz w:val="28"/>
              <w:szCs w:val="36"/>
            </w:rPr>
            <w:delText>2019</w:delText>
          </w:r>
        </w:del>
      </w:ins>
      <w:ins w:id="123" w:author="HP" w:date="2024-11-12T10:01:00Z">
        <w:r w:rsidR="00CD76E7">
          <w:rPr>
            <w:rFonts w:ascii="宋体" w:eastAsia="宋体" w:hAnsi="宋体" w:cs="宋体" w:hint="eastAsia"/>
            <w:sz w:val="28"/>
            <w:szCs w:val="36"/>
          </w:rPr>
          <w:t>开放</w:t>
        </w:r>
      </w:ins>
      <w:ins w:id="124" w:author="HP" w:date="2024-11-12T10:10:00Z">
        <w:r w:rsidR="00ED04C8">
          <w:rPr>
            <w:rFonts w:ascii="宋体" w:eastAsia="宋体" w:hAnsi="宋体" w:cs="宋体" w:hint="eastAsia"/>
            <w:sz w:val="28"/>
            <w:szCs w:val="36"/>
          </w:rPr>
          <w:t>数据</w:t>
        </w:r>
      </w:ins>
      <w:r>
        <w:rPr>
          <w:rFonts w:ascii="宋体" w:eastAsia="宋体" w:hAnsi="宋体" w:cs="宋体" w:hint="eastAsia"/>
          <w:sz w:val="28"/>
          <w:szCs w:val="36"/>
        </w:rPr>
        <w:t>指令》为成员国建立了公共数据资源可访问性最低要求的法律框架，并将关注点由开放数据的提供转移到对数据和元数据质量</w:t>
      </w:r>
      <w:ins w:id="125" w:author="HelloCeci" w:date="2024-11-11T16:34:00Z">
        <w:r>
          <w:rPr>
            <w:rFonts w:ascii="宋体" w:eastAsia="宋体" w:hAnsi="宋体" w:cs="宋体" w:hint="eastAsia"/>
            <w:sz w:val="28"/>
            <w:szCs w:val="36"/>
          </w:rPr>
          <w:t>的</w:t>
        </w:r>
      </w:ins>
      <w:r>
        <w:rPr>
          <w:rFonts w:ascii="宋体" w:eastAsia="宋体" w:hAnsi="宋体" w:cs="宋体" w:hint="eastAsia"/>
          <w:sz w:val="28"/>
          <w:szCs w:val="36"/>
        </w:rPr>
        <w:t>提升，提出高质量数据集的概念，即与社会、环境和经济的重要利益相关的数据集。</w:t>
      </w:r>
      <w:del w:id="126" w:author="HelloCeci" w:date="2024-11-11T16:34:00Z">
        <w:r>
          <w:rPr>
            <w:rFonts w:ascii="宋体" w:eastAsia="宋体" w:hAnsi="宋体" w:cs="宋体" w:hint="eastAsia"/>
            <w:sz w:val="28"/>
            <w:szCs w:val="36"/>
          </w:rPr>
          <w:delText>指令</w:delText>
        </w:r>
      </w:del>
      <w:ins w:id="127" w:author="HelloCeci" w:date="2024-11-11T16:34:00Z">
        <w:r>
          <w:rPr>
            <w:rFonts w:ascii="宋体" w:eastAsia="宋体" w:hAnsi="宋体" w:cs="宋体" w:hint="eastAsia"/>
            <w:sz w:val="28"/>
            <w:szCs w:val="36"/>
          </w:rPr>
          <w:t>《</w:t>
        </w:r>
        <w:del w:id="128" w:author="HP" w:date="2024-11-12T10:01:00Z">
          <w:r w:rsidDel="00CD76E7">
            <w:rPr>
              <w:rFonts w:ascii="宋体" w:eastAsia="宋体" w:hAnsi="宋体" w:cs="宋体" w:hint="eastAsia"/>
              <w:sz w:val="28"/>
              <w:szCs w:val="36"/>
            </w:rPr>
            <w:delText>2019</w:delText>
          </w:r>
        </w:del>
      </w:ins>
      <w:ins w:id="129" w:author="HP" w:date="2024-11-12T10:01:00Z">
        <w:r w:rsidR="00CD76E7">
          <w:rPr>
            <w:rFonts w:ascii="宋体" w:eastAsia="宋体" w:hAnsi="宋体" w:cs="宋体" w:hint="eastAsia"/>
            <w:sz w:val="28"/>
            <w:szCs w:val="36"/>
          </w:rPr>
          <w:t>开放</w:t>
        </w:r>
      </w:ins>
      <w:ins w:id="130" w:author="HP" w:date="2024-11-12T10:10:00Z">
        <w:r w:rsidR="00ED04C8">
          <w:rPr>
            <w:rFonts w:ascii="宋体" w:eastAsia="宋体" w:hAnsi="宋体" w:cs="宋体" w:hint="eastAsia"/>
            <w:sz w:val="28"/>
            <w:szCs w:val="36"/>
          </w:rPr>
          <w:t>数据</w:t>
        </w:r>
      </w:ins>
      <w:ins w:id="131" w:author="HelloCeci" w:date="2024-11-11T16:34:00Z">
        <w:r>
          <w:rPr>
            <w:rFonts w:ascii="宋体" w:eastAsia="宋体" w:hAnsi="宋体" w:cs="宋体" w:hint="eastAsia"/>
            <w:sz w:val="28"/>
            <w:szCs w:val="36"/>
          </w:rPr>
          <w:t>指令》</w:t>
        </w:r>
      </w:ins>
      <w:r>
        <w:rPr>
          <w:rFonts w:ascii="宋体" w:eastAsia="宋体" w:hAnsi="宋体" w:cs="宋体" w:hint="eastAsia"/>
          <w:sz w:val="28"/>
          <w:szCs w:val="36"/>
        </w:rPr>
        <w:t>引导</w:t>
      </w:r>
      <w:ins w:id="132" w:author="HelloCeci" w:date="2024-11-11T16:34:00Z">
        <w:r>
          <w:rPr>
            <w:rFonts w:ascii="宋体" w:eastAsia="宋体" w:hAnsi="宋体" w:cs="宋体" w:hint="eastAsia"/>
            <w:sz w:val="28"/>
            <w:szCs w:val="36"/>
          </w:rPr>
          <w:t>成员国</w:t>
        </w:r>
      </w:ins>
      <w:r>
        <w:rPr>
          <w:rFonts w:ascii="宋体" w:eastAsia="宋体" w:hAnsi="宋体" w:cs="宋体" w:hint="eastAsia"/>
          <w:sz w:val="28"/>
          <w:szCs w:val="36"/>
        </w:rPr>
        <w:t>优先考虑对社会和经济具有最大</w:t>
      </w:r>
      <w:ins w:id="133" w:author="HelloCeci" w:date="2024-11-11T16:34:00Z">
        <w:r>
          <w:rPr>
            <w:rFonts w:ascii="宋体" w:eastAsia="宋体" w:hAnsi="宋体" w:cs="宋体" w:hint="eastAsia"/>
            <w:sz w:val="28"/>
            <w:szCs w:val="36"/>
          </w:rPr>
          <w:t>价值</w:t>
        </w:r>
      </w:ins>
      <w:r>
        <w:rPr>
          <w:rFonts w:ascii="宋体" w:eastAsia="宋体" w:hAnsi="宋体" w:cs="宋体" w:hint="eastAsia"/>
          <w:sz w:val="28"/>
          <w:szCs w:val="36"/>
        </w:rPr>
        <w:t>潜力的邮政编码、国家和地方地图(地理空间)、能源消耗和卫星图像(地球观测和环境)、仪器采集和天气预报(气象)、人口和经济指标(统计)、商业登记和登记标识符(公司和公司所有权)、道路标志和内河航道(流动性)的现场</w:t>
      </w:r>
      <w:ins w:id="134" w:author="HelloCeci" w:date="2024-11-11T16:34:00Z">
        <w:r>
          <w:rPr>
            <w:rFonts w:ascii="宋体" w:eastAsia="宋体" w:hAnsi="宋体" w:cs="宋体" w:hint="eastAsia"/>
            <w:sz w:val="28"/>
            <w:szCs w:val="36"/>
          </w:rPr>
          <w:t>等</w:t>
        </w:r>
      </w:ins>
      <w:r>
        <w:rPr>
          <w:rFonts w:ascii="宋体" w:eastAsia="宋体" w:hAnsi="宋体" w:cs="宋体" w:hint="eastAsia"/>
          <w:sz w:val="28"/>
          <w:szCs w:val="36"/>
        </w:rPr>
        <w:t>数据六大主题的高质量数据集</w:t>
      </w:r>
      <w:ins w:id="135" w:author="HelloCeci" w:date="2024-11-11T16:34:00Z">
        <w:r>
          <w:rPr>
            <w:rFonts w:ascii="宋体" w:eastAsia="宋体" w:hAnsi="宋体" w:cs="宋体" w:hint="eastAsia"/>
            <w:sz w:val="28"/>
            <w:szCs w:val="36"/>
          </w:rPr>
          <w:t>的构建</w:t>
        </w:r>
      </w:ins>
      <w:r>
        <w:rPr>
          <w:rFonts w:ascii="宋体" w:eastAsia="宋体" w:hAnsi="宋体" w:cs="宋体" w:hint="eastAsia"/>
          <w:sz w:val="28"/>
          <w:szCs w:val="36"/>
        </w:rPr>
        <w:t>，并持续改进这些数据集的可用性、质量和</w:t>
      </w:r>
      <w:proofErr w:type="gramStart"/>
      <w:r>
        <w:rPr>
          <w:rFonts w:ascii="宋体" w:eastAsia="宋体" w:hAnsi="宋体" w:cs="宋体" w:hint="eastAsia"/>
          <w:sz w:val="28"/>
          <w:szCs w:val="36"/>
        </w:rPr>
        <w:t>可</w:t>
      </w:r>
      <w:proofErr w:type="gramEnd"/>
      <w:r>
        <w:rPr>
          <w:rFonts w:ascii="宋体" w:eastAsia="宋体" w:hAnsi="宋体" w:cs="宋体" w:hint="eastAsia"/>
          <w:sz w:val="28"/>
          <w:szCs w:val="36"/>
        </w:rPr>
        <w:t>访问性问题。</w:t>
      </w:r>
    </w:p>
    <w:p w:rsidR="003D3048" w:rsidRDefault="00765DD0">
      <w:pPr>
        <w:spacing w:line="480" w:lineRule="auto"/>
        <w:ind w:firstLineChars="200" w:firstLine="562"/>
        <w:jc w:val="left"/>
        <w:rPr>
          <w:rFonts w:ascii="宋体" w:eastAsia="宋体" w:hAnsi="宋体" w:cs="宋体"/>
          <w:sz w:val="28"/>
          <w:szCs w:val="36"/>
        </w:rPr>
      </w:pPr>
      <w:ins w:id="136" w:author="HelloCeci" w:date="2024-11-11T16:35:00Z">
        <w:r w:rsidRPr="00F511D1">
          <w:rPr>
            <w:rFonts w:ascii="宋体" w:eastAsia="宋体" w:hAnsi="宋体" w:cs="宋体" w:hint="eastAsia"/>
            <w:b/>
            <w:sz w:val="28"/>
            <w:szCs w:val="36"/>
            <w:rPrChange w:id="137" w:author="HP" w:date="2024-11-11T18:19:00Z">
              <w:rPr>
                <w:rFonts w:ascii="宋体" w:eastAsia="宋体" w:hAnsi="宋体" w:cs="宋体" w:hint="eastAsia"/>
                <w:sz w:val="28"/>
                <w:szCs w:val="36"/>
              </w:rPr>
            </w:rPrChange>
          </w:rPr>
          <w:t>（</w:t>
        </w:r>
        <w:r w:rsidRPr="00F511D1">
          <w:rPr>
            <w:rFonts w:ascii="宋体" w:eastAsia="宋体" w:hAnsi="宋体" w:cs="宋体"/>
            <w:b/>
            <w:sz w:val="28"/>
            <w:szCs w:val="36"/>
            <w:rPrChange w:id="138" w:author="HP" w:date="2024-11-11T18:19:00Z">
              <w:rPr>
                <w:rFonts w:ascii="宋体" w:eastAsia="宋体" w:hAnsi="宋体" w:cs="宋体"/>
                <w:sz w:val="28"/>
                <w:szCs w:val="36"/>
              </w:rPr>
            </w:rPrChange>
          </w:rPr>
          <w:t>4</w:t>
        </w:r>
        <w:r w:rsidRPr="00F511D1">
          <w:rPr>
            <w:rFonts w:ascii="宋体" w:eastAsia="宋体" w:hAnsi="宋体" w:cs="宋体" w:hint="eastAsia"/>
            <w:b/>
            <w:sz w:val="28"/>
            <w:szCs w:val="36"/>
            <w:rPrChange w:id="139" w:author="HP" w:date="2024-11-11T18:19:00Z">
              <w:rPr>
                <w:rFonts w:ascii="宋体" w:eastAsia="宋体" w:hAnsi="宋体" w:cs="宋体" w:hint="eastAsia"/>
                <w:sz w:val="28"/>
                <w:szCs w:val="36"/>
              </w:rPr>
            </w:rPrChange>
          </w:rPr>
          <w:t>）</w:t>
        </w:r>
      </w:ins>
      <w:del w:id="140" w:author="HelloCeci" w:date="2024-11-11T16:35:00Z">
        <w:r w:rsidRPr="00F511D1">
          <w:rPr>
            <w:rFonts w:ascii="宋体" w:eastAsia="宋体" w:hAnsi="宋体" w:cs="宋体"/>
            <w:b/>
            <w:sz w:val="28"/>
            <w:szCs w:val="36"/>
            <w:rPrChange w:id="141" w:author="HP" w:date="2024-11-11T18:19:00Z">
              <w:rPr>
                <w:rFonts w:ascii="宋体" w:eastAsia="宋体" w:hAnsi="宋体" w:cs="宋体"/>
                <w:sz w:val="28"/>
                <w:szCs w:val="36"/>
              </w:rPr>
            </w:rPrChange>
          </w:rPr>
          <w:delText>4</w:delText>
        </w:r>
        <w:r w:rsidRPr="00F511D1">
          <w:rPr>
            <w:rFonts w:ascii="宋体" w:eastAsia="宋体" w:hAnsi="宋体" w:cs="宋体" w:hint="eastAsia"/>
            <w:b/>
            <w:sz w:val="28"/>
            <w:szCs w:val="36"/>
            <w:rPrChange w:id="142" w:author="HP" w:date="2024-11-11T18:19:00Z">
              <w:rPr>
                <w:rFonts w:ascii="宋体" w:eastAsia="宋体" w:hAnsi="宋体" w:cs="宋体" w:hint="eastAsia"/>
                <w:sz w:val="28"/>
                <w:szCs w:val="36"/>
              </w:rPr>
            </w:rPrChange>
          </w:rPr>
          <w:delText>、</w:delText>
        </w:r>
      </w:del>
      <w:r w:rsidRPr="00F511D1">
        <w:rPr>
          <w:rFonts w:ascii="宋体" w:eastAsia="宋体" w:hAnsi="宋体" w:cs="宋体"/>
          <w:b/>
          <w:sz w:val="28"/>
          <w:szCs w:val="36"/>
          <w:rPrChange w:id="143" w:author="HP" w:date="2024-11-11T18:19:00Z">
            <w:rPr>
              <w:rFonts w:ascii="宋体" w:eastAsia="宋体" w:hAnsi="宋体" w:cs="宋体"/>
              <w:sz w:val="28"/>
              <w:szCs w:val="36"/>
            </w:rPr>
          </w:rPrChange>
        </w:rPr>
        <w:t>2022</w:t>
      </w:r>
      <w:r w:rsidRPr="00F511D1">
        <w:rPr>
          <w:rFonts w:ascii="宋体" w:eastAsia="宋体" w:hAnsi="宋体" w:cs="宋体" w:hint="eastAsia"/>
          <w:b/>
          <w:sz w:val="28"/>
          <w:szCs w:val="36"/>
          <w:rPrChange w:id="144" w:author="HP" w:date="2024-11-11T18:19:00Z">
            <w:rPr>
              <w:rFonts w:ascii="宋体" w:eastAsia="宋体" w:hAnsi="宋体" w:cs="宋体" w:hint="eastAsia"/>
              <w:sz w:val="28"/>
              <w:szCs w:val="36"/>
            </w:rPr>
          </w:rPrChange>
        </w:rPr>
        <w:t>年</w:t>
      </w:r>
      <w:r w:rsidRPr="00F511D1">
        <w:rPr>
          <w:rFonts w:ascii="宋体" w:eastAsia="宋体" w:hAnsi="宋体" w:cs="宋体"/>
          <w:b/>
          <w:sz w:val="28"/>
          <w:szCs w:val="36"/>
          <w:rPrChange w:id="145" w:author="HP" w:date="2024-11-11T18:19:00Z">
            <w:rPr>
              <w:rFonts w:ascii="宋体" w:eastAsia="宋体" w:hAnsi="宋体" w:cs="宋体"/>
              <w:sz w:val="28"/>
              <w:szCs w:val="36"/>
            </w:rPr>
          </w:rPrChange>
        </w:rPr>
        <w:t>12</w:t>
      </w:r>
      <w:r w:rsidRPr="00F511D1">
        <w:rPr>
          <w:rFonts w:ascii="宋体" w:eastAsia="宋体" w:hAnsi="宋体" w:cs="宋体" w:hint="eastAsia"/>
          <w:b/>
          <w:sz w:val="28"/>
          <w:szCs w:val="36"/>
          <w:rPrChange w:id="146" w:author="HP" w:date="2024-11-11T18:19:00Z">
            <w:rPr>
              <w:rFonts w:ascii="宋体" w:eastAsia="宋体" w:hAnsi="宋体" w:cs="宋体" w:hint="eastAsia"/>
              <w:sz w:val="28"/>
              <w:szCs w:val="36"/>
            </w:rPr>
          </w:rPrChange>
        </w:rPr>
        <w:t>月，欧盟委员会通过了《高价值数据集实施法案》</w:t>
      </w:r>
      <w:r>
        <w:rPr>
          <w:rFonts w:ascii="宋体" w:eastAsia="宋体" w:hAnsi="宋体" w:cs="宋体" w:hint="eastAsia"/>
          <w:sz w:val="28"/>
          <w:szCs w:val="36"/>
        </w:rPr>
        <w:t>，作为《</w:t>
      </w:r>
      <w:ins w:id="147" w:author="HelloCeci" w:date="2024-11-11T16:35:00Z">
        <w:del w:id="148" w:author="HP" w:date="2024-11-12T10:01:00Z">
          <w:r w:rsidDel="00CD76E7">
            <w:rPr>
              <w:rFonts w:ascii="宋体" w:eastAsia="宋体" w:hAnsi="宋体" w:cs="宋体" w:hint="eastAsia"/>
              <w:sz w:val="28"/>
              <w:szCs w:val="36"/>
            </w:rPr>
            <w:delText>2019</w:delText>
          </w:r>
        </w:del>
      </w:ins>
      <w:ins w:id="149" w:author="HP" w:date="2024-11-12T10:11:00Z">
        <w:r w:rsidR="00ED04C8">
          <w:rPr>
            <w:rFonts w:ascii="宋体" w:eastAsia="宋体" w:hAnsi="宋体" w:cs="宋体" w:hint="eastAsia"/>
            <w:sz w:val="28"/>
            <w:szCs w:val="36"/>
          </w:rPr>
          <w:t>开放</w:t>
        </w:r>
      </w:ins>
      <w:ins w:id="150" w:author="HP" w:date="2024-11-12T10:01:00Z">
        <w:r w:rsidR="00CD76E7">
          <w:rPr>
            <w:rFonts w:ascii="宋体" w:eastAsia="宋体" w:hAnsi="宋体" w:cs="宋体" w:hint="eastAsia"/>
            <w:sz w:val="28"/>
            <w:szCs w:val="36"/>
          </w:rPr>
          <w:t>数据</w:t>
        </w:r>
      </w:ins>
      <w:bookmarkStart w:id="151" w:name="_GoBack"/>
      <w:bookmarkEnd w:id="151"/>
      <w:r>
        <w:rPr>
          <w:rFonts w:ascii="宋体" w:eastAsia="宋体" w:hAnsi="宋体" w:cs="宋体" w:hint="eastAsia"/>
          <w:sz w:val="28"/>
          <w:szCs w:val="36"/>
        </w:rPr>
        <w:t>指令》的后续实施决定，确定了高价值数据集清单，并明确规定了其适用于复用的条件、发布和复用规则以及通过API传输数据的最低要求。</w:t>
      </w:r>
    </w:p>
    <w:p w:rsidR="003D3048" w:rsidRDefault="00765DD0">
      <w:pPr>
        <w:numPr>
          <w:ilvl w:val="1"/>
          <w:numId w:val="1"/>
        </w:numPr>
        <w:spacing w:line="480" w:lineRule="auto"/>
        <w:rPr>
          <w:rFonts w:ascii="宋体" w:eastAsia="宋体" w:hAnsi="宋体" w:cs="宋体"/>
          <w:b/>
          <w:bCs/>
          <w:sz w:val="28"/>
          <w:szCs w:val="36"/>
        </w:rPr>
      </w:pPr>
      <w:r>
        <w:rPr>
          <w:rFonts w:ascii="宋体" w:eastAsia="宋体" w:hAnsi="宋体" w:cs="宋体" w:hint="eastAsia"/>
          <w:b/>
          <w:bCs/>
          <w:sz w:val="28"/>
          <w:szCs w:val="36"/>
        </w:rPr>
        <w:t>互操作的数据基础设施是欧盟开放数据发展的基石</w:t>
      </w:r>
    </w:p>
    <w:p w:rsidR="003D3048" w:rsidRPr="003D3048" w:rsidRDefault="001D4531">
      <w:pPr>
        <w:spacing w:line="480" w:lineRule="auto"/>
        <w:ind w:firstLineChars="200" w:firstLine="560"/>
        <w:rPr>
          <w:rFonts w:ascii="宋体" w:eastAsia="宋体" w:hAnsi="宋体" w:cs="宋体"/>
          <w:sz w:val="28"/>
          <w:szCs w:val="36"/>
          <w:highlight w:val="yellow"/>
          <w:rPrChange w:id="152" w:author="HelloCeci" w:date="2024-11-11T16:36:00Z">
            <w:rPr>
              <w:rFonts w:ascii="宋体" w:eastAsia="宋体" w:hAnsi="宋体" w:cs="宋体"/>
              <w:sz w:val="28"/>
              <w:szCs w:val="36"/>
            </w:rPr>
          </w:rPrChange>
        </w:rPr>
      </w:pPr>
      <w:ins w:id="153" w:author="HP" w:date="2024-11-12T09:21:00Z">
        <w:r>
          <w:rPr>
            <w:rFonts w:ascii="宋体" w:eastAsia="宋体" w:hAnsi="宋体" w:cs="宋体" w:hint="eastAsia"/>
            <w:sz w:val="28"/>
            <w:szCs w:val="36"/>
          </w:rPr>
          <w:t>就</w:t>
        </w:r>
        <w:proofErr w:type="gramStart"/>
        <w:r>
          <w:rPr>
            <w:rFonts w:ascii="宋体" w:eastAsia="宋体" w:hAnsi="宋体" w:cs="宋体" w:hint="eastAsia"/>
            <w:sz w:val="28"/>
            <w:szCs w:val="36"/>
          </w:rPr>
          <w:t>像道路</w:t>
        </w:r>
        <w:proofErr w:type="gramEnd"/>
        <w:r>
          <w:rPr>
            <w:rFonts w:ascii="宋体" w:eastAsia="宋体" w:hAnsi="宋体" w:cs="宋体" w:hint="eastAsia"/>
            <w:sz w:val="28"/>
            <w:szCs w:val="36"/>
          </w:rPr>
          <w:t>基础设施一样，</w:t>
        </w:r>
      </w:ins>
      <w:r w:rsidR="00765DD0">
        <w:rPr>
          <w:rFonts w:ascii="宋体" w:eastAsia="宋体" w:hAnsi="宋体" w:cs="宋体" w:hint="eastAsia"/>
          <w:sz w:val="28"/>
          <w:szCs w:val="36"/>
        </w:rPr>
        <w:t>数据基础设施不仅包含服务器和网络这样的物理资产，</w:t>
      </w:r>
      <w:r w:rsidR="00765DD0">
        <w:rPr>
          <w:rFonts w:ascii="宋体" w:eastAsia="宋体" w:hAnsi="宋体" w:cs="宋体" w:hint="eastAsia"/>
          <w:sz w:val="28"/>
          <w:szCs w:val="36"/>
          <w:highlight w:val="yellow"/>
          <w:rPrChange w:id="154" w:author="HelloCeci" w:date="2024-11-11T16:36:00Z">
            <w:rPr>
              <w:rFonts w:ascii="宋体" w:eastAsia="宋体" w:hAnsi="宋体" w:cs="宋体" w:hint="eastAsia"/>
              <w:sz w:val="28"/>
              <w:szCs w:val="36"/>
            </w:rPr>
          </w:rPrChange>
        </w:rPr>
        <w:t>还包括数据</w:t>
      </w:r>
      <w:ins w:id="155" w:author="HelloCeci" w:date="2024-11-11T16:35:00Z">
        <w:r w:rsidR="00765DD0">
          <w:rPr>
            <w:rFonts w:ascii="宋体" w:eastAsia="宋体" w:hAnsi="宋体" w:cs="宋体" w:hint="eastAsia"/>
            <w:sz w:val="28"/>
            <w:szCs w:val="36"/>
            <w:highlight w:val="yellow"/>
            <w:rPrChange w:id="156" w:author="HelloCeci" w:date="2024-11-11T16:36:00Z">
              <w:rPr>
                <w:rFonts w:ascii="宋体" w:eastAsia="宋体" w:hAnsi="宋体" w:cs="宋体" w:hint="eastAsia"/>
                <w:sz w:val="28"/>
                <w:szCs w:val="36"/>
              </w:rPr>
            </w:rPrChange>
          </w:rPr>
          <w:t>注册、使用</w:t>
        </w:r>
      </w:ins>
      <w:r w:rsidR="00765DD0">
        <w:rPr>
          <w:rFonts w:ascii="宋体" w:eastAsia="宋体" w:hAnsi="宋体" w:cs="宋体" w:hint="eastAsia"/>
          <w:sz w:val="28"/>
          <w:szCs w:val="36"/>
          <w:highlight w:val="yellow"/>
          <w:rPrChange w:id="157" w:author="HelloCeci" w:date="2024-11-11T16:36:00Z">
            <w:rPr>
              <w:rFonts w:ascii="宋体" w:eastAsia="宋体" w:hAnsi="宋体" w:cs="宋体" w:hint="eastAsia"/>
              <w:sz w:val="28"/>
              <w:szCs w:val="36"/>
            </w:rPr>
          </w:rPrChange>
        </w:rPr>
        <w:t>门户</w:t>
      </w:r>
      <w:del w:id="158" w:author="HelloCeci" w:date="2024-11-11T16:35:00Z">
        <w:r w:rsidR="00765DD0">
          <w:rPr>
            <w:rFonts w:ascii="宋体" w:eastAsia="宋体" w:hAnsi="宋体" w:cs="宋体" w:hint="eastAsia"/>
            <w:sz w:val="28"/>
            <w:szCs w:val="36"/>
            <w:highlight w:val="yellow"/>
            <w:rPrChange w:id="159" w:author="HelloCeci" w:date="2024-11-11T16:36:00Z">
              <w:rPr>
                <w:rFonts w:ascii="宋体" w:eastAsia="宋体" w:hAnsi="宋体" w:cs="宋体" w:hint="eastAsia"/>
                <w:sz w:val="28"/>
                <w:szCs w:val="36"/>
              </w:rPr>
            </w:rPrChange>
          </w:rPr>
          <w:delText>、注册处和</w:delText>
        </w:r>
      </w:del>
      <w:r w:rsidR="00765DD0">
        <w:rPr>
          <w:rFonts w:ascii="宋体" w:eastAsia="宋体" w:hAnsi="宋体" w:cs="宋体" w:hint="eastAsia"/>
          <w:sz w:val="28"/>
          <w:szCs w:val="36"/>
          <w:highlight w:val="yellow"/>
          <w:rPrChange w:id="160" w:author="HelloCeci" w:date="2024-11-11T16:36:00Z">
            <w:rPr>
              <w:rFonts w:ascii="宋体" w:eastAsia="宋体" w:hAnsi="宋体" w:cs="宋体" w:hint="eastAsia"/>
              <w:sz w:val="28"/>
              <w:szCs w:val="36"/>
            </w:rPr>
          </w:rPrChange>
        </w:rPr>
        <w:t>网站，符合标准格式的数据</w:t>
      </w:r>
      <w:ins w:id="161" w:author="HP" w:date="2024-11-12T09:21:00Z">
        <w:r>
          <w:rPr>
            <w:rFonts w:ascii="宋体" w:eastAsia="宋体" w:hAnsi="宋体" w:cs="宋体" w:hint="eastAsia"/>
            <w:sz w:val="28"/>
            <w:szCs w:val="36"/>
            <w:highlight w:val="yellow"/>
          </w:rPr>
          <w:t>集，</w:t>
        </w:r>
      </w:ins>
      <w:del w:id="162" w:author="HP" w:date="2024-11-12T09:21:00Z">
        <w:r w:rsidR="00765DD0" w:rsidDel="001D4531">
          <w:rPr>
            <w:rFonts w:ascii="宋体" w:eastAsia="宋体" w:hAnsi="宋体" w:cs="宋体" w:hint="eastAsia"/>
            <w:sz w:val="28"/>
            <w:szCs w:val="36"/>
            <w:highlight w:val="yellow"/>
            <w:rPrChange w:id="163" w:author="HelloCeci" w:date="2024-11-11T16:36:00Z">
              <w:rPr>
                <w:rFonts w:ascii="宋体" w:eastAsia="宋体" w:hAnsi="宋体" w:cs="宋体" w:hint="eastAsia"/>
                <w:sz w:val="28"/>
                <w:szCs w:val="36"/>
              </w:rPr>
            </w:rPrChange>
          </w:rPr>
          <w:delText>文件，</w:delText>
        </w:r>
      </w:del>
      <w:r w:rsidR="00765DD0">
        <w:rPr>
          <w:rFonts w:ascii="宋体" w:eastAsia="宋体" w:hAnsi="宋体" w:cs="宋体" w:hint="eastAsia"/>
          <w:sz w:val="28"/>
          <w:szCs w:val="36"/>
          <w:highlight w:val="yellow"/>
          <w:rPrChange w:id="164" w:author="HelloCeci" w:date="2024-11-11T16:36:00Z">
            <w:rPr>
              <w:rFonts w:ascii="宋体" w:eastAsia="宋体" w:hAnsi="宋体" w:cs="宋体" w:hint="eastAsia"/>
              <w:sz w:val="28"/>
              <w:szCs w:val="36"/>
            </w:rPr>
          </w:rPrChange>
        </w:rPr>
        <w:t>以及</w:t>
      </w:r>
      <w:ins w:id="165" w:author="HP" w:date="2024-11-12T09:21:00Z">
        <w:r>
          <w:rPr>
            <w:rFonts w:ascii="宋体" w:eastAsia="宋体" w:hAnsi="宋体" w:cs="宋体" w:hint="eastAsia"/>
            <w:sz w:val="28"/>
            <w:szCs w:val="36"/>
            <w:highlight w:val="yellow"/>
          </w:rPr>
          <w:t>相关</w:t>
        </w:r>
      </w:ins>
      <w:ins w:id="166" w:author="HP" w:date="2024-11-12T09:22:00Z">
        <w:r>
          <w:rPr>
            <w:rFonts w:ascii="宋体" w:eastAsia="宋体" w:hAnsi="宋体" w:cs="宋体" w:hint="eastAsia"/>
            <w:sz w:val="28"/>
            <w:szCs w:val="36"/>
            <w:highlight w:val="yellow"/>
          </w:rPr>
          <w:t>数据组织、</w:t>
        </w:r>
      </w:ins>
      <w:ins w:id="167" w:author="HP" w:date="2024-11-12T09:23:00Z">
        <w:r>
          <w:rPr>
            <w:rFonts w:ascii="宋体" w:eastAsia="宋体" w:hAnsi="宋体" w:cs="宋体" w:hint="eastAsia"/>
            <w:sz w:val="28"/>
            <w:szCs w:val="36"/>
            <w:highlight w:val="yellow"/>
          </w:rPr>
          <w:t>技术、</w:t>
        </w:r>
      </w:ins>
      <w:ins w:id="168" w:author="HP" w:date="2024-11-12T09:22:00Z">
        <w:r>
          <w:rPr>
            <w:rFonts w:ascii="宋体" w:eastAsia="宋体" w:hAnsi="宋体" w:cs="宋体" w:hint="eastAsia"/>
            <w:sz w:val="28"/>
            <w:szCs w:val="36"/>
            <w:highlight w:val="yellow"/>
          </w:rPr>
          <w:t>治理和管理</w:t>
        </w:r>
      </w:ins>
      <w:ins w:id="169" w:author="HP" w:date="2024-11-12T09:24:00Z">
        <w:r w:rsidR="009572FF">
          <w:rPr>
            <w:rFonts w:ascii="宋体" w:eastAsia="宋体" w:hAnsi="宋体" w:cs="宋体" w:hint="eastAsia"/>
            <w:sz w:val="28"/>
            <w:szCs w:val="36"/>
            <w:highlight w:val="yellow"/>
          </w:rPr>
          <w:t>的标准和</w:t>
        </w:r>
      </w:ins>
      <w:ins w:id="170" w:author="HP" w:date="2024-11-12T09:22:00Z">
        <w:r>
          <w:rPr>
            <w:rFonts w:ascii="宋体" w:eastAsia="宋体" w:hAnsi="宋体" w:cs="宋体" w:hint="eastAsia"/>
            <w:sz w:val="28"/>
            <w:szCs w:val="36"/>
            <w:highlight w:val="yellow"/>
          </w:rPr>
          <w:t>规范。</w:t>
        </w:r>
      </w:ins>
      <w:del w:id="171" w:author="HP" w:date="2024-11-12T09:22:00Z">
        <w:r w:rsidR="00765DD0" w:rsidDel="001D4531">
          <w:rPr>
            <w:rFonts w:ascii="宋体" w:eastAsia="宋体" w:hAnsi="宋体" w:cs="宋体" w:hint="eastAsia"/>
            <w:sz w:val="28"/>
            <w:szCs w:val="36"/>
            <w:highlight w:val="yellow"/>
            <w:rPrChange w:id="172" w:author="HelloCeci" w:date="2024-11-11T16:36:00Z">
              <w:rPr>
                <w:rFonts w:ascii="宋体" w:eastAsia="宋体" w:hAnsi="宋体" w:cs="宋体" w:hint="eastAsia"/>
                <w:sz w:val="28"/>
                <w:szCs w:val="36"/>
              </w:rPr>
            </w:rPrChange>
          </w:rPr>
          <w:delText>围绕它们的组织技能和工作常规。</w:delText>
        </w:r>
      </w:del>
    </w:p>
    <w:p w:rsidR="003D3048" w:rsidRDefault="00765DD0">
      <w:pPr>
        <w:spacing w:line="480" w:lineRule="auto"/>
        <w:ind w:firstLineChars="200" w:firstLine="562"/>
        <w:rPr>
          <w:rFonts w:ascii="宋体" w:eastAsia="宋体" w:hAnsi="宋体" w:cs="宋体"/>
          <w:sz w:val="28"/>
          <w:szCs w:val="36"/>
        </w:rPr>
      </w:pPr>
      <w:r>
        <w:rPr>
          <w:rFonts w:ascii="宋体" w:eastAsia="宋体" w:hAnsi="宋体" w:cs="宋体" w:hint="eastAsia"/>
          <w:b/>
          <w:sz w:val="28"/>
          <w:szCs w:val="36"/>
        </w:rPr>
        <w:t>（1）2020年欧盟数据战略提出建设共同数据空间，成为推动开放数据</w:t>
      </w:r>
      <w:ins w:id="173" w:author="HelloCeci" w:date="2024-11-11T16:40:00Z">
        <w:del w:id="174" w:author="HP" w:date="2024-11-11T18:07:00Z">
          <w:r w:rsidDel="006814BF">
            <w:rPr>
              <w:rFonts w:ascii="宋体" w:eastAsia="宋体" w:hAnsi="宋体" w:cs="宋体" w:hint="eastAsia"/>
              <w:b/>
              <w:sz w:val="28"/>
              <w:szCs w:val="36"/>
            </w:rPr>
            <w:delText>实现</w:delText>
          </w:r>
        </w:del>
      </w:ins>
      <w:ins w:id="175" w:author="HP" w:date="2024-11-11T18:07:00Z">
        <w:r w:rsidR="006814BF">
          <w:rPr>
            <w:rFonts w:ascii="宋体" w:eastAsia="宋体" w:hAnsi="宋体" w:cs="宋体" w:hint="eastAsia"/>
            <w:b/>
            <w:sz w:val="28"/>
            <w:szCs w:val="36"/>
          </w:rPr>
          <w:t>落实</w:t>
        </w:r>
      </w:ins>
      <w:del w:id="176" w:author="HelloCeci" w:date="2024-11-11T16:40:00Z">
        <w:r>
          <w:rPr>
            <w:rFonts w:ascii="宋体" w:eastAsia="宋体" w:hAnsi="宋体" w:cs="宋体" w:hint="eastAsia"/>
            <w:b/>
            <w:sz w:val="28"/>
            <w:szCs w:val="36"/>
          </w:rPr>
          <w:delText>有效</w:delText>
        </w:r>
      </w:del>
      <w:r>
        <w:rPr>
          <w:rFonts w:ascii="宋体" w:eastAsia="宋体" w:hAnsi="宋体" w:cs="宋体" w:hint="eastAsia"/>
          <w:b/>
          <w:sz w:val="28"/>
          <w:szCs w:val="36"/>
        </w:rPr>
        <w:t>互操作的战略性基础设施。</w:t>
      </w:r>
      <w:r>
        <w:rPr>
          <w:rFonts w:ascii="宋体" w:eastAsia="宋体" w:hAnsi="宋体" w:cs="宋体" w:hint="eastAsia"/>
          <w:sz w:val="28"/>
          <w:szCs w:val="36"/>
        </w:rPr>
        <w:t>战略宣布在战略性经济部门和公共利益领域开发九个数据空间，彼此互相连接构成一个共同的欧洲数据空间，并对世界各地</w:t>
      </w:r>
      <w:ins w:id="177" w:author="HelloCeci" w:date="2024-11-11T16:36:00Z">
        <w:r>
          <w:rPr>
            <w:rFonts w:ascii="宋体" w:eastAsia="宋体" w:hAnsi="宋体" w:cs="宋体" w:hint="eastAsia"/>
            <w:sz w:val="28"/>
            <w:szCs w:val="36"/>
          </w:rPr>
          <w:t>开放</w:t>
        </w:r>
      </w:ins>
      <w:r>
        <w:rPr>
          <w:rFonts w:ascii="宋体" w:eastAsia="宋体" w:hAnsi="宋体" w:cs="宋体" w:hint="eastAsia"/>
          <w:sz w:val="28"/>
          <w:szCs w:val="36"/>
        </w:rPr>
        <w:t>数据</w:t>
      </w:r>
      <w:del w:id="178" w:author="HelloCeci" w:date="2024-11-11T16:36:00Z">
        <w:r>
          <w:rPr>
            <w:rFonts w:ascii="宋体" w:eastAsia="宋体" w:hAnsi="宋体" w:cs="宋体" w:hint="eastAsia"/>
            <w:sz w:val="28"/>
            <w:szCs w:val="36"/>
          </w:rPr>
          <w:delText>开放</w:delText>
        </w:r>
      </w:del>
      <w:r>
        <w:rPr>
          <w:rFonts w:ascii="宋体" w:eastAsia="宋体" w:hAnsi="宋体" w:cs="宋体" w:hint="eastAsia"/>
          <w:sz w:val="28"/>
          <w:szCs w:val="36"/>
        </w:rPr>
        <w:t>，成为单一数据市场。数据空间包括：ⅰ</w:t>
      </w:r>
      <w:r>
        <w:rPr>
          <w:rFonts w:ascii="宋体" w:eastAsia="宋体" w:hAnsi="宋体" w:cs="宋体"/>
          <w:sz w:val="28"/>
          <w:szCs w:val="36"/>
        </w:rPr>
        <w:t>)</w:t>
      </w:r>
      <w:r>
        <w:rPr>
          <w:rFonts w:ascii="宋体" w:eastAsia="宋体" w:hAnsi="宋体" w:cs="宋体" w:hint="eastAsia"/>
          <w:sz w:val="28"/>
          <w:szCs w:val="36"/>
        </w:rPr>
        <w:t>数据治理框架体系，涵盖比如数据访问权和使用权的</w:t>
      </w:r>
      <w:del w:id="179" w:author="HP" w:date="2024-11-11T18:08:00Z">
        <w:r w:rsidDel="006814BF">
          <w:rPr>
            <w:rFonts w:ascii="宋体" w:eastAsia="宋体" w:hAnsi="宋体" w:cs="宋体" w:hint="eastAsia"/>
            <w:sz w:val="28"/>
            <w:szCs w:val="36"/>
          </w:rPr>
          <w:delText>法律</w:delText>
        </w:r>
      </w:del>
      <w:r>
        <w:rPr>
          <w:rFonts w:ascii="宋体" w:eastAsia="宋体" w:hAnsi="宋体" w:cs="宋体" w:hint="eastAsia"/>
          <w:sz w:val="28"/>
          <w:szCs w:val="36"/>
        </w:rPr>
        <w:t>合</w:t>
      </w:r>
      <w:proofErr w:type="gramStart"/>
      <w:r>
        <w:rPr>
          <w:rFonts w:ascii="宋体" w:eastAsia="宋体" w:hAnsi="宋体" w:cs="宋体" w:hint="eastAsia"/>
          <w:sz w:val="28"/>
          <w:szCs w:val="36"/>
        </w:rPr>
        <w:t>规</w:t>
      </w:r>
      <w:proofErr w:type="gramEnd"/>
      <w:ins w:id="180" w:author="HP" w:date="2024-11-11T18:08:00Z">
        <w:r w:rsidR="006814BF">
          <w:rPr>
            <w:rFonts w:ascii="宋体" w:eastAsia="宋体" w:hAnsi="宋体" w:cs="宋体" w:hint="eastAsia"/>
            <w:sz w:val="28"/>
            <w:szCs w:val="36"/>
          </w:rPr>
          <w:t>安全</w:t>
        </w:r>
      </w:ins>
      <w:r>
        <w:rPr>
          <w:rFonts w:ascii="宋体" w:eastAsia="宋体" w:hAnsi="宋体" w:cs="宋体" w:hint="eastAsia"/>
          <w:sz w:val="28"/>
          <w:szCs w:val="36"/>
        </w:rPr>
        <w:t>组件；ⅱ)数据基础设施技术能力组件，包括数据共享工具，（云）存储和处理的IT能力以及确保互操作的技术标准；ⅲ）一个</w:t>
      </w:r>
      <w:del w:id="181" w:author="HP" w:date="2024-11-11T18:09:00Z">
        <w:r w:rsidDel="0079641E">
          <w:rPr>
            <w:rFonts w:ascii="宋体" w:eastAsia="宋体" w:hAnsi="宋体" w:cs="宋体" w:hint="eastAsia"/>
            <w:sz w:val="28"/>
            <w:szCs w:val="36"/>
          </w:rPr>
          <w:delText>丰富的</w:delText>
        </w:r>
      </w:del>
      <w:r>
        <w:rPr>
          <w:rFonts w:ascii="宋体" w:eastAsia="宋体" w:hAnsi="宋体" w:cs="宋体" w:hint="eastAsia"/>
          <w:sz w:val="28"/>
          <w:szCs w:val="36"/>
        </w:rPr>
        <w:t>数据池，具有不同程度的可访问性，</w:t>
      </w:r>
      <w:del w:id="182" w:author="HP" w:date="2024-11-11T18:09:00Z">
        <w:r w:rsidDel="0079641E">
          <w:rPr>
            <w:rFonts w:ascii="宋体" w:eastAsia="宋体" w:hAnsi="宋体" w:cs="宋体" w:hint="eastAsia"/>
            <w:sz w:val="28"/>
            <w:szCs w:val="36"/>
          </w:rPr>
          <w:delText>并</w:delText>
        </w:r>
      </w:del>
      <w:r>
        <w:rPr>
          <w:rFonts w:ascii="宋体" w:eastAsia="宋体" w:hAnsi="宋体" w:cs="宋体" w:hint="eastAsia"/>
          <w:sz w:val="28"/>
          <w:szCs w:val="36"/>
        </w:rPr>
        <w:t>允许数据在部门和国家之间自由流动。</w:t>
      </w:r>
    </w:p>
    <w:p w:rsidR="003D3048" w:rsidRDefault="00765DD0">
      <w:pPr>
        <w:spacing w:line="480" w:lineRule="auto"/>
        <w:ind w:firstLineChars="200" w:firstLine="562"/>
        <w:rPr>
          <w:rFonts w:ascii="宋体" w:eastAsia="宋体" w:hAnsi="宋体" w:cs="宋体"/>
          <w:sz w:val="28"/>
          <w:szCs w:val="36"/>
        </w:rPr>
      </w:pPr>
      <w:r>
        <w:rPr>
          <w:rFonts w:ascii="宋体" w:eastAsia="宋体" w:hAnsi="宋体" w:cs="宋体" w:hint="eastAsia"/>
          <w:b/>
          <w:sz w:val="28"/>
          <w:szCs w:val="36"/>
        </w:rPr>
        <w:t>（2）基于INSPIRE指令建设的欧盟空间数据基础设施（SDI）被誉为开放数据最佳实践。</w:t>
      </w:r>
      <w:r>
        <w:rPr>
          <w:rFonts w:ascii="宋体" w:eastAsia="宋体" w:hAnsi="宋体" w:cs="宋体" w:hint="eastAsia"/>
          <w:sz w:val="28"/>
          <w:szCs w:val="36"/>
        </w:rPr>
        <w:t>INSPIRE指令是欧洲互操作框架体系（后形成</w:t>
      </w:r>
      <w:del w:id="183" w:author="HP" w:date="2024-11-11T18:09:00Z">
        <w:r w:rsidDel="0079641E">
          <w:rPr>
            <w:rFonts w:ascii="宋体" w:eastAsia="宋体" w:hAnsi="宋体" w:cs="宋体" w:hint="eastAsia"/>
            <w:sz w:val="28"/>
            <w:szCs w:val="36"/>
          </w:rPr>
          <w:delText>的法律</w:delText>
        </w:r>
      </w:del>
      <w:r>
        <w:rPr>
          <w:rFonts w:ascii="宋体" w:eastAsia="宋体" w:hAnsi="宋体" w:cs="宋体" w:hint="eastAsia"/>
          <w:sz w:val="28"/>
          <w:szCs w:val="36"/>
        </w:rPr>
        <w:t>《欧洲互操作法案》于2024年4月生效）的构成部分。INSPIRE指令要求公共机构之间共享空间数据集和服务，对其再利用不得有任何限制或实际障碍，</w:t>
      </w:r>
      <w:r>
        <w:rPr>
          <w:rFonts w:ascii="宋体" w:eastAsia="宋体" w:hAnsi="宋体" w:cs="宋体" w:hint="eastAsia"/>
          <w:sz w:val="28"/>
          <w:szCs w:val="36"/>
          <w:highlight w:val="yellow"/>
          <w:rPrChange w:id="184" w:author="HelloCeci" w:date="2024-11-11T16:41:00Z">
            <w:rPr>
              <w:rFonts w:ascii="宋体" w:eastAsia="宋体" w:hAnsi="宋体" w:cs="宋体" w:hint="eastAsia"/>
              <w:sz w:val="28"/>
              <w:szCs w:val="36"/>
            </w:rPr>
          </w:rPrChange>
        </w:rPr>
        <w:t>并要求成员国采取从数据规范</w:t>
      </w:r>
      <w:del w:id="185" w:author="HP" w:date="2024-11-11T18:10:00Z">
        <w:r w:rsidDel="0079641E">
          <w:rPr>
            <w:rFonts w:ascii="宋体" w:eastAsia="宋体" w:hAnsi="宋体" w:cs="宋体" w:hint="eastAsia"/>
            <w:sz w:val="28"/>
            <w:szCs w:val="36"/>
            <w:highlight w:val="yellow"/>
            <w:rPrChange w:id="186" w:author="HelloCeci" w:date="2024-11-11T16:41:00Z">
              <w:rPr>
                <w:rFonts w:ascii="宋体" w:eastAsia="宋体" w:hAnsi="宋体" w:cs="宋体" w:hint="eastAsia"/>
                <w:sz w:val="28"/>
                <w:szCs w:val="36"/>
              </w:rPr>
            </w:rPrChange>
          </w:rPr>
          <w:delText>和</w:delText>
        </w:r>
      </w:del>
      <w:ins w:id="187" w:author="HP" w:date="2024-11-11T18:10:00Z">
        <w:r w:rsidR="0079641E">
          <w:rPr>
            <w:rFonts w:ascii="宋体" w:eastAsia="宋体" w:hAnsi="宋体" w:cs="宋体" w:hint="eastAsia"/>
            <w:sz w:val="28"/>
            <w:szCs w:val="36"/>
            <w:highlight w:val="yellow"/>
          </w:rPr>
          <w:t>、</w:t>
        </w:r>
      </w:ins>
      <w:r>
        <w:rPr>
          <w:rFonts w:ascii="宋体" w:eastAsia="宋体" w:hAnsi="宋体" w:cs="宋体" w:hint="eastAsia"/>
          <w:sz w:val="28"/>
          <w:szCs w:val="36"/>
          <w:highlight w:val="yellow"/>
          <w:rPrChange w:id="188" w:author="HelloCeci" w:date="2024-11-11T16:41:00Z">
            <w:rPr>
              <w:rFonts w:ascii="宋体" w:eastAsia="宋体" w:hAnsi="宋体" w:cs="宋体" w:hint="eastAsia"/>
              <w:sz w:val="28"/>
              <w:szCs w:val="36"/>
            </w:rPr>
          </w:rPrChange>
        </w:rPr>
        <w:t>元数据到数据共享和监控等措施以</w:t>
      </w:r>
      <w:del w:id="189" w:author="HP" w:date="2024-11-11T18:10:00Z">
        <w:r w:rsidDel="0079641E">
          <w:rPr>
            <w:rFonts w:ascii="宋体" w:eastAsia="宋体" w:hAnsi="宋体" w:cs="宋体" w:hint="eastAsia"/>
            <w:sz w:val="28"/>
            <w:szCs w:val="36"/>
            <w:highlight w:val="yellow"/>
            <w:rPrChange w:id="190" w:author="HelloCeci" w:date="2024-11-11T16:41:00Z">
              <w:rPr>
                <w:rFonts w:ascii="宋体" w:eastAsia="宋体" w:hAnsi="宋体" w:cs="宋体" w:hint="eastAsia"/>
                <w:sz w:val="28"/>
                <w:szCs w:val="36"/>
              </w:rPr>
            </w:rPrChange>
          </w:rPr>
          <w:delText>增强</w:delText>
        </w:r>
      </w:del>
      <w:ins w:id="191" w:author="HP" w:date="2024-11-11T18:10:00Z">
        <w:r w:rsidR="0079641E">
          <w:rPr>
            <w:rFonts w:ascii="宋体" w:eastAsia="宋体" w:hAnsi="宋体" w:cs="宋体" w:hint="eastAsia"/>
            <w:sz w:val="28"/>
            <w:szCs w:val="36"/>
            <w:highlight w:val="yellow"/>
          </w:rPr>
          <w:t>落实数据</w:t>
        </w:r>
      </w:ins>
      <w:r>
        <w:rPr>
          <w:rFonts w:ascii="宋体" w:eastAsia="宋体" w:hAnsi="宋体" w:cs="宋体" w:hint="eastAsia"/>
          <w:sz w:val="28"/>
          <w:szCs w:val="36"/>
          <w:highlight w:val="yellow"/>
          <w:rPrChange w:id="192" w:author="HelloCeci" w:date="2024-11-11T16:41:00Z">
            <w:rPr>
              <w:rFonts w:ascii="宋体" w:eastAsia="宋体" w:hAnsi="宋体" w:cs="宋体" w:hint="eastAsia"/>
              <w:sz w:val="28"/>
              <w:szCs w:val="36"/>
            </w:rPr>
          </w:rPrChange>
        </w:rPr>
        <w:t>互操作性。</w:t>
      </w:r>
      <w:r>
        <w:rPr>
          <w:rFonts w:ascii="宋体" w:eastAsia="宋体" w:hAnsi="宋体" w:cs="宋体" w:hint="eastAsia"/>
          <w:sz w:val="28"/>
          <w:szCs w:val="36"/>
        </w:rPr>
        <w:t>所有成员国必须在2021年之前完全实施该指令。基于</w:t>
      </w:r>
      <w:r>
        <w:rPr>
          <w:rFonts w:ascii="宋体" w:eastAsia="宋体" w:hAnsi="宋体" w:cs="宋体"/>
          <w:sz w:val="28"/>
          <w:szCs w:val="36"/>
        </w:rPr>
        <w:t>SDI</w:t>
      </w:r>
      <w:r>
        <w:rPr>
          <w:rFonts w:ascii="宋体" w:eastAsia="宋体" w:hAnsi="宋体" w:cs="宋体" w:hint="eastAsia"/>
          <w:sz w:val="28"/>
          <w:szCs w:val="36"/>
        </w:rPr>
        <w:t>，欧盟正积极开发建设九大</w:t>
      </w:r>
      <w:ins w:id="193" w:author="HP" w:date="2024-11-11T18:11:00Z">
        <w:r w:rsidR="0079641E">
          <w:rPr>
            <w:rFonts w:ascii="宋体" w:eastAsia="宋体" w:hAnsi="宋体" w:cs="宋体" w:hint="eastAsia"/>
            <w:sz w:val="28"/>
            <w:szCs w:val="36"/>
          </w:rPr>
          <w:t>行业</w:t>
        </w:r>
      </w:ins>
      <w:r>
        <w:rPr>
          <w:rFonts w:ascii="宋体" w:eastAsia="宋体" w:hAnsi="宋体" w:cs="宋体" w:hint="eastAsia"/>
          <w:sz w:val="28"/>
          <w:szCs w:val="36"/>
        </w:rPr>
        <w:t>数据空间之一的绿色协议数据空间。</w:t>
      </w:r>
    </w:p>
    <w:p w:rsidR="003D3048" w:rsidRDefault="00765DD0">
      <w:pPr>
        <w:spacing w:line="480" w:lineRule="auto"/>
        <w:ind w:firstLineChars="200" w:firstLine="562"/>
        <w:rPr>
          <w:rFonts w:ascii="宋体" w:eastAsia="宋体" w:hAnsi="宋体" w:cs="宋体"/>
          <w:sz w:val="28"/>
          <w:szCs w:val="36"/>
        </w:rPr>
      </w:pPr>
      <w:r>
        <w:rPr>
          <w:rFonts w:ascii="宋体" w:eastAsia="宋体" w:hAnsi="宋体" w:cs="宋体" w:hint="eastAsia"/>
          <w:b/>
          <w:sz w:val="28"/>
          <w:szCs w:val="36"/>
        </w:rPr>
        <w:t>（3）建立完善数据目录和共享词汇表。</w:t>
      </w:r>
      <w:r>
        <w:rPr>
          <w:rFonts w:ascii="宋体" w:eastAsia="宋体" w:hAnsi="宋体" w:cs="宋体" w:hint="eastAsia"/>
          <w:sz w:val="28"/>
          <w:szCs w:val="36"/>
        </w:rPr>
        <w:t>截至2016年，所有欧盟成员国均建立了国家数据目录，为政府数据提供了中央访问点。通过网页表单或API，政府机构可以将数据上传到这些目录，</w:t>
      </w:r>
      <w:ins w:id="194" w:author="HelloCeci" w:date="2024-11-11T16:42:00Z">
        <w:r>
          <w:rPr>
            <w:rFonts w:ascii="宋体" w:eastAsia="宋体" w:hAnsi="宋体" w:cs="宋体" w:hint="eastAsia"/>
            <w:sz w:val="28"/>
            <w:szCs w:val="36"/>
          </w:rPr>
          <w:t>构建</w:t>
        </w:r>
      </w:ins>
      <w:ins w:id="195" w:author="HelloCeci" w:date="2024-11-11T16:49:00Z">
        <w:r>
          <w:rPr>
            <w:rFonts w:ascii="宋体" w:eastAsia="宋体" w:hAnsi="宋体" w:cs="宋体" w:hint="eastAsia"/>
            <w:sz w:val="28"/>
            <w:szCs w:val="36"/>
          </w:rPr>
          <w:t>数据集的“索引”</w:t>
        </w:r>
      </w:ins>
      <w:del w:id="196" w:author="HelloCeci" w:date="2024-11-11T16:49:00Z">
        <w:r>
          <w:rPr>
            <w:rFonts w:ascii="宋体" w:eastAsia="宋体" w:hAnsi="宋体" w:cs="宋体" w:hint="eastAsia"/>
            <w:sz w:val="28"/>
            <w:szCs w:val="36"/>
          </w:rPr>
          <w:delText>索引它们的</w:delText>
        </w:r>
      </w:del>
      <w:r>
        <w:rPr>
          <w:rFonts w:ascii="宋体" w:eastAsia="宋体" w:hAnsi="宋体" w:cs="宋体" w:hint="eastAsia"/>
          <w:sz w:val="28"/>
          <w:szCs w:val="36"/>
        </w:rPr>
        <w:t>元数据，使</w:t>
      </w:r>
      <w:ins w:id="197" w:author="HP" w:date="2024-11-11T18:12:00Z">
        <w:r w:rsidR="0079641E">
          <w:rPr>
            <w:rFonts w:ascii="宋体" w:eastAsia="宋体" w:hAnsi="宋体" w:cs="宋体" w:hint="eastAsia"/>
            <w:sz w:val="28"/>
            <w:szCs w:val="36"/>
          </w:rPr>
          <w:t>得</w:t>
        </w:r>
      </w:ins>
      <w:del w:id="198" w:author="HP" w:date="2024-11-11T18:12:00Z">
        <w:r w:rsidDel="0079641E">
          <w:rPr>
            <w:rFonts w:ascii="宋体" w:eastAsia="宋体" w:hAnsi="宋体" w:cs="宋体" w:hint="eastAsia"/>
            <w:sz w:val="28"/>
            <w:szCs w:val="36"/>
          </w:rPr>
          <w:delText>它们</w:delText>
        </w:r>
      </w:del>
      <w:ins w:id="199" w:author="HP" w:date="2024-11-11T18:12:00Z">
        <w:r w:rsidR="0079641E">
          <w:rPr>
            <w:rFonts w:ascii="宋体" w:eastAsia="宋体" w:hAnsi="宋体" w:cs="宋体" w:hint="eastAsia"/>
            <w:sz w:val="28"/>
            <w:szCs w:val="36"/>
          </w:rPr>
          <w:t>公众</w:t>
        </w:r>
      </w:ins>
      <w:r>
        <w:rPr>
          <w:rFonts w:ascii="宋体" w:eastAsia="宋体" w:hAnsi="宋体" w:cs="宋体" w:hint="eastAsia"/>
          <w:sz w:val="28"/>
          <w:szCs w:val="36"/>
        </w:rPr>
        <w:t>可</w:t>
      </w:r>
      <w:ins w:id="200" w:author="HelloCeci" w:date="2024-11-11T16:49:00Z">
        <w:r>
          <w:rPr>
            <w:rFonts w:ascii="宋体" w:eastAsia="宋体" w:hAnsi="宋体" w:cs="宋体" w:hint="eastAsia"/>
            <w:sz w:val="28"/>
            <w:szCs w:val="36"/>
          </w:rPr>
          <w:t>通过搜索引擎进行</w:t>
        </w:r>
      </w:ins>
      <w:ins w:id="201" w:author="HP" w:date="2024-11-11T18:12:00Z">
        <w:r w:rsidR="0079641E">
          <w:rPr>
            <w:rFonts w:ascii="宋体" w:eastAsia="宋体" w:hAnsi="宋体" w:cs="宋体" w:hint="eastAsia"/>
            <w:sz w:val="28"/>
            <w:szCs w:val="36"/>
          </w:rPr>
          <w:t>相关数据</w:t>
        </w:r>
      </w:ins>
      <w:r>
        <w:rPr>
          <w:rFonts w:ascii="宋体" w:eastAsia="宋体" w:hAnsi="宋体" w:cs="宋体" w:hint="eastAsia"/>
          <w:sz w:val="28"/>
          <w:szCs w:val="36"/>
        </w:rPr>
        <w:t>搜索。欧盟还开发了一种资源描述框架词汇表DCAT应用配置文件（DCAT-AP）作为描述欧洲公共部门数据集的通用元数据标准，旨在促进数据目录之间的互操作</w:t>
      </w:r>
      <w:del w:id="202" w:author="HP" w:date="2024-11-11T18:13:00Z">
        <w:r w:rsidDel="0079641E">
          <w:rPr>
            <w:rFonts w:ascii="宋体" w:eastAsia="宋体" w:hAnsi="宋体" w:cs="宋体" w:hint="eastAsia"/>
            <w:sz w:val="28"/>
            <w:szCs w:val="36"/>
          </w:rPr>
          <w:delText>性</w:delText>
        </w:r>
      </w:del>
      <w:r>
        <w:rPr>
          <w:rFonts w:ascii="宋体" w:eastAsia="宋体" w:hAnsi="宋体" w:cs="宋体" w:hint="eastAsia"/>
          <w:sz w:val="28"/>
          <w:szCs w:val="36"/>
        </w:rPr>
        <w:t>。</w:t>
      </w:r>
    </w:p>
    <w:p w:rsidR="003D3048" w:rsidRDefault="00765DD0">
      <w:pPr>
        <w:spacing w:line="480" w:lineRule="auto"/>
        <w:ind w:firstLineChars="200" w:firstLine="562"/>
        <w:rPr>
          <w:rFonts w:ascii="宋体" w:eastAsia="宋体" w:hAnsi="宋体" w:cs="宋体"/>
          <w:b/>
          <w:sz w:val="28"/>
          <w:szCs w:val="36"/>
        </w:rPr>
      </w:pPr>
      <w:r>
        <w:rPr>
          <w:rFonts w:ascii="宋体" w:eastAsia="宋体" w:hAnsi="宋体" w:cs="宋体" w:hint="eastAsia"/>
          <w:b/>
          <w:sz w:val="28"/>
          <w:szCs w:val="36"/>
        </w:rPr>
        <w:t>（4）data.europa.eu是落实欧盟开放数据政策的中心门户。</w:t>
      </w:r>
      <w:r>
        <w:rPr>
          <w:rFonts w:ascii="宋体" w:eastAsia="宋体" w:hAnsi="宋体" w:cs="宋体" w:hint="eastAsia"/>
          <w:sz w:val="28"/>
          <w:szCs w:val="36"/>
        </w:rPr>
        <w:t>它整合了前欧盟开放数据门户（2012启动）和欧洲数据门户（2015年启动），是可</w:t>
      </w:r>
      <w:del w:id="203" w:author="HelloCeci" w:date="2024-11-11T16:42:00Z">
        <w:r>
          <w:rPr>
            <w:rFonts w:ascii="宋体" w:eastAsia="宋体" w:hAnsi="宋体" w:cs="宋体" w:hint="eastAsia"/>
            <w:sz w:val="28"/>
            <w:szCs w:val="36"/>
          </w:rPr>
          <w:delText>以</w:delText>
        </w:r>
      </w:del>
      <w:r>
        <w:rPr>
          <w:rFonts w:ascii="宋体" w:eastAsia="宋体" w:hAnsi="宋体" w:cs="宋体" w:hint="eastAsia"/>
          <w:sz w:val="28"/>
          <w:szCs w:val="36"/>
        </w:rPr>
        <w:t>访问来自国际、欧盟、国家、地区、地方和地理数据的门户中心点。其建立目的:一是允许公民、企业和组织访问并促进欧洲开放数据的再利用;二是促进欧盟各机构和成员国发布更多、更高质量的元数据和数据; 三是教育公民和组织了解开放数据的可用性所带来的机会。截至2024年10月，data.europa.eu已经汇聚来自35个国家191个数据目录的1777665个数据集。</w:t>
      </w:r>
    </w:p>
    <w:p w:rsidR="003D3048" w:rsidRDefault="00765DD0">
      <w:pPr>
        <w:numPr>
          <w:ilvl w:val="1"/>
          <w:numId w:val="1"/>
        </w:numPr>
        <w:spacing w:line="480" w:lineRule="auto"/>
        <w:rPr>
          <w:rFonts w:ascii="宋体" w:eastAsia="宋体" w:hAnsi="宋体" w:cs="宋体"/>
          <w:b/>
          <w:bCs/>
          <w:sz w:val="28"/>
          <w:szCs w:val="36"/>
        </w:rPr>
      </w:pPr>
      <w:r>
        <w:rPr>
          <w:rFonts w:ascii="宋体" w:eastAsia="宋体" w:hAnsi="宋体" w:cs="宋体" w:hint="eastAsia"/>
          <w:b/>
          <w:bCs/>
          <w:sz w:val="28"/>
          <w:szCs w:val="36"/>
        </w:rPr>
        <w:t>活跃的开放数据生态系统是欧盟开放数据健康发展的持续推动力</w:t>
      </w:r>
    </w:p>
    <w:p w:rsidR="003D3048" w:rsidRDefault="00765DD0">
      <w:pPr>
        <w:numPr>
          <w:ilvl w:val="0"/>
          <w:numId w:val="2"/>
        </w:numPr>
        <w:spacing w:line="480" w:lineRule="auto"/>
        <w:ind w:firstLineChars="200" w:firstLine="562"/>
        <w:rPr>
          <w:rFonts w:ascii="宋体" w:eastAsia="宋体" w:hAnsi="宋体" w:cs="宋体"/>
          <w:sz w:val="28"/>
          <w:szCs w:val="36"/>
        </w:rPr>
      </w:pPr>
      <w:r>
        <w:rPr>
          <w:rFonts w:ascii="宋体" w:eastAsia="宋体" w:hAnsi="宋体" w:cs="宋体" w:hint="eastAsia"/>
          <w:b/>
          <w:bCs/>
          <w:sz w:val="28"/>
          <w:szCs w:val="36"/>
        </w:rPr>
        <w:t>城市和非营利组织发起并积极推动开放数据倡议</w:t>
      </w:r>
      <w:r>
        <w:rPr>
          <w:rFonts w:ascii="宋体" w:eastAsia="宋体" w:hAnsi="宋体" w:cs="宋体" w:hint="eastAsia"/>
          <w:sz w:val="28"/>
          <w:szCs w:val="36"/>
        </w:rPr>
        <w:t>。一是多个先驱城市积极开展应用实践。一些欧洲首都城市（如赫尔辛基、阿姆斯特丹、柏林等）和大中城市（如巴塞罗那、佛罗伦萨等），将开放数据政策作为智慧城市策略的一部分，开放了多种与城市规划、旅游、交通、移动性、绿色转型、公用事业和能源管理相关的数据，并开发相关应用。二是民间非盈利组织的积极参与</w:t>
      </w:r>
      <w:del w:id="204" w:author="HelloCeci" w:date="2024-11-11T16:43:00Z">
        <w:r>
          <w:rPr>
            <w:rFonts w:ascii="宋体" w:eastAsia="宋体" w:hAnsi="宋体" w:cs="宋体" w:hint="eastAsia"/>
            <w:sz w:val="28"/>
            <w:szCs w:val="36"/>
          </w:rPr>
          <w:delText>。</w:delText>
        </w:r>
      </w:del>
      <w:ins w:id="205" w:author="HelloCeci" w:date="2024-11-11T16:43:00Z">
        <w:r>
          <w:rPr>
            <w:rFonts w:ascii="宋体" w:eastAsia="宋体" w:hAnsi="宋体" w:cs="宋体" w:hint="eastAsia"/>
            <w:sz w:val="28"/>
            <w:szCs w:val="36"/>
          </w:rPr>
          <w:t>，</w:t>
        </w:r>
      </w:ins>
      <w:r>
        <w:rPr>
          <w:rFonts w:ascii="宋体" w:eastAsia="宋体" w:hAnsi="宋体" w:cs="宋体" w:hint="eastAsia"/>
          <w:sz w:val="28"/>
          <w:szCs w:val="36"/>
        </w:rPr>
        <w:t>如Open Data Manchester、Open Data Institute等</w:t>
      </w:r>
      <w:ins w:id="206" w:author="HP" w:date="2024-11-11T18:14:00Z">
        <w:r w:rsidR="0079641E">
          <w:rPr>
            <w:rFonts w:ascii="宋体" w:eastAsia="宋体" w:hAnsi="宋体" w:cs="宋体" w:hint="eastAsia"/>
            <w:sz w:val="28"/>
            <w:szCs w:val="36"/>
          </w:rPr>
          <w:t>都</w:t>
        </w:r>
      </w:ins>
      <w:r>
        <w:rPr>
          <w:rFonts w:ascii="宋体" w:eastAsia="宋体" w:hAnsi="宋体" w:cs="宋体" w:hint="eastAsia"/>
          <w:sz w:val="28"/>
          <w:szCs w:val="36"/>
        </w:rPr>
        <w:t>做出了巨大贡献。</w:t>
      </w:r>
    </w:p>
    <w:p w:rsidR="003D3048" w:rsidRDefault="00765DD0">
      <w:pPr>
        <w:numPr>
          <w:ilvl w:val="0"/>
          <w:numId w:val="2"/>
        </w:numPr>
        <w:spacing w:line="480" w:lineRule="auto"/>
        <w:ind w:firstLineChars="200" w:firstLine="562"/>
        <w:rPr>
          <w:rFonts w:ascii="宋体" w:eastAsia="宋体" w:hAnsi="宋体" w:cs="宋体"/>
          <w:sz w:val="28"/>
          <w:szCs w:val="36"/>
        </w:rPr>
      </w:pPr>
      <w:r>
        <w:rPr>
          <w:rFonts w:ascii="宋体" w:eastAsia="宋体" w:hAnsi="宋体" w:cs="宋体" w:hint="eastAsia"/>
          <w:b/>
          <w:bCs/>
          <w:sz w:val="28"/>
          <w:szCs w:val="36"/>
        </w:rPr>
        <w:t>大量的学术研究为欧盟开放数据发展把握方向。</w:t>
      </w:r>
      <w:r>
        <w:rPr>
          <w:rFonts w:ascii="宋体" w:eastAsia="宋体" w:hAnsi="宋体" w:cs="宋体" w:hint="eastAsia"/>
          <w:sz w:val="28"/>
          <w:szCs w:val="36"/>
        </w:rPr>
        <w:t>根据2016年的一项研究系统回顾，开放数据研究文章主要来自荷兰代尔夫特大学、希腊爱琴海大学、英格兰南安普顿大学等欧盟大学对本地区活动的研究，涵盖</w:t>
      </w:r>
      <w:ins w:id="207" w:author="HP" w:date="2024-11-11T18:15:00Z">
        <w:r w:rsidR="0079641E">
          <w:rPr>
            <w:rFonts w:ascii="宋体" w:eastAsia="宋体" w:hAnsi="宋体" w:cs="宋体" w:hint="eastAsia"/>
            <w:sz w:val="28"/>
            <w:szCs w:val="36"/>
          </w:rPr>
          <w:t>主题</w:t>
        </w:r>
      </w:ins>
      <w:r>
        <w:rPr>
          <w:rFonts w:ascii="宋体" w:eastAsia="宋体" w:hAnsi="宋体" w:cs="宋体" w:hint="eastAsia"/>
          <w:sz w:val="28"/>
          <w:szCs w:val="36"/>
        </w:rPr>
        <w:t>广泛</w:t>
      </w:r>
      <w:del w:id="208" w:author="HP" w:date="2024-11-11T18:15:00Z">
        <w:r w:rsidDel="0079641E">
          <w:rPr>
            <w:rFonts w:ascii="宋体" w:eastAsia="宋体" w:hAnsi="宋体" w:cs="宋体" w:hint="eastAsia"/>
            <w:sz w:val="28"/>
            <w:szCs w:val="36"/>
          </w:rPr>
          <w:delText>的主题</w:delText>
        </w:r>
      </w:del>
      <w:r>
        <w:rPr>
          <w:rFonts w:ascii="宋体" w:eastAsia="宋体" w:hAnsi="宋体" w:cs="宋体" w:hint="eastAsia"/>
          <w:sz w:val="28"/>
          <w:szCs w:val="36"/>
        </w:rPr>
        <w:t>，包括欧洲的开放数据政策设计、欧洲开放数据政策的影响、使用开放数据进行欧洲政策制定、公共数据基础设施分析、PSI复用的商业模型，欧洲数据门户和其他数据基础设施元素的技术描述。</w:t>
      </w:r>
    </w:p>
    <w:p w:rsidR="003D3048" w:rsidRDefault="00765DD0">
      <w:pPr>
        <w:numPr>
          <w:ilvl w:val="0"/>
          <w:numId w:val="2"/>
        </w:numPr>
        <w:spacing w:line="480" w:lineRule="auto"/>
        <w:ind w:firstLineChars="200" w:firstLine="562"/>
        <w:rPr>
          <w:rFonts w:ascii="宋体" w:eastAsia="宋体" w:hAnsi="宋体" w:cs="宋体"/>
          <w:sz w:val="28"/>
          <w:szCs w:val="36"/>
        </w:rPr>
      </w:pPr>
      <w:r>
        <w:rPr>
          <w:rFonts w:ascii="宋体" w:eastAsia="宋体" w:hAnsi="宋体" w:cs="宋体" w:hint="eastAsia"/>
          <w:b/>
          <w:bCs/>
          <w:sz w:val="28"/>
          <w:szCs w:val="36"/>
        </w:rPr>
        <w:t>持续开展的开放数据成熟度评估是欧盟开放数据健康发展的保障</w:t>
      </w:r>
      <w:r>
        <w:rPr>
          <w:rFonts w:ascii="宋体" w:eastAsia="宋体" w:hAnsi="宋体" w:cs="宋体" w:hint="eastAsia"/>
          <w:sz w:val="28"/>
          <w:szCs w:val="36"/>
        </w:rPr>
        <w:t>。2012年起发布的开放数据晴雨表（ODB）和全球开放数据指数（GODI）已成为全球范围内的权威评估工具。自2015年起欧盟每年发布《欧盟数据开放成熟度报告》。该评估体系的影响力持续扩大，2023年其覆盖范围从欧盟成员国扩展到了包括几个欧洲自由贸易协会（EFTA）和候选国家的共三十五个国家。</w:t>
      </w:r>
    </w:p>
    <w:p w:rsidR="003D3048" w:rsidRDefault="00765DD0">
      <w:pPr>
        <w:numPr>
          <w:ilvl w:val="0"/>
          <w:numId w:val="1"/>
        </w:numPr>
        <w:spacing w:line="480" w:lineRule="auto"/>
        <w:rPr>
          <w:rFonts w:ascii="宋体" w:eastAsia="宋体" w:hAnsi="宋体" w:cs="宋体"/>
          <w:b/>
          <w:bCs/>
          <w:sz w:val="28"/>
          <w:szCs w:val="36"/>
        </w:rPr>
      </w:pPr>
      <w:r>
        <w:rPr>
          <w:rFonts w:ascii="宋体" w:eastAsia="宋体" w:hAnsi="宋体" w:cs="宋体" w:hint="eastAsia"/>
          <w:b/>
          <w:bCs/>
          <w:sz w:val="28"/>
          <w:szCs w:val="36"/>
        </w:rPr>
        <w:t>对我国公共数据资源开发利用的启示</w:t>
      </w:r>
    </w:p>
    <w:p w:rsidR="003D3048" w:rsidRPr="0079641E" w:rsidRDefault="00765DD0">
      <w:pPr>
        <w:spacing w:line="480" w:lineRule="auto"/>
        <w:rPr>
          <w:rFonts w:ascii="宋体" w:eastAsia="宋体" w:hAnsi="宋体" w:cs="宋体"/>
          <w:bCs/>
          <w:sz w:val="28"/>
          <w:szCs w:val="36"/>
          <w:rPrChange w:id="209" w:author="HP" w:date="2024-11-11T18:16:00Z">
            <w:rPr>
              <w:rFonts w:ascii="宋体" w:eastAsia="宋体" w:hAnsi="宋体" w:cs="宋体"/>
              <w:b/>
              <w:bCs/>
              <w:sz w:val="28"/>
              <w:szCs w:val="36"/>
            </w:rPr>
          </w:rPrChange>
        </w:rPr>
      </w:pPr>
      <w:r w:rsidRPr="0079641E">
        <w:rPr>
          <w:rFonts w:ascii="宋体" w:eastAsia="宋体" w:hAnsi="宋体" w:cs="宋体" w:hint="eastAsia"/>
          <w:bCs/>
          <w:sz w:val="28"/>
          <w:szCs w:val="36"/>
          <w:rPrChange w:id="210" w:author="HP" w:date="2024-11-11T18:16:00Z">
            <w:rPr>
              <w:rFonts w:ascii="宋体" w:eastAsia="宋体" w:hAnsi="宋体" w:cs="宋体" w:hint="eastAsia"/>
              <w:b/>
              <w:bCs/>
              <w:sz w:val="28"/>
              <w:szCs w:val="36"/>
            </w:rPr>
          </w:rPrChange>
        </w:rPr>
        <w:t>欧盟开放数据的发展对我国公共数据资源开放利用提供了宝贵的经验和启示，主要体现在以下三个方面：</w:t>
      </w:r>
    </w:p>
    <w:p w:rsidR="003D3048" w:rsidRDefault="00765DD0">
      <w:pPr>
        <w:spacing w:line="480" w:lineRule="auto"/>
        <w:rPr>
          <w:rFonts w:ascii="宋体" w:eastAsia="宋体" w:hAnsi="宋体" w:cs="宋体"/>
          <w:b/>
          <w:bCs/>
          <w:sz w:val="28"/>
          <w:szCs w:val="36"/>
        </w:rPr>
      </w:pPr>
      <w:r>
        <w:rPr>
          <w:rFonts w:ascii="宋体" w:eastAsia="宋体" w:hAnsi="宋体" w:cs="宋体" w:hint="eastAsia"/>
          <w:b/>
          <w:bCs/>
          <w:sz w:val="28"/>
          <w:szCs w:val="36"/>
        </w:rPr>
        <w:t>1. 建立</w:t>
      </w:r>
      <w:ins w:id="211" w:author="HelloCeci" w:date="2024-11-11T16:46:00Z">
        <w:r>
          <w:rPr>
            <w:rFonts w:ascii="宋体" w:eastAsia="宋体" w:hAnsi="宋体" w:cs="宋体" w:hint="eastAsia"/>
            <w:b/>
            <w:bCs/>
            <w:sz w:val="28"/>
            <w:szCs w:val="36"/>
          </w:rPr>
          <w:t>和</w:t>
        </w:r>
      </w:ins>
      <w:r>
        <w:rPr>
          <w:rFonts w:ascii="宋体" w:eastAsia="宋体" w:hAnsi="宋体" w:cs="宋体" w:hint="eastAsia"/>
          <w:b/>
          <w:bCs/>
          <w:sz w:val="28"/>
          <w:szCs w:val="36"/>
        </w:rPr>
        <w:t>完善公共数据开放制度</w:t>
      </w:r>
    </w:p>
    <w:p w:rsidR="003D3048" w:rsidRDefault="00765DD0">
      <w:pPr>
        <w:spacing w:line="480" w:lineRule="auto"/>
        <w:rPr>
          <w:rFonts w:ascii="宋体" w:eastAsia="宋体" w:hAnsi="宋体" w:cs="宋体"/>
          <w:bCs/>
          <w:sz w:val="28"/>
          <w:szCs w:val="36"/>
        </w:rPr>
      </w:pPr>
      <w:r>
        <w:rPr>
          <w:rFonts w:ascii="宋体" w:eastAsia="宋体" w:hAnsi="宋体" w:cs="宋体" w:hint="eastAsia"/>
          <w:bCs/>
          <w:sz w:val="28"/>
          <w:szCs w:val="36"/>
        </w:rPr>
        <w:t>欧盟通过制定和两次修订PSI指令，建立了一套完整的公共部门信息复用和开放数据的法律框架。我国可以借鉴欧盟的经验，规范开放数据概念界定并明确所涉公共部门和公共事业机构的范围，建立完善公共部门开放数据供给的体制机制，确定关键主题高价值数据集，纳入动态数据和API，依法依规有序面向公众开放或强制开放</w:t>
      </w:r>
      <w:del w:id="212" w:author="HP" w:date="2024-11-11T18:17:00Z">
        <w:r w:rsidDel="0079641E">
          <w:rPr>
            <w:rFonts w:ascii="宋体" w:eastAsia="宋体" w:hAnsi="宋体" w:cs="宋体" w:hint="eastAsia"/>
            <w:bCs/>
            <w:sz w:val="28"/>
            <w:szCs w:val="36"/>
          </w:rPr>
          <w:delText>数据</w:delText>
        </w:r>
      </w:del>
      <w:r>
        <w:rPr>
          <w:rFonts w:ascii="宋体" w:eastAsia="宋体" w:hAnsi="宋体" w:cs="宋体" w:hint="eastAsia"/>
          <w:bCs/>
          <w:sz w:val="28"/>
          <w:szCs w:val="36"/>
        </w:rPr>
        <w:t>。同时探索采用</w:t>
      </w:r>
      <w:ins w:id="213" w:author="HelloCeci" w:date="2024-11-11T16:46:00Z">
        <w:r>
          <w:rPr>
            <w:rFonts w:ascii="宋体" w:eastAsia="宋体" w:hAnsi="宋体" w:cs="宋体" w:hint="eastAsia"/>
            <w:bCs/>
            <w:sz w:val="28"/>
            <w:szCs w:val="36"/>
          </w:rPr>
          <w:t>数据</w:t>
        </w:r>
      </w:ins>
      <w:r>
        <w:rPr>
          <w:rFonts w:ascii="宋体" w:eastAsia="宋体" w:hAnsi="宋体" w:cs="宋体" w:hint="eastAsia"/>
          <w:bCs/>
          <w:sz w:val="28"/>
          <w:szCs w:val="36"/>
        </w:rPr>
        <w:t>开放许可证，促进数据的广泛利用和创新应用。</w:t>
      </w:r>
    </w:p>
    <w:p w:rsidR="003D3048" w:rsidRDefault="00765DD0">
      <w:pPr>
        <w:spacing w:line="480" w:lineRule="auto"/>
        <w:rPr>
          <w:rFonts w:ascii="宋体" w:eastAsia="宋体" w:hAnsi="宋体" w:cs="宋体"/>
          <w:b/>
          <w:bCs/>
          <w:sz w:val="28"/>
          <w:szCs w:val="36"/>
        </w:rPr>
      </w:pPr>
      <w:r>
        <w:rPr>
          <w:rFonts w:ascii="宋体" w:eastAsia="宋体" w:hAnsi="宋体" w:cs="宋体" w:hint="eastAsia"/>
          <w:b/>
          <w:bCs/>
          <w:sz w:val="28"/>
          <w:szCs w:val="36"/>
        </w:rPr>
        <w:t>2. 加快国家数据基础设施建设</w:t>
      </w:r>
    </w:p>
    <w:p w:rsidR="003D3048" w:rsidRDefault="00765DD0">
      <w:pPr>
        <w:spacing w:line="480" w:lineRule="auto"/>
        <w:rPr>
          <w:rFonts w:ascii="宋体" w:eastAsia="宋体" w:hAnsi="宋体" w:cs="宋体"/>
          <w:bCs/>
          <w:sz w:val="28"/>
          <w:szCs w:val="36"/>
        </w:rPr>
      </w:pPr>
      <w:r>
        <w:rPr>
          <w:rFonts w:ascii="宋体" w:eastAsia="宋体" w:hAnsi="宋体" w:cs="宋体" w:hint="eastAsia"/>
          <w:bCs/>
          <w:sz w:val="28"/>
          <w:szCs w:val="36"/>
        </w:rPr>
        <w:t>欧盟通过建设共同数据空间和SDI，为开放数据的有效共享和互操作提供了战略性基础设施。我国应鼓励和资助战略性行业数据空间建设，基于特定行业需求，汇聚来自公共、私营和学术部门以及个人的数据，探索基于</w:t>
      </w:r>
      <w:del w:id="214" w:author="HP" w:date="2024-11-11T18:17:00Z">
        <w:r w:rsidDel="0079641E">
          <w:rPr>
            <w:rFonts w:ascii="宋体" w:eastAsia="宋体" w:hAnsi="宋体" w:cs="宋体" w:hint="eastAsia"/>
            <w:bCs/>
            <w:sz w:val="28"/>
            <w:szCs w:val="36"/>
          </w:rPr>
          <w:delText>数据</w:delText>
        </w:r>
      </w:del>
      <w:r>
        <w:rPr>
          <w:rFonts w:ascii="宋体" w:eastAsia="宋体" w:hAnsi="宋体" w:cs="宋体" w:hint="eastAsia"/>
          <w:bCs/>
          <w:sz w:val="28"/>
          <w:szCs w:val="36"/>
        </w:rPr>
        <w:t>开放共享和复用之上的数据经济运营</w:t>
      </w:r>
      <w:ins w:id="215" w:author="HP" w:date="2024-11-11T18:18:00Z">
        <w:r w:rsidR="0079641E">
          <w:rPr>
            <w:rFonts w:ascii="宋体" w:eastAsia="宋体" w:hAnsi="宋体" w:cs="宋体" w:hint="eastAsia"/>
            <w:bCs/>
            <w:sz w:val="28"/>
            <w:szCs w:val="36"/>
          </w:rPr>
          <w:t>发展</w:t>
        </w:r>
      </w:ins>
      <w:r>
        <w:rPr>
          <w:rFonts w:ascii="宋体" w:eastAsia="宋体" w:hAnsi="宋体" w:cs="宋体" w:hint="eastAsia"/>
          <w:bCs/>
          <w:sz w:val="28"/>
          <w:szCs w:val="36"/>
        </w:rPr>
        <w:t>模式。加快国家数据基础设施建设，为公共部门和跨部门的数据开放和复用提供相应技术、流程、标准和工具。同时，推动数据标准的制定和应用，</w:t>
      </w:r>
      <w:del w:id="216" w:author="HP" w:date="2024-11-11T18:18:00Z">
        <w:r w:rsidDel="0079641E">
          <w:rPr>
            <w:rFonts w:ascii="宋体" w:eastAsia="宋体" w:hAnsi="宋体" w:cs="宋体" w:hint="eastAsia"/>
            <w:bCs/>
            <w:sz w:val="28"/>
            <w:szCs w:val="36"/>
          </w:rPr>
          <w:delText>促进</w:delText>
        </w:r>
      </w:del>
      <w:ins w:id="217" w:author="HP" w:date="2024-11-11T18:18:00Z">
        <w:r w:rsidR="0079641E">
          <w:rPr>
            <w:rFonts w:ascii="宋体" w:eastAsia="宋体" w:hAnsi="宋体" w:cs="宋体" w:hint="eastAsia"/>
            <w:bCs/>
            <w:sz w:val="28"/>
            <w:szCs w:val="36"/>
          </w:rPr>
          <w:t>落实</w:t>
        </w:r>
      </w:ins>
      <w:r>
        <w:rPr>
          <w:rFonts w:ascii="宋体" w:eastAsia="宋体" w:hAnsi="宋体" w:cs="宋体" w:hint="eastAsia"/>
          <w:bCs/>
          <w:sz w:val="28"/>
          <w:szCs w:val="36"/>
        </w:rPr>
        <w:t>数据之间的互操作</w:t>
      </w:r>
      <w:del w:id="218" w:author="HP" w:date="2024-11-11T18:18:00Z">
        <w:r w:rsidDel="0079641E">
          <w:rPr>
            <w:rFonts w:ascii="宋体" w:eastAsia="宋体" w:hAnsi="宋体" w:cs="宋体" w:hint="eastAsia"/>
            <w:bCs/>
            <w:sz w:val="28"/>
            <w:szCs w:val="36"/>
          </w:rPr>
          <w:delText>性</w:delText>
        </w:r>
      </w:del>
      <w:r>
        <w:rPr>
          <w:rFonts w:ascii="宋体" w:eastAsia="宋体" w:hAnsi="宋体" w:cs="宋体" w:hint="eastAsia"/>
          <w:bCs/>
          <w:sz w:val="28"/>
          <w:szCs w:val="36"/>
        </w:rPr>
        <w:t>。</w:t>
      </w:r>
    </w:p>
    <w:p w:rsidR="003D3048" w:rsidRDefault="00765DD0">
      <w:pPr>
        <w:spacing w:line="480" w:lineRule="auto"/>
        <w:rPr>
          <w:rFonts w:ascii="宋体" w:eastAsia="宋体" w:hAnsi="宋体" w:cs="宋体"/>
          <w:b/>
          <w:bCs/>
          <w:sz w:val="28"/>
          <w:szCs w:val="36"/>
        </w:rPr>
      </w:pPr>
      <w:r>
        <w:rPr>
          <w:rFonts w:ascii="宋体" w:eastAsia="宋体" w:hAnsi="宋体" w:cs="宋体" w:hint="eastAsia"/>
          <w:b/>
          <w:bCs/>
          <w:sz w:val="28"/>
          <w:szCs w:val="36"/>
        </w:rPr>
        <w:t>3. 培育开放数据生态</w:t>
      </w:r>
    </w:p>
    <w:p w:rsidR="003D3048" w:rsidRDefault="00765DD0">
      <w:pPr>
        <w:spacing w:line="480" w:lineRule="auto"/>
        <w:rPr>
          <w:rFonts w:ascii="宋体" w:eastAsia="宋体" w:hAnsi="宋体" w:cs="宋体"/>
          <w:bCs/>
          <w:sz w:val="28"/>
          <w:szCs w:val="36"/>
        </w:rPr>
      </w:pPr>
      <w:r>
        <w:rPr>
          <w:rFonts w:ascii="宋体" w:eastAsia="宋体" w:hAnsi="宋体" w:cs="宋体" w:hint="eastAsia"/>
          <w:bCs/>
          <w:sz w:val="28"/>
          <w:szCs w:val="36"/>
        </w:rPr>
        <w:t>我国可借鉴欧盟经验，培育开放数据生态，鼓励城市和非营利组织发起并推动开放数据倡议，同时加强学术研究，为开放数据政策的设计和实施提供理论支持。此外，持续开展第三方的开放数据成熟度评估，确保开放数据政策的有效实施和持续改进，促进开放数据的高质量规模化发展。</w:t>
      </w:r>
    </w:p>
    <w:sectPr w:rsidR="003D304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53D4" w:rsidRDefault="00E053D4">
      <w:r>
        <w:separator/>
      </w:r>
    </w:p>
  </w:endnote>
  <w:endnote w:type="continuationSeparator" w:id="0">
    <w:p w:rsidR="00E053D4" w:rsidRDefault="00E05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53D4" w:rsidRDefault="00E053D4">
      <w:r>
        <w:separator/>
      </w:r>
    </w:p>
  </w:footnote>
  <w:footnote w:type="continuationSeparator" w:id="0">
    <w:p w:rsidR="00E053D4" w:rsidRDefault="00E053D4">
      <w:r>
        <w:continuationSeparator/>
      </w:r>
    </w:p>
  </w:footnote>
  <w:footnote w:id="1">
    <w:p w:rsidR="003D3048" w:rsidRPr="003D3048" w:rsidRDefault="00765DD0" w:rsidP="00CD76E7">
      <w:pPr>
        <w:pStyle w:val="a7"/>
        <w:rPr>
          <w:sz w:val="20"/>
          <w:szCs w:val="28"/>
          <w:rPrChange w:id="79" w:author="HelloCeci" w:date="2024-11-11T16:38:00Z">
            <w:rPr/>
          </w:rPrChange>
        </w:rPr>
      </w:pPr>
      <w:ins w:id="80" w:author="HelloCeci" w:date="2024-11-11T16:23:00Z">
        <w:r>
          <w:rPr>
            <w:rStyle w:val="ab"/>
            <w:sz w:val="20"/>
            <w:szCs w:val="28"/>
            <w:rPrChange w:id="81" w:author="HelloCeci" w:date="2024-11-11T16:38:00Z">
              <w:rPr>
                <w:rStyle w:val="ab"/>
              </w:rPr>
            </w:rPrChange>
          </w:rPr>
          <w:footnoteRef/>
        </w:r>
        <w:r>
          <w:rPr>
            <w:sz w:val="20"/>
            <w:szCs w:val="28"/>
            <w:rPrChange w:id="82" w:author="HelloCeci" w:date="2024-11-11T16:38:00Z">
              <w:rPr/>
            </w:rPrChange>
          </w:rPr>
          <w:t xml:space="preserve"> </w:t>
        </w:r>
        <w:del w:id="83" w:author="HP" w:date="2024-11-12T09:56:00Z">
          <w:r w:rsidDel="000A6D15">
            <w:rPr>
              <w:rFonts w:hint="eastAsia"/>
              <w:sz w:val="20"/>
              <w:szCs w:val="28"/>
              <w:rPrChange w:id="84" w:author="HelloCeci" w:date="2024-11-11T16:38:00Z">
                <w:rPr>
                  <w:rFonts w:hint="eastAsia"/>
                </w:rPr>
              </w:rPrChange>
            </w:rPr>
            <w:delText>欧盟</w:delText>
          </w:r>
        </w:del>
        <w:r>
          <w:rPr>
            <w:rFonts w:hint="eastAsia"/>
            <w:sz w:val="20"/>
            <w:szCs w:val="28"/>
            <w:rPrChange w:id="85" w:author="HelloCeci" w:date="2024-11-11T16:38:00Z">
              <w:rPr>
                <w:rFonts w:hint="eastAsia"/>
              </w:rPr>
            </w:rPrChange>
          </w:rPr>
          <w:t>《开放数据指令》</w:t>
        </w:r>
      </w:ins>
      <w:ins w:id="86" w:author="HP" w:date="2024-11-12T09:56:00Z">
        <w:r w:rsidR="000A6D15">
          <w:rPr>
            <w:rFonts w:hint="eastAsia"/>
            <w:sz w:val="20"/>
            <w:szCs w:val="28"/>
          </w:rPr>
          <w:t>第</w:t>
        </w:r>
      </w:ins>
      <w:ins w:id="87" w:author="HP" w:date="2024-11-12T09:57:00Z">
        <w:r w:rsidR="000A6D15">
          <w:rPr>
            <w:rFonts w:hint="eastAsia"/>
            <w:sz w:val="20"/>
            <w:szCs w:val="28"/>
          </w:rPr>
          <w:t>六条收费原则</w:t>
        </w:r>
      </w:ins>
      <w:ins w:id="88" w:author="HP" w:date="2024-11-12T09:59:00Z">
        <w:r w:rsidR="00CD76E7">
          <w:rPr>
            <w:rFonts w:hint="eastAsia"/>
            <w:sz w:val="20"/>
            <w:szCs w:val="28"/>
          </w:rPr>
          <w:t>第</w:t>
        </w:r>
        <w:r w:rsidR="00CD76E7">
          <w:rPr>
            <w:rFonts w:hint="eastAsia"/>
            <w:sz w:val="20"/>
            <w:szCs w:val="28"/>
          </w:rPr>
          <w:t>4</w:t>
        </w:r>
        <w:r w:rsidR="00CD76E7">
          <w:rPr>
            <w:rFonts w:hint="eastAsia"/>
            <w:sz w:val="20"/>
            <w:szCs w:val="28"/>
          </w:rPr>
          <w:t>点</w:t>
        </w:r>
      </w:ins>
      <w:ins w:id="89" w:author="HelloCeci" w:date="2024-11-11T16:23:00Z">
        <w:del w:id="90" w:author="HP" w:date="2024-11-12T09:59:00Z">
          <w:r w:rsidDel="00CD76E7">
            <w:rPr>
              <w:rFonts w:hint="eastAsia"/>
              <w:sz w:val="20"/>
              <w:szCs w:val="28"/>
              <w:rPrChange w:id="91" w:author="HelloCeci" w:date="2024-11-11T16:38:00Z">
                <w:rPr>
                  <w:rFonts w:hint="eastAsia"/>
                </w:rPr>
              </w:rPrChange>
            </w:rPr>
            <w:delText>规定，</w:delText>
          </w:r>
        </w:del>
      </w:ins>
      <w:ins w:id="92" w:author="HP" w:date="2024-11-12T10:00:00Z">
        <w:r w:rsidR="00CD76E7">
          <w:rPr>
            <w:rFonts w:hint="eastAsia"/>
            <w:sz w:val="20"/>
            <w:szCs w:val="28"/>
          </w:rPr>
          <w:t>：</w:t>
        </w:r>
      </w:ins>
      <w:ins w:id="93" w:author="HP" w:date="2024-11-12T09:57:00Z">
        <w:r w:rsidR="00CD76E7">
          <w:rPr>
            <w:rFonts w:hint="eastAsia"/>
            <w:sz w:val="20"/>
            <w:szCs w:val="28"/>
          </w:rPr>
          <w:t>“</w:t>
        </w:r>
        <w:r w:rsidR="00CD76E7" w:rsidRPr="00CD76E7">
          <w:rPr>
            <w:rFonts w:hint="eastAsia"/>
            <w:sz w:val="20"/>
            <w:szCs w:val="28"/>
          </w:rPr>
          <w:t>总收费应根据客观、透明和</w:t>
        </w:r>
        <w:proofErr w:type="gramStart"/>
        <w:r w:rsidR="00CD76E7" w:rsidRPr="00CD76E7">
          <w:rPr>
            <w:rFonts w:hint="eastAsia"/>
            <w:sz w:val="20"/>
            <w:szCs w:val="28"/>
          </w:rPr>
          <w:t>可</w:t>
        </w:r>
        <w:proofErr w:type="gramEnd"/>
        <w:r w:rsidR="00CD76E7" w:rsidRPr="00CD76E7">
          <w:rPr>
            <w:rFonts w:hint="eastAsia"/>
            <w:sz w:val="20"/>
            <w:szCs w:val="28"/>
          </w:rPr>
          <w:t>验证的标准计算。这些标准应由成员国制定。在适当的会计期间内，供应和允许文件再利用的总收入不得超过其收集、生产、复制、传播和数据存储的成本，以及合理的投资回报，并且在适用的情况下，包括个人数据的匿名化处理和保护商业机密信息的措施。收费应按照适用的会计原则计算。</w:t>
        </w:r>
        <w:r w:rsidR="00CD76E7">
          <w:rPr>
            <w:rFonts w:hint="eastAsia"/>
            <w:sz w:val="20"/>
            <w:szCs w:val="28"/>
          </w:rPr>
          <w:t>”</w:t>
        </w:r>
      </w:ins>
      <w:ins w:id="94" w:author="HelloCeci" w:date="2024-11-11T16:23:00Z">
        <w:del w:id="95" w:author="HP" w:date="2024-11-12T09:57:00Z">
          <w:r w:rsidDel="00CD76E7">
            <w:rPr>
              <w:rFonts w:hint="eastAsia"/>
              <w:sz w:val="20"/>
              <w:szCs w:val="28"/>
              <w:rPrChange w:id="96" w:author="HelloCeci" w:date="2024-11-11T16:38:00Z">
                <w:rPr>
                  <w:rFonts w:hint="eastAsia"/>
                </w:rPr>
              </w:rPrChange>
            </w:rPr>
            <w:delText>公共部门信息的再利用可以允许公共部门收取适当费用，包括因复制、提供、传播这些信息以及对个人信息进行匿名化处理、对保密商业信息采取保护措施等所产生的边际成本。</w:delText>
          </w:r>
        </w:del>
      </w:ins>
      <w:ins w:id="97" w:author="HelloCeci" w:date="2024-11-11T16:24:00Z">
        <w:del w:id="98" w:author="HP" w:date="2024-11-12T09:57:00Z">
          <w:r w:rsidDel="00CD76E7">
            <w:rPr>
              <w:rFonts w:hint="eastAsia"/>
              <w:sz w:val="20"/>
              <w:szCs w:val="28"/>
              <w:rPrChange w:id="99" w:author="HelloCeci" w:date="2024-11-11T16:38:00Z">
                <w:rPr>
                  <w:rFonts w:hint="eastAsia"/>
                </w:rPr>
              </w:rPrChange>
            </w:rPr>
            <w:delText>如果公共部门自愿或按照国家法律的规定需要对数据进行特别广泛的搜索或对数据进行极其昂贵的修改，公共部门可以收取高于边际成本的费用。在此种情况下，欧盟《开放数据指令》允许使公共部门获取“合理投资回报”，而不仅是“收集、生产、复制和传播的成本”。投资回报率可以理解为边际成本之外的一个有关实际回报与开发成本之间百分比。为避免公共部门对营利的过度追求，《开放数据指令》限定合理的投资回报率不应超过欧洲央行固定利率的</w:delText>
          </w:r>
          <w:r w:rsidDel="00CD76E7">
            <w:rPr>
              <w:sz w:val="20"/>
              <w:szCs w:val="28"/>
              <w:rPrChange w:id="100" w:author="HelloCeci" w:date="2024-11-11T16:38:00Z">
                <w:rPr/>
              </w:rPrChange>
            </w:rPr>
            <w:delText>5%</w:delText>
          </w:r>
          <w:r w:rsidDel="00CD76E7">
            <w:rPr>
              <w:rFonts w:hint="eastAsia"/>
              <w:sz w:val="20"/>
              <w:szCs w:val="28"/>
              <w:rPrChange w:id="101" w:author="HelloCeci" w:date="2024-11-11T16:38:00Z">
                <w:rPr>
                  <w:rFonts w:hint="eastAsia"/>
                </w:rPr>
              </w:rPrChange>
            </w:rPr>
            <w:delText>。</w:delText>
          </w:r>
        </w:del>
      </w:ins>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72409CD"/>
    <w:multiLevelType w:val="singleLevel"/>
    <w:tmpl w:val="D72409CD"/>
    <w:lvl w:ilvl="0">
      <w:start w:val="1"/>
      <w:numFmt w:val="decimal"/>
      <w:suff w:val="nothing"/>
      <w:lvlText w:val="（%1）"/>
      <w:lvlJc w:val="left"/>
    </w:lvl>
  </w:abstractNum>
  <w:abstractNum w:abstractNumId="1" w15:restartNumberingAfterBreak="0">
    <w:nsid w:val="6E20E50A"/>
    <w:multiLevelType w:val="multilevel"/>
    <w:tmpl w:val="6E20E50A"/>
    <w:lvl w:ilvl="0">
      <w:start w:val="1"/>
      <w:numFmt w:val="chineseCounting"/>
      <w:suff w:val="nothing"/>
      <w:lvlText w:val="%1、"/>
      <w:lvlJc w:val="left"/>
      <w:rPr>
        <w:rFonts w:hint="eastAsia"/>
      </w:rPr>
    </w:lvl>
    <w:lvl w:ilvl="1">
      <w:start w:val="1"/>
      <w:numFmt w:val="decimal"/>
      <w:suff w:val="nothing"/>
      <w:lvlText w:val="%2．"/>
      <w:lvlJc w:val="left"/>
      <w:rPr>
        <w:rFonts w:hint="eastAsia"/>
      </w:rPr>
    </w:lvl>
    <w:lvl w:ilvl="2">
      <w:start w:val="1"/>
      <w:numFmt w:val="decimal"/>
      <w:suff w:val="nothing"/>
      <w:lvlText w:val="（%3）"/>
      <w:lvlJc w:val="left"/>
      <w:rPr>
        <w:rFonts w:hint="eastAsia"/>
      </w:rPr>
    </w:lvl>
    <w:lvl w:ilvl="3">
      <w:start w:val="1"/>
      <w:numFmt w:val="decimalEnclosedCircleChinese"/>
      <w:suff w:val="nothing"/>
      <w:lvlText w:val="%4"/>
      <w:lvlJc w:val="left"/>
      <w:rPr>
        <w:rFonts w:hint="eastAsia"/>
      </w:rPr>
    </w:lvl>
    <w:lvl w:ilvl="4">
      <w:start w:val="1"/>
      <w:numFmt w:val="decimal"/>
      <w:suff w:val="nothing"/>
      <w:lvlText w:val="%5）"/>
      <w:lvlJc w:val="left"/>
      <w:rPr>
        <w:rFonts w:hint="eastAsia"/>
      </w:rPr>
    </w:lvl>
    <w:lvl w:ilvl="5">
      <w:start w:val="1"/>
      <w:numFmt w:val="lowerLetter"/>
      <w:suff w:val="nothing"/>
      <w:lvlText w:val="%6．"/>
      <w:lvlJc w:val="left"/>
      <w:rPr>
        <w:rFonts w:hint="eastAsia"/>
      </w:rPr>
    </w:lvl>
    <w:lvl w:ilvl="6">
      <w:start w:val="1"/>
      <w:numFmt w:val="lowerLetter"/>
      <w:suff w:val="nothing"/>
      <w:lvlText w:val="%7）"/>
      <w:lvlJc w:val="left"/>
      <w:rPr>
        <w:rFonts w:hint="eastAsia"/>
      </w:rPr>
    </w:lvl>
    <w:lvl w:ilvl="7">
      <w:start w:val="1"/>
      <w:numFmt w:val="lowerRoman"/>
      <w:suff w:val="nothing"/>
      <w:lvlText w:val="%8．"/>
      <w:lvlJc w:val="left"/>
      <w:rPr>
        <w:rFonts w:hint="eastAsia"/>
      </w:rPr>
    </w:lvl>
    <w:lvl w:ilvl="8">
      <w:start w:val="1"/>
      <w:numFmt w:val="lowerRoman"/>
      <w:suff w:val="nothing"/>
      <w:lvlText w:val="%9）"/>
      <w:lvlJc w:val="left"/>
      <w:rPr>
        <w:rFonts w:hint="eastAsia"/>
      </w:r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P">
    <w15:presenceInfo w15:providerId="None" w15:userId="H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proofState w:spelling="clean" w:grammar="clean"/>
  <w:trackRevisions/>
  <w:defaultTabStop w:val="420"/>
  <w:drawingGridVerticalSpacing w:val="156"/>
  <w:noPunctuationKerning/>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k5ODM0YmMxOWJiYWQyNDU4MGIzYWRmYTA0ZmI5NDcifQ=="/>
  </w:docVars>
  <w:rsids>
    <w:rsidRoot w:val="00B644D3"/>
    <w:rsid w:val="00011AC0"/>
    <w:rsid w:val="00014A9F"/>
    <w:rsid w:val="000376FE"/>
    <w:rsid w:val="000A6D15"/>
    <w:rsid w:val="000C2EFA"/>
    <w:rsid w:val="000D2043"/>
    <w:rsid w:val="000E26F7"/>
    <w:rsid w:val="000F09FD"/>
    <w:rsid w:val="001009BF"/>
    <w:rsid w:val="00116C4C"/>
    <w:rsid w:val="00155B53"/>
    <w:rsid w:val="001970E7"/>
    <w:rsid w:val="001A3AE3"/>
    <w:rsid w:val="001D4531"/>
    <w:rsid w:val="002177E8"/>
    <w:rsid w:val="002232A5"/>
    <w:rsid w:val="00241348"/>
    <w:rsid w:val="0028529A"/>
    <w:rsid w:val="002F066F"/>
    <w:rsid w:val="003D3048"/>
    <w:rsid w:val="003D500E"/>
    <w:rsid w:val="00514EAD"/>
    <w:rsid w:val="00533E03"/>
    <w:rsid w:val="006175AA"/>
    <w:rsid w:val="00621473"/>
    <w:rsid w:val="006814BF"/>
    <w:rsid w:val="006B4949"/>
    <w:rsid w:val="00765DD0"/>
    <w:rsid w:val="00776AF7"/>
    <w:rsid w:val="007873CE"/>
    <w:rsid w:val="0079641E"/>
    <w:rsid w:val="007B2769"/>
    <w:rsid w:val="007B6E38"/>
    <w:rsid w:val="007D36CC"/>
    <w:rsid w:val="007E2B06"/>
    <w:rsid w:val="007E351C"/>
    <w:rsid w:val="008937B8"/>
    <w:rsid w:val="00893937"/>
    <w:rsid w:val="008A38BE"/>
    <w:rsid w:val="008C7AAC"/>
    <w:rsid w:val="008E35F6"/>
    <w:rsid w:val="008E7D94"/>
    <w:rsid w:val="008F0BDA"/>
    <w:rsid w:val="008F471D"/>
    <w:rsid w:val="009572FF"/>
    <w:rsid w:val="00A362A7"/>
    <w:rsid w:val="00A60E5A"/>
    <w:rsid w:val="00AB26C5"/>
    <w:rsid w:val="00AC0F18"/>
    <w:rsid w:val="00B60B13"/>
    <w:rsid w:val="00B644D3"/>
    <w:rsid w:val="00B90000"/>
    <w:rsid w:val="00B91496"/>
    <w:rsid w:val="00BC0B0D"/>
    <w:rsid w:val="00BD3CEF"/>
    <w:rsid w:val="00BE4A74"/>
    <w:rsid w:val="00C82E17"/>
    <w:rsid w:val="00C9238B"/>
    <w:rsid w:val="00CA4B42"/>
    <w:rsid w:val="00CD76E7"/>
    <w:rsid w:val="00D042B1"/>
    <w:rsid w:val="00D93DE9"/>
    <w:rsid w:val="00DD3DCE"/>
    <w:rsid w:val="00E053D4"/>
    <w:rsid w:val="00E10733"/>
    <w:rsid w:val="00E511F6"/>
    <w:rsid w:val="00ED04C8"/>
    <w:rsid w:val="00EE6764"/>
    <w:rsid w:val="00F054EE"/>
    <w:rsid w:val="00F23C28"/>
    <w:rsid w:val="00F511D1"/>
    <w:rsid w:val="00F862A5"/>
    <w:rsid w:val="00FD5AE1"/>
    <w:rsid w:val="00FE6BF6"/>
    <w:rsid w:val="014C20F7"/>
    <w:rsid w:val="020A5BE8"/>
    <w:rsid w:val="023C34B1"/>
    <w:rsid w:val="025D4742"/>
    <w:rsid w:val="028C3886"/>
    <w:rsid w:val="02992A00"/>
    <w:rsid w:val="02A62291"/>
    <w:rsid w:val="02B46107"/>
    <w:rsid w:val="02C36868"/>
    <w:rsid w:val="02D970B4"/>
    <w:rsid w:val="0361037F"/>
    <w:rsid w:val="036B5288"/>
    <w:rsid w:val="037E0D1E"/>
    <w:rsid w:val="038B0753"/>
    <w:rsid w:val="038D5773"/>
    <w:rsid w:val="03C142B6"/>
    <w:rsid w:val="04317CDA"/>
    <w:rsid w:val="045C77D7"/>
    <w:rsid w:val="045F304C"/>
    <w:rsid w:val="0461266D"/>
    <w:rsid w:val="04876051"/>
    <w:rsid w:val="04DB609D"/>
    <w:rsid w:val="04F01EE9"/>
    <w:rsid w:val="05153B94"/>
    <w:rsid w:val="05341DD6"/>
    <w:rsid w:val="054F6CD2"/>
    <w:rsid w:val="05883ED0"/>
    <w:rsid w:val="05ED6429"/>
    <w:rsid w:val="06437A37"/>
    <w:rsid w:val="06632362"/>
    <w:rsid w:val="06EB4E53"/>
    <w:rsid w:val="071154C2"/>
    <w:rsid w:val="07350087"/>
    <w:rsid w:val="0761089D"/>
    <w:rsid w:val="07A35216"/>
    <w:rsid w:val="07BC2556"/>
    <w:rsid w:val="07E850FA"/>
    <w:rsid w:val="081C3AFD"/>
    <w:rsid w:val="085207C5"/>
    <w:rsid w:val="08D857E9"/>
    <w:rsid w:val="093349B6"/>
    <w:rsid w:val="098D70D3"/>
    <w:rsid w:val="09923BF7"/>
    <w:rsid w:val="099955C6"/>
    <w:rsid w:val="0A287A2F"/>
    <w:rsid w:val="0A6E167F"/>
    <w:rsid w:val="0ADC6CCF"/>
    <w:rsid w:val="0AEA101A"/>
    <w:rsid w:val="0B517DDC"/>
    <w:rsid w:val="0B731000"/>
    <w:rsid w:val="0B9B1BD9"/>
    <w:rsid w:val="0B9C2384"/>
    <w:rsid w:val="0BA7755E"/>
    <w:rsid w:val="0C246E0A"/>
    <w:rsid w:val="0C5B37F1"/>
    <w:rsid w:val="0CB03038"/>
    <w:rsid w:val="0CD22FE7"/>
    <w:rsid w:val="0CD836F5"/>
    <w:rsid w:val="0CE916F8"/>
    <w:rsid w:val="0D2758D8"/>
    <w:rsid w:val="0D3438EA"/>
    <w:rsid w:val="0D493385"/>
    <w:rsid w:val="0D860F51"/>
    <w:rsid w:val="0DB55A7E"/>
    <w:rsid w:val="0E296A0E"/>
    <w:rsid w:val="0E657250"/>
    <w:rsid w:val="0E721370"/>
    <w:rsid w:val="0EC22AB4"/>
    <w:rsid w:val="0F4228AB"/>
    <w:rsid w:val="0F424723"/>
    <w:rsid w:val="0F5A109C"/>
    <w:rsid w:val="0F6237FD"/>
    <w:rsid w:val="0F98145F"/>
    <w:rsid w:val="0FB12275"/>
    <w:rsid w:val="0FDA692C"/>
    <w:rsid w:val="0FEB7F38"/>
    <w:rsid w:val="10FB621F"/>
    <w:rsid w:val="116D08B2"/>
    <w:rsid w:val="118C4676"/>
    <w:rsid w:val="12796319"/>
    <w:rsid w:val="128820B4"/>
    <w:rsid w:val="12B06C7C"/>
    <w:rsid w:val="13085B4B"/>
    <w:rsid w:val="131149F3"/>
    <w:rsid w:val="13686A5E"/>
    <w:rsid w:val="13C0475F"/>
    <w:rsid w:val="13C86A2A"/>
    <w:rsid w:val="13D60DFA"/>
    <w:rsid w:val="141530E1"/>
    <w:rsid w:val="152D163F"/>
    <w:rsid w:val="156379D0"/>
    <w:rsid w:val="15882F1A"/>
    <w:rsid w:val="160C4888"/>
    <w:rsid w:val="16677B31"/>
    <w:rsid w:val="166D15EC"/>
    <w:rsid w:val="1695283A"/>
    <w:rsid w:val="16A31447"/>
    <w:rsid w:val="16A42B33"/>
    <w:rsid w:val="17133BB2"/>
    <w:rsid w:val="172239BD"/>
    <w:rsid w:val="17562080"/>
    <w:rsid w:val="178F59C3"/>
    <w:rsid w:val="178F7743"/>
    <w:rsid w:val="17996753"/>
    <w:rsid w:val="17C33F38"/>
    <w:rsid w:val="17C700E1"/>
    <w:rsid w:val="17F42EC8"/>
    <w:rsid w:val="17F825D0"/>
    <w:rsid w:val="18014D30"/>
    <w:rsid w:val="18252682"/>
    <w:rsid w:val="1828588E"/>
    <w:rsid w:val="182B3D01"/>
    <w:rsid w:val="184F7555"/>
    <w:rsid w:val="185C4D02"/>
    <w:rsid w:val="187D363C"/>
    <w:rsid w:val="18967427"/>
    <w:rsid w:val="18997E67"/>
    <w:rsid w:val="18C7411A"/>
    <w:rsid w:val="18C80D5B"/>
    <w:rsid w:val="18F31102"/>
    <w:rsid w:val="193C094E"/>
    <w:rsid w:val="19540373"/>
    <w:rsid w:val="199E4197"/>
    <w:rsid w:val="19A42171"/>
    <w:rsid w:val="19E23E4D"/>
    <w:rsid w:val="1A1D2C1E"/>
    <w:rsid w:val="1A420699"/>
    <w:rsid w:val="1A6220C1"/>
    <w:rsid w:val="1B891934"/>
    <w:rsid w:val="1BA55BA0"/>
    <w:rsid w:val="1BBB4353"/>
    <w:rsid w:val="1C38005A"/>
    <w:rsid w:val="1C656C23"/>
    <w:rsid w:val="1C676F29"/>
    <w:rsid w:val="1C7C2837"/>
    <w:rsid w:val="1C8901D0"/>
    <w:rsid w:val="1CBC03BE"/>
    <w:rsid w:val="1D1B48D7"/>
    <w:rsid w:val="1D5469C0"/>
    <w:rsid w:val="1D564416"/>
    <w:rsid w:val="1D704616"/>
    <w:rsid w:val="1DB91A81"/>
    <w:rsid w:val="1DD940E1"/>
    <w:rsid w:val="1EB42FDB"/>
    <w:rsid w:val="1ED82012"/>
    <w:rsid w:val="1F1606A1"/>
    <w:rsid w:val="1F385424"/>
    <w:rsid w:val="1F5F41AB"/>
    <w:rsid w:val="1F5F6910"/>
    <w:rsid w:val="1F8B366A"/>
    <w:rsid w:val="1F942DE2"/>
    <w:rsid w:val="1FCC13E4"/>
    <w:rsid w:val="1FF174B6"/>
    <w:rsid w:val="20202AD8"/>
    <w:rsid w:val="203F76F7"/>
    <w:rsid w:val="20673EF6"/>
    <w:rsid w:val="2076401A"/>
    <w:rsid w:val="2079293B"/>
    <w:rsid w:val="208313F4"/>
    <w:rsid w:val="208E2F09"/>
    <w:rsid w:val="20950DE7"/>
    <w:rsid w:val="20C45413"/>
    <w:rsid w:val="20D51FCD"/>
    <w:rsid w:val="21130EEF"/>
    <w:rsid w:val="211479E1"/>
    <w:rsid w:val="21CD1190"/>
    <w:rsid w:val="21D36222"/>
    <w:rsid w:val="21D529F9"/>
    <w:rsid w:val="2210783E"/>
    <w:rsid w:val="222549D0"/>
    <w:rsid w:val="22627B89"/>
    <w:rsid w:val="22987271"/>
    <w:rsid w:val="22F54892"/>
    <w:rsid w:val="23092366"/>
    <w:rsid w:val="230F2090"/>
    <w:rsid w:val="233D5799"/>
    <w:rsid w:val="234F4072"/>
    <w:rsid w:val="23F616AA"/>
    <w:rsid w:val="24363AD1"/>
    <w:rsid w:val="248F53EF"/>
    <w:rsid w:val="24BC4B81"/>
    <w:rsid w:val="250064F6"/>
    <w:rsid w:val="26787BDF"/>
    <w:rsid w:val="269C55D5"/>
    <w:rsid w:val="270F18E4"/>
    <w:rsid w:val="27441EF5"/>
    <w:rsid w:val="27561C28"/>
    <w:rsid w:val="275A3C56"/>
    <w:rsid w:val="276C3F7E"/>
    <w:rsid w:val="278D12FE"/>
    <w:rsid w:val="279462AC"/>
    <w:rsid w:val="27AD7AA3"/>
    <w:rsid w:val="27D90D77"/>
    <w:rsid w:val="27EB411E"/>
    <w:rsid w:val="283931F7"/>
    <w:rsid w:val="285C58E2"/>
    <w:rsid w:val="28B03E01"/>
    <w:rsid w:val="29053F86"/>
    <w:rsid w:val="29220014"/>
    <w:rsid w:val="296A33C6"/>
    <w:rsid w:val="299F33AF"/>
    <w:rsid w:val="29EC6ADB"/>
    <w:rsid w:val="2A2E134B"/>
    <w:rsid w:val="2A621291"/>
    <w:rsid w:val="2A7000F8"/>
    <w:rsid w:val="2AC05FB2"/>
    <w:rsid w:val="2AC86999"/>
    <w:rsid w:val="2AD0577B"/>
    <w:rsid w:val="2AD5793D"/>
    <w:rsid w:val="2B38092E"/>
    <w:rsid w:val="2B772072"/>
    <w:rsid w:val="2BD1185E"/>
    <w:rsid w:val="2BF5273A"/>
    <w:rsid w:val="2BFB1F78"/>
    <w:rsid w:val="2C3122B9"/>
    <w:rsid w:val="2C476438"/>
    <w:rsid w:val="2C630969"/>
    <w:rsid w:val="2CCC6CE1"/>
    <w:rsid w:val="2CDD41AB"/>
    <w:rsid w:val="2CF22EED"/>
    <w:rsid w:val="2D377E06"/>
    <w:rsid w:val="2D586E63"/>
    <w:rsid w:val="2D957F46"/>
    <w:rsid w:val="2DB85760"/>
    <w:rsid w:val="2DF45AFC"/>
    <w:rsid w:val="2E144EEB"/>
    <w:rsid w:val="2E3E101E"/>
    <w:rsid w:val="2E410AE0"/>
    <w:rsid w:val="2EA57FA1"/>
    <w:rsid w:val="2EB237E7"/>
    <w:rsid w:val="2ED00512"/>
    <w:rsid w:val="2EF67B34"/>
    <w:rsid w:val="2F7E2324"/>
    <w:rsid w:val="2F902FD5"/>
    <w:rsid w:val="2FD248C7"/>
    <w:rsid w:val="2FDE3D41"/>
    <w:rsid w:val="2FFC3BBE"/>
    <w:rsid w:val="2FFD5337"/>
    <w:rsid w:val="30903378"/>
    <w:rsid w:val="30923934"/>
    <w:rsid w:val="31366392"/>
    <w:rsid w:val="314B6C8B"/>
    <w:rsid w:val="314E78D8"/>
    <w:rsid w:val="3156737E"/>
    <w:rsid w:val="31FE08E2"/>
    <w:rsid w:val="320C360F"/>
    <w:rsid w:val="32B0335A"/>
    <w:rsid w:val="32BA756A"/>
    <w:rsid w:val="332C1905"/>
    <w:rsid w:val="337F54DA"/>
    <w:rsid w:val="338D49D9"/>
    <w:rsid w:val="345A038F"/>
    <w:rsid w:val="34AF4BB8"/>
    <w:rsid w:val="34DA6AA3"/>
    <w:rsid w:val="3515460C"/>
    <w:rsid w:val="35563128"/>
    <w:rsid w:val="3582029F"/>
    <w:rsid w:val="35870A47"/>
    <w:rsid w:val="359B35A6"/>
    <w:rsid w:val="35A63D7A"/>
    <w:rsid w:val="35FD7E84"/>
    <w:rsid w:val="36467683"/>
    <w:rsid w:val="366C1E48"/>
    <w:rsid w:val="36924B7E"/>
    <w:rsid w:val="36D0062A"/>
    <w:rsid w:val="371D0A93"/>
    <w:rsid w:val="37671918"/>
    <w:rsid w:val="376F5527"/>
    <w:rsid w:val="37BF3C8F"/>
    <w:rsid w:val="37F4701F"/>
    <w:rsid w:val="38050450"/>
    <w:rsid w:val="38A547BD"/>
    <w:rsid w:val="38CC03EE"/>
    <w:rsid w:val="396808F7"/>
    <w:rsid w:val="397C57C8"/>
    <w:rsid w:val="39BE4272"/>
    <w:rsid w:val="39D31545"/>
    <w:rsid w:val="3A01507E"/>
    <w:rsid w:val="3A187484"/>
    <w:rsid w:val="3A2C1C63"/>
    <w:rsid w:val="3A3872B3"/>
    <w:rsid w:val="3A431D15"/>
    <w:rsid w:val="3A6914AC"/>
    <w:rsid w:val="3A6D2B4C"/>
    <w:rsid w:val="3AA52853"/>
    <w:rsid w:val="3B0A364E"/>
    <w:rsid w:val="3B4F23BC"/>
    <w:rsid w:val="3B757419"/>
    <w:rsid w:val="3B7F72BB"/>
    <w:rsid w:val="3BAE54D4"/>
    <w:rsid w:val="3BB320AC"/>
    <w:rsid w:val="3BBF7C0E"/>
    <w:rsid w:val="3BDA1A6F"/>
    <w:rsid w:val="3C107383"/>
    <w:rsid w:val="3C1248DE"/>
    <w:rsid w:val="3C684D2F"/>
    <w:rsid w:val="3C9809F8"/>
    <w:rsid w:val="3CCD1B9B"/>
    <w:rsid w:val="3D495810"/>
    <w:rsid w:val="3D690AE7"/>
    <w:rsid w:val="3D6B7994"/>
    <w:rsid w:val="3D814169"/>
    <w:rsid w:val="3D9D1F07"/>
    <w:rsid w:val="3DAF46E1"/>
    <w:rsid w:val="3DE07282"/>
    <w:rsid w:val="3DE73B9D"/>
    <w:rsid w:val="3E200566"/>
    <w:rsid w:val="3E2502FF"/>
    <w:rsid w:val="3E522099"/>
    <w:rsid w:val="3E8D3C0D"/>
    <w:rsid w:val="3EEC3DEF"/>
    <w:rsid w:val="3EFB0C93"/>
    <w:rsid w:val="3F3F3C0D"/>
    <w:rsid w:val="3F9B2476"/>
    <w:rsid w:val="3FE919A4"/>
    <w:rsid w:val="403326AF"/>
    <w:rsid w:val="4082592C"/>
    <w:rsid w:val="40F302D6"/>
    <w:rsid w:val="417B60BB"/>
    <w:rsid w:val="41895797"/>
    <w:rsid w:val="41AD7A2D"/>
    <w:rsid w:val="41C040A3"/>
    <w:rsid w:val="41DF2AEE"/>
    <w:rsid w:val="4242307D"/>
    <w:rsid w:val="42657B37"/>
    <w:rsid w:val="42784AE4"/>
    <w:rsid w:val="42BF630F"/>
    <w:rsid w:val="42FF4ACA"/>
    <w:rsid w:val="430C3C13"/>
    <w:rsid w:val="43122C3A"/>
    <w:rsid w:val="437943F5"/>
    <w:rsid w:val="438D01DF"/>
    <w:rsid w:val="440337B2"/>
    <w:rsid w:val="44182AEC"/>
    <w:rsid w:val="443D6AD1"/>
    <w:rsid w:val="444A329D"/>
    <w:rsid w:val="44892C73"/>
    <w:rsid w:val="44DE22C0"/>
    <w:rsid w:val="44F26417"/>
    <w:rsid w:val="451E04DF"/>
    <w:rsid w:val="454C65FA"/>
    <w:rsid w:val="45713619"/>
    <w:rsid w:val="459A5AC4"/>
    <w:rsid w:val="45C6679C"/>
    <w:rsid w:val="45E723BF"/>
    <w:rsid w:val="45E826FB"/>
    <w:rsid w:val="45FF3415"/>
    <w:rsid w:val="462238A9"/>
    <w:rsid w:val="4689127A"/>
    <w:rsid w:val="469C22CC"/>
    <w:rsid w:val="46B07D57"/>
    <w:rsid w:val="46D27246"/>
    <w:rsid w:val="4707756A"/>
    <w:rsid w:val="47504375"/>
    <w:rsid w:val="475C4006"/>
    <w:rsid w:val="4887234E"/>
    <w:rsid w:val="4972248C"/>
    <w:rsid w:val="4995535D"/>
    <w:rsid w:val="49A27D54"/>
    <w:rsid w:val="49B22EE0"/>
    <w:rsid w:val="49D97E23"/>
    <w:rsid w:val="4A2F40FA"/>
    <w:rsid w:val="4A570719"/>
    <w:rsid w:val="4A631F37"/>
    <w:rsid w:val="4A887909"/>
    <w:rsid w:val="4AAF1E57"/>
    <w:rsid w:val="4AB10DA0"/>
    <w:rsid w:val="4AB5418D"/>
    <w:rsid w:val="4AC141BF"/>
    <w:rsid w:val="4B3B62EA"/>
    <w:rsid w:val="4B4D0B07"/>
    <w:rsid w:val="4B6C6A23"/>
    <w:rsid w:val="4BEF456E"/>
    <w:rsid w:val="4BFE607F"/>
    <w:rsid w:val="4C380BB0"/>
    <w:rsid w:val="4C754365"/>
    <w:rsid w:val="4CAD1DAF"/>
    <w:rsid w:val="4CBA52DE"/>
    <w:rsid w:val="4CC0160F"/>
    <w:rsid w:val="4D46134F"/>
    <w:rsid w:val="4D4E051E"/>
    <w:rsid w:val="4DB316D4"/>
    <w:rsid w:val="4DB363D1"/>
    <w:rsid w:val="4DDE46CE"/>
    <w:rsid w:val="4E1C3545"/>
    <w:rsid w:val="4EBA5EDB"/>
    <w:rsid w:val="4EDE7063"/>
    <w:rsid w:val="4EEA3F59"/>
    <w:rsid w:val="4EF93CB2"/>
    <w:rsid w:val="4F0A1774"/>
    <w:rsid w:val="4F18673A"/>
    <w:rsid w:val="4F2726D8"/>
    <w:rsid w:val="4F606D19"/>
    <w:rsid w:val="4F83534C"/>
    <w:rsid w:val="4F9273F2"/>
    <w:rsid w:val="4FA25577"/>
    <w:rsid w:val="4FF23423"/>
    <w:rsid w:val="4FFF650F"/>
    <w:rsid w:val="50A3118B"/>
    <w:rsid w:val="50CA30A7"/>
    <w:rsid w:val="51074C1A"/>
    <w:rsid w:val="515E6519"/>
    <w:rsid w:val="51CA1591"/>
    <w:rsid w:val="51DC2BA6"/>
    <w:rsid w:val="51FD5152"/>
    <w:rsid w:val="52111707"/>
    <w:rsid w:val="52287B99"/>
    <w:rsid w:val="52B820F6"/>
    <w:rsid w:val="52FE75BE"/>
    <w:rsid w:val="53933738"/>
    <w:rsid w:val="53B50EB2"/>
    <w:rsid w:val="53BD3DAC"/>
    <w:rsid w:val="53C7547E"/>
    <w:rsid w:val="53D65340"/>
    <w:rsid w:val="5422726E"/>
    <w:rsid w:val="543602A8"/>
    <w:rsid w:val="543F0666"/>
    <w:rsid w:val="54914BF2"/>
    <w:rsid w:val="54AA7074"/>
    <w:rsid w:val="54BD1DD1"/>
    <w:rsid w:val="54C6369A"/>
    <w:rsid w:val="54CD2C7A"/>
    <w:rsid w:val="552B02EF"/>
    <w:rsid w:val="55790BFB"/>
    <w:rsid w:val="55976E04"/>
    <w:rsid w:val="55B14957"/>
    <w:rsid w:val="55D05526"/>
    <w:rsid w:val="55FC4AC4"/>
    <w:rsid w:val="561F2F60"/>
    <w:rsid w:val="56332E5E"/>
    <w:rsid w:val="569539AF"/>
    <w:rsid w:val="56A619D5"/>
    <w:rsid w:val="56D71B8E"/>
    <w:rsid w:val="56E46C62"/>
    <w:rsid w:val="56FD78AC"/>
    <w:rsid w:val="57692FC2"/>
    <w:rsid w:val="57A14572"/>
    <w:rsid w:val="57A341E4"/>
    <w:rsid w:val="57A46FEA"/>
    <w:rsid w:val="58B751D5"/>
    <w:rsid w:val="58BB77EF"/>
    <w:rsid w:val="58C660FE"/>
    <w:rsid w:val="58F03198"/>
    <w:rsid w:val="590B3D71"/>
    <w:rsid w:val="5976291E"/>
    <w:rsid w:val="5A1535F5"/>
    <w:rsid w:val="5A4B27F3"/>
    <w:rsid w:val="5A967E31"/>
    <w:rsid w:val="5A9D11E3"/>
    <w:rsid w:val="5B086F9A"/>
    <w:rsid w:val="5BB6583F"/>
    <w:rsid w:val="5C147ADA"/>
    <w:rsid w:val="5C1A764F"/>
    <w:rsid w:val="5C3379D8"/>
    <w:rsid w:val="5C4E0AF3"/>
    <w:rsid w:val="5C672F41"/>
    <w:rsid w:val="5C7D4F86"/>
    <w:rsid w:val="5D2A0B6F"/>
    <w:rsid w:val="5D6F5EED"/>
    <w:rsid w:val="5D7923F2"/>
    <w:rsid w:val="5D982425"/>
    <w:rsid w:val="5D990670"/>
    <w:rsid w:val="5DAB68E7"/>
    <w:rsid w:val="5E7F5C28"/>
    <w:rsid w:val="5EC81586"/>
    <w:rsid w:val="5ECC07A0"/>
    <w:rsid w:val="5EE33FC0"/>
    <w:rsid w:val="5F062644"/>
    <w:rsid w:val="5F1A2C98"/>
    <w:rsid w:val="5F2201DF"/>
    <w:rsid w:val="5F4E43EC"/>
    <w:rsid w:val="5F787704"/>
    <w:rsid w:val="5F7E34EF"/>
    <w:rsid w:val="5F8B1768"/>
    <w:rsid w:val="60032768"/>
    <w:rsid w:val="60091380"/>
    <w:rsid w:val="603F0DDC"/>
    <w:rsid w:val="608153B4"/>
    <w:rsid w:val="60856882"/>
    <w:rsid w:val="60BD3BA3"/>
    <w:rsid w:val="60DE6D9C"/>
    <w:rsid w:val="61053E6C"/>
    <w:rsid w:val="61904171"/>
    <w:rsid w:val="61AD486F"/>
    <w:rsid w:val="62265778"/>
    <w:rsid w:val="62FF30F3"/>
    <w:rsid w:val="634D1F54"/>
    <w:rsid w:val="635026F3"/>
    <w:rsid w:val="63685FDB"/>
    <w:rsid w:val="63974B7F"/>
    <w:rsid w:val="63B64A02"/>
    <w:rsid w:val="64106469"/>
    <w:rsid w:val="642F4F2E"/>
    <w:rsid w:val="64386CD9"/>
    <w:rsid w:val="64C55498"/>
    <w:rsid w:val="64DB181F"/>
    <w:rsid w:val="64FE6EBF"/>
    <w:rsid w:val="656C2732"/>
    <w:rsid w:val="65BD043A"/>
    <w:rsid w:val="65C14135"/>
    <w:rsid w:val="660B77D0"/>
    <w:rsid w:val="666C4340"/>
    <w:rsid w:val="66BD7FD6"/>
    <w:rsid w:val="66D764BB"/>
    <w:rsid w:val="66FF60D5"/>
    <w:rsid w:val="6725569B"/>
    <w:rsid w:val="67581217"/>
    <w:rsid w:val="675C5B0C"/>
    <w:rsid w:val="675F565F"/>
    <w:rsid w:val="67632B84"/>
    <w:rsid w:val="67987A80"/>
    <w:rsid w:val="67DF08A2"/>
    <w:rsid w:val="683C077C"/>
    <w:rsid w:val="68B00491"/>
    <w:rsid w:val="68D325EF"/>
    <w:rsid w:val="69000205"/>
    <w:rsid w:val="69390F79"/>
    <w:rsid w:val="694B2DBD"/>
    <w:rsid w:val="6998062A"/>
    <w:rsid w:val="6A330DF3"/>
    <w:rsid w:val="6A3529C9"/>
    <w:rsid w:val="6A664DCE"/>
    <w:rsid w:val="6AA070BA"/>
    <w:rsid w:val="6B0F4D73"/>
    <w:rsid w:val="6B2931DC"/>
    <w:rsid w:val="6BD65659"/>
    <w:rsid w:val="6C08644B"/>
    <w:rsid w:val="6C506213"/>
    <w:rsid w:val="6C5F4227"/>
    <w:rsid w:val="6C7052FA"/>
    <w:rsid w:val="6C96549A"/>
    <w:rsid w:val="6CB74D6F"/>
    <w:rsid w:val="6CF51639"/>
    <w:rsid w:val="6D506DD2"/>
    <w:rsid w:val="6D5E1817"/>
    <w:rsid w:val="6D621DBC"/>
    <w:rsid w:val="6E0E55B0"/>
    <w:rsid w:val="6E35446D"/>
    <w:rsid w:val="6E3D1C62"/>
    <w:rsid w:val="6E9879FD"/>
    <w:rsid w:val="6EBC36EB"/>
    <w:rsid w:val="6EC771C8"/>
    <w:rsid w:val="6ED5644D"/>
    <w:rsid w:val="6F2579BF"/>
    <w:rsid w:val="6F553F06"/>
    <w:rsid w:val="6F9E02AC"/>
    <w:rsid w:val="6FB13F79"/>
    <w:rsid w:val="702154A3"/>
    <w:rsid w:val="70EE408E"/>
    <w:rsid w:val="71326918"/>
    <w:rsid w:val="71784236"/>
    <w:rsid w:val="718D3A1F"/>
    <w:rsid w:val="71B57FAC"/>
    <w:rsid w:val="71F00BFD"/>
    <w:rsid w:val="72170AAF"/>
    <w:rsid w:val="72316F43"/>
    <w:rsid w:val="724D767B"/>
    <w:rsid w:val="725041FD"/>
    <w:rsid w:val="727A6671"/>
    <w:rsid w:val="72823A2C"/>
    <w:rsid w:val="72987F9F"/>
    <w:rsid w:val="72A01827"/>
    <w:rsid w:val="731528C7"/>
    <w:rsid w:val="736655C0"/>
    <w:rsid w:val="73922834"/>
    <w:rsid w:val="73961D5E"/>
    <w:rsid w:val="73970C06"/>
    <w:rsid w:val="73AC5C61"/>
    <w:rsid w:val="73C64781"/>
    <w:rsid w:val="73D01464"/>
    <w:rsid w:val="73DC5024"/>
    <w:rsid w:val="73E9640D"/>
    <w:rsid w:val="73EA7206"/>
    <w:rsid w:val="746F546C"/>
    <w:rsid w:val="74C1142E"/>
    <w:rsid w:val="74ED4508"/>
    <w:rsid w:val="7500116F"/>
    <w:rsid w:val="75604201"/>
    <w:rsid w:val="75632221"/>
    <w:rsid w:val="75A153E9"/>
    <w:rsid w:val="75C515F3"/>
    <w:rsid w:val="7605036F"/>
    <w:rsid w:val="768A2321"/>
    <w:rsid w:val="768A49DF"/>
    <w:rsid w:val="76971D67"/>
    <w:rsid w:val="76A41ADD"/>
    <w:rsid w:val="76F81798"/>
    <w:rsid w:val="76FF3107"/>
    <w:rsid w:val="77096059"/>
    <w:rsid w:val="77197BD9"/>
    <w:rsid w:val="774C75D7"/>
    <w:rsid w:val="776109C6"/>
    <w:rsid w:val="77841F8A"/>
    <w:rsid w:val="77926676"/>
    <w:rsid w:val="77937FC2"/>
    <w:rsid w:val="779C05CF"/>
    <w:rsid w:val="77A5161E"/>
    <w:rsid w:val="77D451EE"/>
    <w:rsid w:val="78016A77"/>
    <w:rsid w:val="785C0155"/>
    <w:rsid w:val="78783B9F"/>
    <w:rsid w:val="78C3466A"/>
    <w:rsid w:val="78E10567"/>
    <w:rsid w:val="79392021"/>
    <w:rsid w:val="798F6D20"/>
    <w:rsid w:val="799303AB"/>
    <w:rsid w:val="79CE391A"/>
    <w:rsid w:val="79CE69C9"/>
    <w:rsid w:val="79E63D12"/>
    <w:rsid w:val="7A36009F"/>
    <w:rsid w:val="7A3B21D0"/>
    <w:rsid w:val="7A930E18"/>
    <w:rsid w:val="7AAC6173"/>
    <w:rsid w:val="7AEE6275"/>
    <w:rsid w:val="7B22521E"/>
    <w:rsid w:val="7B5F3D7C"/>
    <w:rsid w:val="7B88468E"/>
    <w:rsid w:val="7C096527"/>
    <w:rsid w:val="7C13433F"/>
    <w:rsid w:val="7C2767E4"/>
    <w:rsid w:val="7C7A50A1"/>
    <w:rsid w:val="7C853F87"/>
    <w:rsid w:val="7CAD7EB9"/>
    <w:rsid w:val="7CD85C65"/>
    <w:rsid w:val="7D0B21AB"/>
    <w:rsid w:val="7D4F0E0A"/>
    <w:rsid w:val="7D8950E1"/>
    <w:rsid w:val="7DA25F76"/>
    <w:rsid w:val="7DC55F7B"/>
    <w:rsid w:val="7DDC32D1"/>
    <w:rsid w:val="7E2F25DE"/>
    <w:rsid w:val="7E5B2801"/>
    <w:rsid w:val="7E8E2C5C"/>
    <w:rsid w:val="7F4B2907"/>
    <w:rsid w:val="7FB67A99"/>
    <w:rsid w:val="7FBA01BB"/>
    <w:rsid w:val="7FE24F7C"/>
    <w:rsid w:val="7FE44850"/>
    <w:rsid w:val="7FF263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BE41B5"/>
  <w15:docId w15:val="{6A8ACE77-9046-412C-9CE0-8A42123B2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qFormat="1"/>
    <w:lsdException w:name="footer" w:qFormat="1"/>
    <w:lsdException w:name="caption" w:semiHidden="1" w:unhideWhenUsed="1" w:qFormat="1"/>
    <w:lsdException w:name="footnote reference" w:qFormat="1"/>
    <w:lsdException w:name="Title" w:qFormat="1"/>
    <w:lsdException w:name="Default Paragraph Font" w:semiHidden="1"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qFormat/>
    <w:rPr>
      <w:sz w:val="18"/>
      <w:szCs w:val="18"/>
    </w:rPr>
  </w:style>
  <w:style w:type="paragraph" w:styleId="a5">
    <w:name w:val="footer"/>
    <w:basedOn w:val="a"/>
    <w:qFormat/>
    <w:pPr>
      <w:tabs>
        <w:tab w:val="center" w:pos="4153"/>
        <w:tab w:val="right" w:pos="8306"/>
      </w:tabs>
      <w:snapToGrid w:val="0"/>
      <w:jc w:val="left"/>
    </w:pPr>
    <w:rPr>
      <w:sz w:val="18"/>
    </w:rPr>
  </w:style>
  <w:style w:type="paragraph" w:styleId="a6">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7">
    <w:name w:val="footnote text"/>
    <w:basedOn w:val="a"/>
    <w:qFormat/>
    <w:pPr>
      <w:snapToGrid w:val="0"/>
      <w:jc w:val="left"/>
    </w:pPr>
    <w:rPr>
      <w:sz w:val="18"/>
    </w:rPr>
  </w:style>
  <w:style w:type="paragraph" w:styleId="a8">
    <w:name w:val="Normal (Web)"/>
    <w:basedOn w:val="a"/>
    <w:qFormat/>
    <w:pPr>
      <w:spacing w:beforeAutospacing="1" w:afterAutospacing="1"/>
      <w:jc w:val="left"/>
    </w:pPr>
    <w:rPr>
      <w:rFonts w:cs="Times New Roman"/>
      <w:kern w:val="0"/>
      <w:sz w:val="24"/>
    </w:rPr>
  </w:style>
  <w:style w:type="character" w:styleId="a9">
    <w:name w:val="Strong"/>
    <w:basedOn w:val="a0"/>
    <w:qFormat/>
    <w:rPr>
      <w:b/>
    </w:rPr>
  </w:style>
  <w:style w:type="character" w:styleId="aa">
    <w:name w:val="Hyperlink"/>
    <w:basedOn w:val="a0"/>
    <w:qFormat/>
    <w:rPr>
      <w:color w:val="0000FF"/>
      <w:u w:val="single"/>
    </w:rPr>
  </w:style>
  <w:style w:type="character" w:styleId="ab">
    <w:name w:val="footnote reference"/>
    <w:basedOn w:val="a0"/>
    <w:qFormat/>
    <w:rPr>
      <w:vertAlign w:val="superscript"/>
    </w:rPr>
  </w:style>
  <w:style w:type="paragraph" w:styleId="ac">
    <w:name w:val="List Paragraph"/>
    <w:basedOn w:val="a"/>
    <w:uiPriority w:val="99"/>
    <w:qFormat/>
    <w:pPr>
      <w:ind w:firstLineChars="200" w:firstLine="420"/>
    </w:pPr>
  </w:style>
  <w:style w:type="character" w:customStyle="1" w:styleId="a4">
    <w:name w:val="批注框文本 字符"/>
    <w:basedOn w:val="a0"/>
    <w:link w:val="a3"/>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9</Pages>
  <Words>628</Words>
  <Characters>3581</Characters>
  <Application>Microsoft Office Word</Application>
  <DocSecurity>0</DocSecurity>
  <Lines>29</Lines>
  <Paragraphs>8</Paragraphs>
  <ScaleCrop>false</ScaleCrop>
  <Company>HP Inc.</Company>
  <LinksUpToDate>false</LinksUpToDate>
  <CharactersWithSpaces>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HelloCeci</dc:creator>
  <cp:lastModifiedBy>HP</cp:lastModifiedBy>
  <cp:revision>5</cp:revision>
  <dcterms:created xsi:type="dcterms:W3CDTF">2024-11-12T01:23:00Z</dcterms:created>
  <dcterms:modified xsi:type="dcterms:W3CDTF">2024-11-12T02:11:00Z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59124648BC3144168095B05ACC161D1E_13</vt:lpwstr>
  </property>
</Properties>
</file>