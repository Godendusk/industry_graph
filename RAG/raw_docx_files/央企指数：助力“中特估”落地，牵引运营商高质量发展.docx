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9B3D0F" w14:textId="77777777" w:rsidR="00A3373E" w:rsidRDefault="00A3373E">
      <w:pPr>
        <w:spacing w:before="120" w:afterLines="50" w:after="156"/>
        <w:rPr>
          <w:rStyle w:val="a7"/>
          <w:rFonts w:ascii="Microsoft YaHei UI" w:eastAsia="Microsoft YaHei UI" w:hAnsi="Microsoft YaHei UI" w:cs="Microsoft YaHei UI"/>
          <w:color w:val="000000"/>
          <w:sz w:val="24"/>
          <w:shd w:val="clear" w:color="auto" w:fill="FFFFFF"/>
        </w:rPr>
      </w:pPr>
    </w:p>
    <w:p w14:paraId="6D8256BE" w14:textId="77777777" w:rsidR="00A3373E" w:rsidRDefault="004E53D6">
      <w:pPr>
        <w:spacing w:before="120" w:afterLines="50" w:after="156"/>
        <w:jc w:val="center"/>
        <w:rPr>
          <w:rStyle w:val="a7"/>
          <w:rFonts w:ascii="Microsoft YaHei UI" w:eastAsia="Microsoft YaHei UI" w:hAnsi="Microsoft YaHei UI" w:cs="Microsoft YaHei UI"/>
          <w:color w:val="000000"/>
          <w:sz w:val="24"/>
          <w:shd w:val="clear" w:color="auto" w:fill="FFFFFF"/>
        </w:rPr>
      </w:pPr>
      <w:proofErr w:type="gramStart"/>
      <w:r>
        <w:rPr>
          <w:rStyle w:val="a7"/>
          <w:rFonts w:ascii="Microsoft YaHei UI" w:eastAsia="Microsoft YaHei UI" w:hAnsi="Microsoft YaHei UI" w:cs="Microsoft YaHei UI" w:hint="eastAsia"/>
          <w:color w:val="000000"/>
          <w:sz w:val="24"/>
          <w:shd w:val="clear" w:color="auto" w:fill="FFFFFF"/>
        </w:rPr>
        <w:t>央企指数</w:t>
      </w:r>
      <w:proofErr w:type="gramEnd"/>
      <w:r>
        <w:rPr>
          <w:rStyle w:val="a7"/>
          <w:rFonts w:ascii="Microsoft YaHei UI" w:eastAsia="Microsoft YaHei UI" w:hAnsi="Microsoft YaHei UI" w:cs="Microsoft YaHei UI" w:hint="eastAsia"/>
          <w:color w:val="000000"/>
          <w:sz w:val="24"/>
          <w:shd w:val="clear" w:color="auto" w:fill="FFFFFF"/>
        </w:rPr>
        <w:t>：助力“中特估”落地，牵引运营商高质量发展</w:t>
      </w:r>
    </w:p>
    <w:p w14:paraId="3C469F40" w14:textId="77777777" w:rsidR="00A3373E" w:rsidRDefault="00A3373E">
      <w:pPr>
        <w:spacing w:before="120" w:afterLines="50" w:after="156"/>
        <w:rPr>
          <w:b/>
          <w:bCs/>
          <w:sz w:val="24"/>
          <w:szCs w:val="32"/>
          <w:highlight w:val="yellow"/>
        </w:rPr>
      </w:pPr>
    </w:p>
    <w:p w14:paraId="7C582733" w14:textId="77777777" w:rsidR="00A3373E" w:rsidRDefault="004E53D6">
      <w:pPr>
        <w:spacing w:before="120" w:afterLines="50" w:after="156" w:line="312" w:lineRule="auto"/>
        <w:ind w:firstLineChars="200" w:firstLine="482"/>
        <w:rPr>
          <w:b/>
          <w:bCs/>
          <w:sz w:val="24"/>
          <w:szCs w:val="32"/>
        </w:rPr>
      </w:pPr>
      <w:r>
        <w:rPr>
          <w:rFonts w:hint="eastAsia"/>
          <w:b/>
          <w:bCs/>
          <w:sz w:val="24"/>
          <w:szCs w:val="32"/>
        </w:rPr>
        <w:t>今年以来，“中国特色估值体系”（以下简称“中特估”）概念成为</w:t>
      </w:r>
      <w:r>
        <w:rPr>
          <w:rFonts w:hint="eastAsia"/>
          <w:b/>
          <w:bCs/>
          <w:sz w:val="24"/>
          <w:szCs w:val="32"/>
        </w:rPr>
        <w:t>A</w:t>
      </w:r>
      <w:r>
        <w:rPr>
          <w:rFonts w:hint="eastAsia"/>
          <w:b/>
          <w:bCs/>
          <w:sz w:val="24"/>
          <w:szCs w:val="32"/>
        </w:rPr>
        <w:t>股市场备受追捧的投资主线之一。随着中</w:t>
      </w:r>
      <w:proofErr w:type="gramStart"/>
      <w:r>
        <w:rPr>
          <w:rFonts w:hint="eastAsia"/>
          <w:b/>
          <w:bCs/>
          <w:sz w:val="24"/>
          <w:szCs w:val="32"/>
        </w:rPr>
        <w:t>特</w:t>
      </w:r>
      <w:proofErr w:type="gramEnd"/>
      <w:r>
        <w:rPr>
          <w:rFonts w:hint="eastAsia"/>
          <w:b/>
          <w:bCs/>
          <w:sz w:val="24"/>
          <w:szCs w:val="32"/>
        </w:rPr>
        <w:t>估的持续发酵，仅在</w:t>
      </w:r>
      <w:r>
        <w:rPr>
          <w:rFonts w:hint="eastAsia"/>
          <w:b/>
          <w:bCs/>
          <w:sz w:val="24"/>
          <w:szCs w:val="32"/>
        </w:rPr>
        <w:t>5</w:t>
      </w:r>
      <w:r>
        <w:rPr>
          <w:rFonts w:hint="eastAsia"/>
          <w:b/>
          <w:bCs/>
          <w:sz w:val="24"/>
          <w:szCs w:val="32"/>
        </w:rPr>
        <w:t>月份就有</w:t>
      </w:r>
      <w:r>
        <w:rPr>
          <w:rFonts w:hint="eastAsia"/>
          <w:b/>
          <w:bCs/>
          <w:sz w:val="24"/>
          <w:szCs w:val="32"/>
        </w:rPr>
        <w:t>7</w:t>
      </w:r>
      <w:r>
        <w:rPr>
          <w:rFonts w:hint="eastAsia"/>
          <w:b/>
          <w:bCs/>
          <w:sz w:val="24"/>
          <w:szCs w:val="32"/>
        </w:rPr>
        <w:t>支</w:t>
      </w:r>
      <w:proofErr w:type="gramStart"/>
      <w:r>
        <w:rPr>
          <w:rFonts w:hint="eastAsia"/>
          <w:b/>
          <w:bCs/>
          <w:sz w:val="24"/>
          <w:szCs w:val="32"/>
        </w:rPr>
        <w:t>央企主题</w:t>
      </w:r>
      <w:proofErr w:type="gramEnd"/>
      <w:r>
        <w:rPr>
          <w:rFonts w:hint="eastAsia"/>
          <w:b/>
          <w:bCs/>
          <w:sz w:val="24"/>
          <w:szCs w:val="32"/>
        </w:rPr>
        <w:t>指数密集发布，丰富了资本市场</w:t>
      </w:r>
      <w:proofErr w:type="gramStart"/>
      <w:r>
        <w:rPr>
          <w:rFonts w:hint="eastAsia"/>
          <w:b/>
          <w:bCs/>
          <w:sz w:val="24"/>
          <w:szCs w:val="32"/>
        </w:rPr>
        <w:t>投资央企的</w:t>
      </w:r>
      <w:proofErr w:type="gramEnd"/>
      <w:r>
        <w:rPr>
          <w:rFonts w:hint="eastAsia"/>
          <w:b/>
          <w:bCs/>
          <w:sz w:val="24"/>
          <w:szCs w:val="32"/>
        </w:rPr>
        <w:t>工具，既有助于引导投资者</w:t>
      </w:r>
      <w:proofErr w:type="gramStart"/>
      <w:r>
        <w:rPr>
          <w:rFonts w:hint="eastAsia"/>
          <w:b/>
          <w:bCs/>
          <w:sz w:val="24"/>
          <w:szCs w:val="32"/>
        </w:rPr>
        <w:t>关注央企可持续发展</w:t>
      </w:r>
      <w:proofErr w:type="gramEnd"/>
      <w:r>
        <w:rPr>
          <w:rFonts w:hint="eastAsia"/>
          <w:b/>
          <w:bCs/>
          <w:sz w:val="24"/>
          <w:szCs w:val="32"/>
        </w:rPr>
        <w:t>价值，完善中国特色估值体系建设，又能支持</w:t>
      </w:r>
      <w:proofErr w:type="gramStart"/>
      <w:r>
        <w:rPr>
          <w:rFonts w:hint="eastAsia"/>
          <w:b/>
          <w:bCs/>
          <w:sz w:val="24"/>
          <w:szCs w:val="32"/>
        </w:rPr>
        <w:t>央企改革</w:t>
      </w:r>
      <w:proofErr w:type="gramEnd"/>
      <w:r>
        <w:rPr>
          <w:rFonts w:hint="eastAsia"/>
          <w:b/>
          <w:bCs/>
          <w:sz w:val="24"/>
          <w:szCs w:val="32"/>
        </w:rPr>
        <w:t>创新，加速</w:t>
      </w:r>
      <w:proofErr w:type="gramStart"/>
      <w:r>
        <w:rPr>
          <w:rFonts w:hint="eastAsia"/>
          <w:b/>
          <w:bCs/>
          <w:sz w:val="24"/>
          <w:szCs w:val="32"/>
        </w:rPr>
        <w:t>央企上市</w:t>
      </w:r>
      <w:proofErr w:type="gramEnd"/>
      <w:r>
        <w:rPr>
          <w:rFonts w:hint="eastAsia"/>
          <w:b/>
          <w:bCs/>
          <w:sz w:val="24"/>
          <w:szCs w:val="32"/>
        </w:rPr>
        <w:t>公司高质量发展。</w:t>
      </w:r>
    </w:p>
    <w:p w14:paraId="5CE4BE45" w14:textId="77777777" w:rsidR="00A3373E" w:rsidRDefault="00A3373E">
      <w:pPr>
        <w:spacing w:before="120" w:afterLines="50" w:after="156" w:line="312" w:lineRule="auto"/>
        <w:ind w:firstLineChars="200" w:firstLine="482"/>
        <w:rPr>
          <w:b/>
          <w:bCs/>
          <w:sz w:val="24"/>
          <w:szCs w:val="32"/>
        </w:rPr>
      </w:pPr>
    </w:p>
    <w:p w14:paraId="4E6448E3" w14:textId="77777777" w:rsidR="00A3373E" w:rsidRDefault="004E53D6">
      <w:pPr>
        <w:pStyle w:val="1"/>
        <w:spacing w:before="120" w:beforeAutospacing="0" w:afterLines="50" w:after="156" w:afterAutospacing="0" w:line="312" w:lineRule="auto"/>
        <w:rPr>
          <w:rFonts w:eastAsia="宋体" w:cs="宋体" w:hint="default"/>
        </w:rPr>
      </w:pPr>
      <w:r>
        <w:rPr>
          <w:rFonts w:eastAsia="宋体" w:cs="宋体"/>
        </w:rPr>
        <w:t>1</w:t>
      </w:r>
      <w:r>
        <w:rPr>
          <w:rFonts w:eastAsia="宋体" w:cs="宋体"/>
        </w:rPr>
        <w:t>、</w:t>
      </w:r>
      <w:proofErr w:type="gramStart"/>
      <w:r>
        <w:rPr>
          <w:rFonts w:eastAsia="宋体" w:cs="宋体"/>
        </w:rPr>
        <w:t>央企指数</w:t>
      </w:r>
      <w:proofErr w:type="gramEnd"/>
      <w:r>
        <w:rPr>
          <w:rFonts w:eastAsia="宋体" w:cs="宋体"/>
        </w:rPr>
        <w:t>密集发布，</w:t>
      </w:r>
      <w:proofErr w:type="gramStart"/>
      <w:r>
        <w:rPr>
          <w:rFonts w:eastAsia="宋体" w:cs="宋体"/>
          <w:szCs w:val="32"/>
        </w:rPr>
        <w:t>反映央企多维</w:t>
      </w:r>
      <w:proofErr w:type="gramEnd"/>
      <w:r>
        <w:rPr>
          <w:rFonts w:eastAsia="宋体" w:cs="宋体"/>
          <w:szCs w:val="32"/>
        </w:rPr>
        <w:t>度价值，</w:t>
      </w:r>
      <w:r>
        <w:rPr>
          <w:rFonts w:eastAsia="宋体" w:cs="宋体"/>
        </w:rPr>
        <w:t>助力“中特估”落地</w:t>
      </w:r>
    </w:p>
    <w:p w14:paraId="784D14E9" w14:textId="56B581DE" w:rsidR="00A3373E" w:rsidRDefault="004E53D6">
      <w:pPr>
        <w:spacing w:before="120" w:afterLines="50" w:after="156" w:line="312" w:lineRule="auto"/>
        <w:ind w:firstLineChars="200" w:firstLine="480"/>
        <w:rPr>
          <w:sz w:val="24"/>
          <w:szCs w:val="32"/>
        </w:rPr>
      </w:pPr>
      <w:proofErr w:type="gramStart"/>
      <w:r>
        <w:rPr>
          <w:rFonts w:hint="eastAsia"/>
          <w:sz w:val="24"/>
          <w:szCs w:val="32"/>
        </w:rPr>
        <w:t>央企主题</w:t>
      </w:r>
      <w:proofErr w:type="gramEnd"/>
      <w:r>
        <w:rPr>
          <w:rFonts w:hint="eastAsia"/>
          <w:sz w:val="24"/>
          <w:szCs w:val="32"/>
        </w:rPr>
        <w:t>指数是中证指数公司通过一定规则，择优筛选的上市</w:t>
      </w:r>
      <w:proofErr w:type="gramStart"/>
      <w:r>
        <w:rPr>
          <w:rFonts w:hint="eastAsia"/>
          <w:sz w:val="24"/>
          <w:szCs w:val="32"/>
        </w:rPr>
        <w:t>央企股票</w:t>
      </w:r>
      <w:proofErr w:type="gramEnd"/>
      <w:r>
        <w:rPr>
          <w:rFonts w:hint="eastAsia"/>
          <w:sz w:val="24"/>
          <w:szCs w:val="32"/>
        </w:rPr>
        <w:t>组合，引导市场关注、带动资金流入、助力价值实现。自</w:t>
      </w:r>
      <w:r>
        <w:rPr>
          <w:rFonts w:hint="eastAsia"/>
          <w:sz w:val="24"/>
          <w:szCs w:val="32"/>
        </w:rPr>
        <w:t>2022</w:t>
      </w:r>
      <w:r>
        <w:rPr>
          <w:rFonts w:hint="eastAsia"/>
          <w:sz w:val="24"/>
          <w:szCs w:val="32"/>
        </w:rPr>
        <w:t>年</w:t>
      </w:r>
      <w:r>
        <w:rPr>
          <w:rFonts w:hint="eastAsia"/>
          <w:sz w:val="24"/>
          <w:szCs w:val="32"/>
        </w:rPr>
        <w:t>11</w:t>
      </w:r>
      <w:r>
        <w:rPr>
          <w:rFonts w:hint="eastAsia"/>
          <w:sz w:val="24"/>
          <w:szCs w:val="32"/>
        </w:rPr>
        <w:t>月“中特估”</w:t>
      </w:r>
      <w:ins w:id="0" w:author="lee1m" w:date="2023-07-06T08:34:00Z">
        <w:r w:rsidR="00166021">
          <w:rPr>
            <w:rFonts w:hint="eastAsia"/>
            <w:sz w:val="24"/>
            <w:szCs w:val="32"/>
          </w:rPr>
          <w:t>理念</w:t>
        </w:r>
      </w:ins>
      <w:r>
        <w:rPr>
          <w:rFonts w:hint="eastAsia"/>
          <w:sz w:val="24"/>
          <w:szCs w:val="32"/>
        </w:rPr>
        <w:t>提出以来，中证指数与中国</w:t>
      </w:r>
      <w:proofErr w:type="gramStart"/>
      <w:r>
        <w:rPr>
          <w:rFonts w:hint="eastAsia"/>
          <w:sz w:val="24"/>
          <w:szCs w:val="32"/>
        </w:rPr>
        <w:t>国</w:t>
      </w:r>
      <w:proofErr w:type="gramEnd"/>
      <w:r>
        <w:rPr>
          <w:rFonts w:hint="eastAsia"/>
          <w:sz w:val="24"/>
          <w:szCs w:val="32"/>
        </w:rPr>
        <w:t>新、</w:t>
      </w:r>
      <w:proofErr w:type="gramStart"/>
      <w:r>
        <w:rPr>
          <w:rFonts w:hint="eastAsia"/>
          <w:sz w:val="24"/>
          <w:szCs w:val="32"/>
        </w:rPr>
        <w:t>中国诚通陆续</w:t>
      </w:r>
      <w:proofErr w:type="gramEnd"/>
      <w:r>
        <w:rPr>
          <w:rFonts w:hint="eastAsia"/>
          <w:sz w:val="24"/>
          <w:szCs w:val="32"/>
        </w:rPr>
        <w:t>联合发布</w:t>
      </w:r>
      <w:r>
        <w:rPr>
          <w:rFonts w:hint="eastAsia"/>
          <w:sz w:val="24"/>
          <w:szCs w:val="32"/>
        </w:rPr>
        <w:t>10</w:t>
      </w:r>
      <w:r>
        <w:rPr>
          <w:rFonts w:hint="eastAsia"/>
          <w:sz w:val="24"/>
          <w:szCs w:val="32"/>
        </w:rPr>
        <w:t>支</w:t>
      </w:r>
      <w:proofErr w:type="gramStart"/>
      <w:r>
        <w:rPr>
          <w:rFonts w:hint="eastAsia"/>
          <w:sz w:val="24"/>
          <w:szCs w:val="32"/>
        </w:rPr>
        <w:t>央企主题</w:t>
      </w:r>
      <w:proofErr w:type="gramEnd"/>
      <w:r>
        <w:rPr>
          <w:rFonts w:hint="eastAsia"/>
          <w:sz w:val="24"/>
          <w:szCs w:val="32"/>
        </w:rPr>
        <w:t>系列指数，</w:t>
      </w:r>
      <w:r>
        <w:rPr>
          <w:b/>
          <w:bCs/>
          <w:sz w:val="24"/>
          <w:szCs w:val="32"/>
        </w:rPr>
        <w:t>引导金融资源向</w:t>
      </w:r>
      <w:r>
        <w:rPr>
          <w:rFonts w:hint="eastAsia"/>
          <w:b/>
          <w:bCs/>
          <w:sz w:val="24"/>
          <w:szCs w:val="32"/>
        </w:rPr>
        <w:t>科技安全、可持续发展和高分红</w:t>
      </w:r>
      <w:r>
        <w:rPr>
          <w:b/>
          <w:bCs/>
          <w:sz w:val="24"/>
          <w:szCs w:val="32"/>
        </w:rPr>
        <w:t>等领域配置，</w:t>
      </w:r>
      <w:proofErr w:type="gramStart"/>
      <w:r>
        <w:rPr>
          <w:rFonts w:hint="eastAsia"/>
          <w:b/>
          <w:bCs/>
          <w:sz w:val="24"/>
          <w:szCs w:val="32"/>
        </w:rPr>
        <w:t>提升央企在</w:t>
      </w:r>
      <w:proofErr w:type="gramEnd"/>
      <w:r>
        <w:rPr>
          <w:rFonts w:hint="eastAsia"/>
          <w:b/>
          <w:bCs/>
          <w:sz w:val="24"/>
          <w:szCs w:val="32"/>
        </w:rPr>
        <w:t>战略性新兴产业中的活力，</w:t>
      </w:r>
      <w:r>
        <w:rPr>
          <w:b/>
          <w:bCs/>
          <w:sz w:val="24"/>
          <w:szCs w:val="32"/>
        </w:rPr>
        <w:t>支持国家重大战略实施</w:t>
      </w:r>
      <w:r>
        <w:rPr>
          <w:rFonts w:hint="eastAsia"/>
          <w:b/>
          <w:bCs/>
          <w:sz w:val="24"/>
          <w:szCs w:val="32"/>
        </w:rPr>
        <w:t>，促进资本市场更好服务实体经济，进一步加速中国特色估值体系的构建</w:t>
      </w:r>
      <w:r>
        <w:rPr>
          <w:rFonts w:hint="eastAsia"/>
          <w:sz w:val="24"/>
          <w:szCs w:val="32"/>
        </w:rPr>
        <w:t>。</w:t>
      </w:r>
    </w:p>
    <w:p w14:paraId="402836CA" w14:textId="77777777" w:rsidR="00A3373E" w:rsidRDefault="004E53D6">
      <w:pPr>
        <w:spacing w:before="120" w:line="15" w:lineRule="auto"/>
        <w:ind w:firstLineChars="200" w:firstLine="360"/>
        <w:jc w:val="center"/>
        <w:rPr>
          <w:b/>
          <w:bCs/>
        </w:rPr>
      </w:pPr>
      <w:r>
        <w:rPr>
          <w:rFonts w:hint="eastAsia"/>
          <w:noProof/>
          <w:sz w:val="18"/>
          <w:szCs w:val="21"/>
        </w:rPr>
        <w:drawing>
          <wp:anchor distT="0" distB="0" distL="114935" distR="114935" simplePos="0" relativeHeight="251659264" behindDoc="0" locked="0" layoutInCell="1" allowOverlap="1" wp14:anchorId="2C07A588" wp14:editId="3C6614CB">
            <wp:simplePos x="0" y="0"/>
            <wp:positionH relativeFrom="column">
              <wp:posOffset>479425</wp:posOffset>
            </wp:positionH>
            <wp:positionV relativeFrom="paragraph">
              <wp:posOffset>337820</wp:posOffset>
            </wp:positionV>
            <wp:extent cx="4565650" cy="2298700"/>
            <wp:effectExtent l="0" t="0" r="635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565650" cy="2298700"/>
                    </a:xfrm>
                    <a:prstGeom prst="rect">
                      <a:avLst/>
                    </a:prstGeom>
                    <a:noFill/>
                    <a:ln>
                      <a:noFill/>
                    </a:ln>
                  </pic:spPr>
                </pic:pic>
              </a:graphicData>
            </a:graphic>
          </wp:anchor>
        </w:drawing>
      </w:r>
      <w:r>
        <w:rPr>
          <w:rFonts w:hint="eastAsia"/>
          <w:b/>
          <w:bCs/>
        </w:rPr>
        <w:t>表：中证指数公司联合中国</w:t>
      </w:r>
      <w:proofErr w:type="gramStart"/>
      <w:r>
        <w:rPr>
          <w:rFonts w:hint="eastAsia"/>
          <w:b/>
          <w:bCs/>
        </w:rPr>
        <w:t>国</w:t>
      </w:r>
      <w:proofErr w:type="gramEnd"/>
      <w:r>
        <w:rPr>
          <w:rFonts w:hint="eastAsia"/>
          <w:b/>
          <w:bCs/>
        </w:rPr>
        <w:t>新和中国诚通联合发布</w:t>
      </w:r>
      <w:proofErr w:type="gramStart"/>
      <w:r>
        <w:rPr>
          <w:rFonts w:hint="eastAsia"/>
          <w:b/>
          <w:bCs/>
        </w:rPr>
        <w:t>十条央企指数</w:t>
      </w:r>
      <w:proofErr w:type="gramEnd"/>
    </w:p>
    <w:p w14:paraId="61CABEDE" w14:textId="77777777" w:rsidR="00A3373E" w:rsidRDefault="004E53D6">
      <w:pPr>
        <w:ind w:firstLineChars="200" w:firstLine="360"/>
        <w:jc w:val="right"/>
        <w:rPr>
          <w:sz w:val="18"/>
          <w:szCs w:val="21"/>
        </w:rPr>
      </w:pPr>
      <w:r>
        <w:rPr>
          <w:rFonts w:hint="eastAsia"/>
          <w:sz w:val="18"/>
          <w:szCs w:val="21"/>
        </w:rPr>
        <w:t>数据来源：</w:t>
      </w:r>
      <w:r>
        <w:rPr>
          <w:rFonts w:hint="eastAsia"/>
          <w:sz w:val="18"/>
          <w:szCs w:val="21"/>
        </w:rPr>
        <w:t>wind</w:t>
      </w:r>
    </w:p>
    <w:p w14:paraId="3A094289" w14:textId="77777777" w:rsidR="00A3373E" w:rsidRDefault="004E53D6">
      <w:pPr>
        <w:pStyle w:val="1"/>
        <w:spacing w:before="120" w:beforeAutospacing="0" w:afterLines="50" w:after="156" w:afterAutospacing="0" w:line="312" w:lineRule="auto"/>
        <w:rPr>
          <w:rFonts w:eastAsia="宋体" w:cs="宋体" w:hint="default"/>
        </w:rPr>
      </w:pPr>
      <w:r>
        <w:rPr>
          <w:rFonts w:eastAsia="宋体" w:cs="宋体"/>
        </w:rPr>
        <w:t>2</w:t>
      </w:r>
      <w:r>
        <w:rPr>
          <w:rFonts w:eastAsia="宋体" w:cs="宋体"/>
        </w:rPr>
        <w:t>、</w:t>
      </w:r>
      <w:proofErr w:type="gramStart"/>
      <w:r>
        <w:rPr>
          <w:rFonts w:eastAsia="宋体" w:cs="宋体"/>
        </w:rPr>
        <w:t>央企指数</w:t>
      </w:r>
      <w:proofErr w:type="gramEnd"/>
      <w:r>
        <w:rPr>
          <w:rFonts w:eastAsia="宋体" w:cs="宋体"/>
        </w:rPr>
        <w:t>分析：十大指数可划分为科技安全、</w:t>
      </w:r>
      <w:r>
        <w:rPr>
          <w:rFonts w:eastAsia="宋体" w:cs="宋体"/>
        </w:rPr>
        <w:t>ESG</w:t>
      </w:r>
      <w:r>
        <w:rPr>
          <w:rFonts w:eastAsia="宋体" w:cs="宋体"/>
        </w:rPr>
        <w:t>和股东回报三大类，接应“中特估”</w:t>
      </w:r>
    </w:p>
    <w:p w14:paraId="104A4D3A" w14:textId="77777777" w:rsidR="00A3373E" w:rsidRDefault="004E53D6">
      <w:pPr>
        <w:spacing w:before="120" w:afterLines="50" w:after="156" w:line="312" w:lineRule="auto"/>
        <w:ind w:firstLineChars="200" w:firstLine="480"/>
        <w:rPr>
          <w:sz w:val="24"/>
          <w:szCs w:val="32"/>
        </w:rPr>
      </w:pPr>
      <w:r>
        <w:rPr>
          <w:rFonts w:hint="eastAsia"/>
          <w:sz w:val="24"/>
          <w:szCs w:val="32"/>
        </w:rPr>
        <w:t>“中特估”是在传统估</w:t>
      </w:r>
      <w:r>
        <w:rPr>
          <w:rFonts w:hint="eastAsia"/>
          <w:sz w:val="24"/>
          <w:szCs w:val="32"/>
        </w:rPr>
        <w:t>值体系基础上逐步引入对科技安全、</w:t>
      </w:r>
      <w:r>
        <w:rPr>
          <w:rFonts w:hint="eastAsia"/>
          <w:sz w:val="24"/>
          <w:szCs w:val="32"/>
        </w:rPr>
        <w:t>ESG</w:t>
      </w:r>
      <w:r>
        <w:rPr>
          <w:rFonts w:hint="eastAsia"/>
          <w:sz w:val="24"/>
          <w:szCs w:val="32"/>
        </w:rPr>
        <w:t>、股东回报</w:t>
      </w:r>
      <w:r>
        <w:rPr>
          <w:rFonts w:hint="eastAsia"/>
          <w:sz w:val="24"/>
          <w:szCs w:val="32"/>
        </w:rPr>
        <w:lastRenderedPageBreak/>
        <w:t>等因素的</w:t>
      </w:r>
      <w:proofErr w:type="gramStart"/>
      <w:r>
        <w:rPr>
          <w:rFonts w:hint="eastAsia"/>
          <w:sz w:val="24"/>
          <w:szCs w:val="32"/>
        </w:rPr>
        <w:t>考量</w:t>
      </w:r>
      <w:proofErr w:type="gramEnd"/>
      <w:r>
        <w:rPr>
          <w:rFonts w:hint="eastAsia"/>
          <w:sz w:val="24"/>
          <w:szCs w:val="32"/>
        </w:rPr>
        <w:t>，十</w:t>
      </w:r>
      <w:proofErr w:type="gramStart"/>
      <w:r>
        <w:rPr>
          <w:rFonts w:hint="eastAsia"/>
          <w:sz w:val="24"/>
          <w:szCs w:val="32"/>
        </w:rPr>
        <w:t>大央企</w:t>
      </w:r>
      <w:proofErr w:type="gramEnd"/>
      <w:r>
        <w:rPr>
          <w:rFonts w:hint="eastAsia"/>
          <w:sz w:val="24"/>
          <w:szCs w:val="32"/>
        </w:rPr>
        <w:t>指数的选股逻辑有效接应了中</w:t>
      </w:r>
      <w:proofErr w:type="gramStart"/>
      <w:r>
        <w:rPr>
          <w:rFonts w:hint="eastAsia"/>
          <w:sz w:val="24"/>
          <w:szCs w:val="32"/>
        </w:rPr>
        <w:t>特</w:t>
      </w:r>
      <w:proofErr w:type="gramEnd"/>
      <w:r>
        <w:rPr>
          <w:rFonts w:hint="eastAsia"/>
          <w:sz w:val="24"/>
          <w:szCs w:val="32"/>
        </w:rPr>
        <w:t>估的核心理念，使中国特色估值体系更加完整。</w:t>
      </w:r>
    </w:p>
    <w:p w14:paraId="0D815A2D" w14:textId="77777777" w:rsidR="00A3373E" w:rsidRDefault="004E53D6">
      <w:pPr>
        <w:pStyle w:val="a5"/>
        <w:widowControl/>
        <w:numPr>
          <w:ilvl w:val="0"/>
          <w:numId w:val="1"/>
        </w:numPr>
        <w:shd w:val="clear" w:color="auto" w:fill="FFFFFF"/>
        <w:spacing w:before="120" w:beforeAutospacing="0" w:afterLines="50" w:after="156" w:afterAutospacing="0" w:line="312" w:lineRule="auto"/>
        <w:ind w:firstLineChars="200" w:firstLine="482"/>
        <w:rPr>
          <w:rFonts w:cstheme="minorBidi"/>
          <w:kern w:val="2"/>
          <w:szCs w:val="32"/>
        </w:rPr>
      </w:pPr>
      <w:r>
        <w:rPr>
          <w:rFonts w:cstheme="minorBidi" w:hint="eastAsia"/>
          <w:b/>
          <w:bCs/>
          <w:kern w:val="2"/>
          <w:szCs w:val="32"/>
        </w:rPr>
        <w:t>科技安全类指数</w:t>
      </w:r>
      <w:r>
        <w:rPr>
          <w:rFonts w:cstheme="minorBidi" w:hint="eastAsia"/>
          <w:kern w:val="2"/>
          <w:szCs w:val="32"/>
        </w:rPr>
        <w:t>：</w:t>
      </w:r>
      <w:proofErr w:type="gramStart"/>
      <w:r>
        <w:rPr>
          <w:rFonts w:cstheme="minorBidi" w:hint="eastAsia"/>
          <w:kern w:val="2"/>
          <w:szCs w:val="32"/>
        </w:rPr>
        <w:t>关注央企科技</w:t>
      </w:r>
      <w:proofErr w:type="gramEnd"/>
      <w:r>
        <w:rPr>
          <w:rFonts w:cstheme="minorBidi" w:hint="eastAsia"/>
          <w:kern w:val="2"/>
          <w:szCs w:val="32"/>
        </w:rPr>
        <w:t>创新水平，</w:t>
      </w:r>
      <w:del w:id="1" w:author="lee1m" w:date="2023-07-06T08:34:00Z">
        <w:r w:rsidDel="00166021">
          <w:rPr>
            <w:rFonts w:cstheme="minorBidi" w:hint="eastAsia"/>
            <w:kern w:val="2"/>
            <w:szCs w:val="32"/>
          </w:rPr>
          <w:delText>主</w:delText>
        </w:r>
        <w:r w:rsidDel="00166021">
          <w:rPr>
            <w:rFonts w:cstheme="minorBidi" w:hint="eastAsia"/>
            <w:kern w:val="2"/>
            <w:szCs w:val="32"/>
          </w:rPr>
          <w:delText>要</w:delText>
        </w:r>
      </w:del>
      <w:r>
        <w:rPr>
          <w:rFonts w:cstheme="minorBidi" w:hint="eastAsia"/>
          <w:kern w:val="2"/>
          <w:szCs w:val="32"/>
        </w:rPr>
        <w:t>以研发投入强度和企业成长能力为主要选取标准，覆盖细分行业较多。</w:t>
      </w:r>
    </w:p>
    <w:p w14:paraId="366D3B5A" w14:textId="77777777" w:rsidR="00A3373E" w:rsidRDefault="004E53D6">
      <w:pPr>
        <w:pStyle w:val="a5"/>
        <w:widowControl/>
        <w:shd w:val="clear" w:color="auto" w:fill="FFFFFF"/>
        <w:spacing w:before="120" w:beforeAutospacing="0" w:afterLines="50" w:after="156" w:afterAutospacing="0" w:line="312" w:lineRule="auto"/>
        <w:ind w:firstLineChars="200" w:firstLine="482"/>
        <w:rPr>
          <w:rFonts w:cstheme="minorBidi"/>
          <w:b/>
          <w:bCs/>
          <w:kern w:val="2"/>
          <w:szCs w:val="32"/>
        </w:rPr>
      </w:pPr>
      <w:r>
        <w:rPr>
          <w:rFonts w:cstheme="minorBidi" w:hint="eastAsia"/>
          <w:b/>
          <w:bCs/>
          <w:kern w:val="2"/>
          <w:szCs w:val="32"/>
        </w:rPr>
        <w:t>（</w:t>
      </w:r>
      <w:r>
        <w:rPr>
          <w:rFonts w:cstheme="minorBidi" w:hint="eastAsia"/>
          <w:b/>
          <w:bCs/>
          <w:kern w:val="2"/>
          <w:szCs w:val="32"/>
        </w:rPr>
        <w:t>2</w:t>
      </w:r>
      <w:r>
        <w:rPr>
          <w:rFonts w:cstheme="minorBidi" w:hint="eastAsia"/>
          <w:b/>
          <w:bCs/>
          <w:kern w:val="2"/>
          <w:szCs w:val="32"/>
        </w:rPr>
        <w:t>）</w:t>
      </w:r>
      <w:r>
        <w:rPr>
          <w:rFonts w:cstheme="minorBidi" w:hint="eastAsia"/>
          <w:b/>
          <w:bCs/>
          <w:kern w:val="2"/>
          <w:szCs w:val="32"/>
        </w:rPr>
        <w:t>ESG</w:t>
      </w:r>
      <w:r>
        <w:rPr>
          <w:rFonts w:cstheme="minorBidi" w:hint="eastAsia"/>
          <w:b/>
          <w:bCs/>
          <w:kern w:val="2"/>
          <w:szCs w:val="32"/>
        </w:rPr>
        <w:t>类指数</w:t>
      </w:r>
      <w:r>
        <w:rPr>
          <w:rFonts w:cstheme="minorBidi" w:hint="eastAsia"/>
          <w:kern w:val="2"/>
          <w:szCs w:val="32"/>
        </w:rPr>
        <w:t>：此类指数均以</w:t>
      </w:r>
      <w:r>
        <w:rPr>
          <w:rFonts w:cstheme="minorBidi" w:hint="eastAsia"/>
          <w:kern w:val="2"/>
          <w:szCs w:val="32"/>
        </w:rPr>
        <w:t>ESG</w:t>
      </w:r>
      <w:r>
        <w:rPr>
          <w:rFonts w:cstheme="minorBidi" w:hint="eastAsia"/>
          <w:kern w:val="2"/>
          <w:szCs w:val="32"/>
        </w:rPr>
        <w:t>评价为主要</w:t>
      </w:r>
      <w:proofErr w:type="gramStart"/>
      <w:r>
        <w:rPr>
          <w:rFonts w:cstheme="minorBidi" w:hint="eastAsia"/>
          <w:kern w:val="2"/>
          <w:szCs w:val="32"/>
        </w:rPr>
        <w:t>考量</w:t>
      </w:r>
      <w:proofErr w:type="gramEnd"/>
      <w:r>
        <w:rPr>
          <w:rFonts w:cstheme="minorBidi" w:hint="eastAsia"/>
          <w:kern w:val="2"/>
          <w:szCs w:val="32"/>
        </w:rPr>
        <w:t>，聚焦可持续发展</w:t>
      </w:r>
      <w:proofErr w:type="gramStart"/>
      <w:r>
        <w:rPr>
          <w:rFonts w:cstheme="minorBidi" w:hint="eastAsia"/>
          <w:kern w:val="2"/>
          <w:szCs w:val="32"/>
        </w:rPr>
        <w:t>的央企上市</w:t>
      </w:r>
      <w:proofErr w:type="gramEnd"/>
      <w:r>
        <w:rPr>
          <w:rFonts w:cstheme="minorBidi" w:hint="eastAsia"/>
          <w:kern w:val="2"/>
          <w:szCs w:val="32"/>
        </w:rPr>
        <w:t>公司。</w:t>
      </w:r>
    </w:p>
    <w:p w14:paraId="178ABEB8" w14:textId="77777777" w:rsidR="00A3373E" w:rsidRDefault="004E53D6">
      <w:pPr>
        <w:pStyle w:val="a5"/>
        <w:widowControl/>
        <w:shd w:val="clear" w:color="auto" w:fill="FFFFFF"/>
        <w:spacing w:before="120" w:beforeAutospacing="0" w:afterLines="50" w:after="156" w:afterAutospacing="0" w:line="312" w:lineRule="auto"/>
        <w:ind w:firstLineChars="200" w:firstLine="482"/>
        <w:rPr>
          <w:rFonts w:cstheme="minorBidi"/>
          <w:kern w:val="2"/>
          <w:szCs w:val="32"/>
        </w:rPr>
      </w:pPr>
      <w:r>
        <w:rPr>
          <w:rFonts w:cstheme="minorBidi" w:hint="eastAsia"/>
          <w:b/>
          <w:bCs/>
          <w:kern w:val="2"/>
          <w:szCs w:val="32"/>
        </w:rPr>
        <w:t>（</w:t>
      </w:r>
      <w:r>
        <w:rPr>
          <w:rFonts w:cstheme="minorBidi" w:hint="eastAsia"/>
          <w:b/>
          <w:bCs/>
          <w:kern w:val="2"/>
          <w:szCs w:val="32"/>
        </w:rPr>
        <w:t>3</w:t>
      </w:r>
      <w:r>
        <w:rPr>
          <w:rFonts w:cstheme="minorBidi" w:hint="eastAsia"/>
          <w:b/>
          <w:bCs/>
          <w:kern w:val="2"/>
          <w:szCs w:val="32"/>
        </w:rPr>
        <w:t>）股东回报类指数</w:t>
      </w:r>
      <w:r>
        <w:rPr>
          <w:rFonts w:cstheme="minorBidi" w:hint="eastAsia"/>
          <w:kern w:val="2"/>
          <w:szCs w:val="32"/>
        </w:rPr>
        <w:t>：此类指数均首要</w:t>
      </w:r>
      <w:proofErr w:type="gramStart"/>
      <w:r>
        <w:rPr>
          <w:rFonts w:cstheme="minorBidi" w:hint="eastAsia"/>
          <w:kern w:val="2"/>
          <w:szCs w:val="32"/>
        </w:rPr>
        <w:t>考量</w:t>
      </w:r>
      <w:proofErr w:type="gramEnd"/>
      <w:r>
        <w:rPr>
          <w:rFonts w:cstheme="minorBidi" w:hint="eastAsia"/>
          <w:kern w:val="2"/>
          <w:szCs w:val="32"/>
        </w:rPr>
        <w:t>上市公司的分红能力，以现金股息率、预期股息率、现金分红等作为主要筛选指标。</w:t>
      </w:r>
    </w:p>
    <w:p w14:paraId="40C35636" w14:textId="77777777" w:rsidR="00A3373E" w:rsidRDefault="004E53D6">
      <w:pPr>
        <w:pStyle w:val="a5"/>
        <w:widowControl/>
        <w:shd w:val="clear" w:color="auto" w:fill="FFFFFF"/>
        <w:spacing w:before="120" w:beforeAutospacing="0" w:afterLines="50" w:after="156" w:afterAutospacing="0" w:line="312" w:lineRule="auto"/>
        <w:ind w:firstLineChars="200" w:firstLine="480"/>
        <w:rPr>
          <w:rFonts w:cstheme="minorBidi"/>
          <w:kern w:val="2"/>
          <w:szCs w:val="32"/>
        </w:rPr>
      </w:pPr>
      <w:r>
        <w:rPr>
          <w:rFonts w:cstheme="minorBidi" w:hint="eastAsia"/>
          <w:kern w:val="2"/>
          <w:szCs w:val="32"/>
        </w:rPr>
        <w:t>从十支指数的行业分布看，市值占比前三的行业（及标志企业）分别是：建筑装饰（中国建筑、中国中铁）、公用事业（长江电力、中国核电）和能源（中国石化、中国石油）。</w:t>
      </w:r>
    </w:p>
    <w:p w14:paraId="20CF2664" w14:textId="77777777" w:rsidR="00A3373E" w:rsidRDefault="004E53D6">
      <w:pPr>
        <w:spacing w:before="120" w:line="15" w:lineRule="auto"/>
        <w:ind w:firstLineChars="200" w:firstLine="422"/>
        <w:jc w:val="center"/>
        <w:rPr>
          <w:b/>
          <w:bCs/>
        </w:rPr>
      </w:pPr>
      <w:r>
        <w:rPr>
          <w:rFonts w:hint="eastAsia"/>
          <w:b/>
          <w:bCs/>
        </w:rPr>
        <w:t>十</w:t>
      </w:r>
      <w:proofErr w:type="gramStart"/>
      <w:r>
        <w:rPr>
          <w:rFonts w:hint="eastAsia"/>
          <w:b/>
          <w:bCs/>
        </w:rPr>
        <w:t>大央企</w:t>
      </w:r>
      <w:proofErr w:type="gramEnd"/>
      <w:r>
        <w:rPr>
          <w:rFonts w:hint="eastAsia"/>
          <w:b/>
          <w:bCs/>
        </w:rPr>
        <w:t>指数选取标准</w:t>
      </w:r>
      <w:r>
        <w:rPr>
          <w:b/>
          <w:bCs/>
        </w:rPr>
        <w:t>及</w:t>
      </w:r>
      <w:r>
        <w:rPr>
          <w:rFonts w:hint="eastAsia"/>
          <w:b/>
          <w:bCs/>
        </w:rPr>
        <w:t>主要</w:t>
      </w:r>
      <w:r>
        <w:rPr>
          <w:b/>
          <w:bCs/>
        </w:rPr>
        <w:t>覆盖行业市值占比情况</w:t>
      </w:r>
    </w:p>
    <w:tbl>
      <w:tblPr>
        <w:tblStyle w:val="a6"/>
        <w:tblW w:w="7575" w:type="dxa"/>
        <w:jc w:val="center"/>
        <w:tblLayout w:type="fixed"/>
        <w:tblLook w:val="04A0" w:firstRow="1" w:lastRow="0" w:firstColumn="1" w:lastColumn="0" w:noHBand="0" w:noVBand="1"/>
      </w:tblPr>
      <w:tblGrid>
        <w:gridCol w:w="1500"/>
        <w:gridCol w:w="2476"/>
        <w:gridCol w:w="900"/>
        <w:gridCol w:w="859"/>
        <w:gridCol w:w="860"/>
        <w:gridCol w:w="980"/>
      </w:tblGrid>
      <w:tr w:rsidR="00A3373E" w14:paraId="223530A5" w14:textId="77777777">
        <w:trPr>
          <w:trHeight w:val="672"/>
          <w:jc w:val="center"/>
        </w:trPr>
        <w:tc>
          <w:tcPr>
            <w:tcW w:w="1500" w:type="dxa"/>
            <w:vAlign w:val="center"/>
          </w:tcPr>
          <w:p w14:paraId="46009CD3" w14:textId="77777777" w:rsidR="00A3373E" w:rsidRDefault="004E53D6">
            <w:pPr>
              <w:widowControl/>
              <w:spacing w:before="120" w:afterLines="50" w:after="156" w:line="300" w:lineRule="exact"/>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指数</w:t>
            </w:r>
          </w:p>
        </w:tc>
        <w:tc>
          <w:tcPr>
            <w:tcW w:w="2476" w:type="dxa"/>
            <w:vAlign w:val="center"/>
          </w:tcPr>
          <w:p w14:paraId="208D23F8" w14:textId="77777777" w:rsidR="00A3373E" w:rsidRDefault="004E53D6">
            <w:pPr>
              <w:widowControl/>
              <w:spacing w:before="120" w:afterLines="50" w:after="156" w:line="300" w:lineRule="exact"/>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选取标准</w:t>
            </w:r>
          </w:p>
        </w:tc>
        <w:tc>
          <w:tcPr>
            <w:tcW w:w="2619" w:type="dxa"/>
            <w:gridSpan w:val="3"/>
            <w:vAlign w:val="center"/>
          </w:tcPr>
          <w:p w14:paraId="61A9A859" w14:textId="77777777" w:rsidR="00A3373E" w:rsidRDefault="004E53D6">
            <w:pPr>
              <w:widowControl/>
              <w:spacing w:before="120" w:afterLines="50" w:after="156" w:line="300" w:lineRule="exact"/>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总市值占比前三行业</w:t>
            </w:r>
          </w:p>
        </w:tc>
        <w:tc>
          <w:tcPr>
            <w:tcW w:w="980" w:type="dxa"/>
            <w:vAlign w:val="center"/>
          </w:tcPr>
          <w:p w14:paraId="44AC5492" w14:textId="77777777" w:rsidR="00A3373E" w:rsidRDefault="004E53D6">
            <w:pPr>
              <w:widowControl/>
              <w:spacing w:before="120" w:afterLines="50" w:after="156" w:line="300" w:lineRule="exact"/>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类别</w:t>
            </w:r>
          </w:p>
        </w:tc>
      </w:tr>
      <w:tr w:rsidR="00A3373E" w14:paraId="648654C9" w14:textId="77777777">
        <w:trPr>
          <w:trHeight w:val="423"/>
          <w:jc w:val="center"/>
        </w:trPr>
        <w:tc>
          <w:tcPr>
            <w:tcW w:w="1500" w:type="dxa"/>
            <w:vAlign w:val="center"/>
          </w:tcPr>
          <w:p w14:paraId="6D97E7FB"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w:t>
            </w:r>
            <w:proofErr w:type="gramStart"/>
            <w:r>
              <w:rPr>
                <w:rFonts w:ascii="微软雅黑" w:eastAsia="微软雅黑" w:hAnsi="微软雅黑" w:cs="微软雅黑" w:hint="eastAsia"/>
                <w:sz w:val="16"/>
                <w:szCs w:val="16"/>
              </w:rPr>
              <w:t>证国新央企现代</w:t>
            </w:r>
            <w:proofErr w:type="gramEnd"/>
            <w:r>
              <w:rPr>
                <w:rFonts w:ascii="微软雅黑" w:eastAsia="微软雅黑" w:hAnsi="微软雅黑" w:cs="微软雅黑" w:hint="eastAsia"/>
                <w:sz w:val="16"/>
                <w:szCs w:val="16"/>
              </w:rPr>
              <w:t>能源指数</w:t>
            </w:r>
          </w:p>
        </w:tc>
        <w:tc>
          <w:tcPr>
            <w:tcW w:w="2476" w:type="dxa"/>
            <w:vAlign w:val="center"/>
          </w:tcPr>
          <w:p w14:paraId="77AB714E"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涉及绿色能源、化石能源、能源输配等现代能源产业</w:t>
            </w:r>
          </w:p>
        </w:tc>
        <w:tc>
          <w:tcPr>
            <w:tcW w:w="900" w:type="dxa"/>
            <w:vAlign w:val="center"/>
          </w:tcPr>
          <w:p w14:paraId="0726B78C"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公用事业</w:t>
            </w:r>
          </w:p>
        </w:tc>
        <w:tc>
          <w:tcPr>
            <w:tcW w:w="859" w:type="dxa"/>
            <w:vAlign w:val="center"/>
          </w:tcPr>
          <w:p w14:paraId="735C3339"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电力设备</w:t>
            </w:r>
          </w:p>
        </w:tc>
        <w:tc>
          <w:tcPr>
            <w:tcW w:w="860" w:type="dxa"/>
            <w:vAlign w:val="center"/>
          </w:tcPr>
          <w:p w14:paraId="332608D8" w14:textId="77777777" w:rsidR="00A3373E" w:rsidRDefault="004E53D6">
            <w:pPr>
              <w:widowControl/>
              <w:spacing w:before="120" w:afterLines="50" w:after="156" w:line="0" w:lineRule="atLeast"/>
              <w:jc w:val="center"/>
              <w:rPr>
                <w:rFonts w:ascii="微软雅黑" w:eastAsia="微软雅黑" w:hAnsi="微软雅黑" w:cs="微软雅黑"/>
                <w:sz w:val="22"/>
                <w:szCs w:val="28"/>
              </w:rPr>
            </w:pPr>
            <w:r>
              <w:rPr>
                <w:rFonts w:ascii="微软雅黑" w:eastAsia="微软雅黑" w:hAnsi="微软雅黑" w:cs="微软雅黑" w:hint="eastAsia"/>
                <w:sz w:val="16"/>
                <w:szCs w:val="16"/>
              </w:rPr>
              <w:t>石油石化</w:t>
            </w:r>
          </w:p>
        </w:tc>
        <w:tc>
          <w:tcPr>
            <w:tcW w:w="980" w:type="dxa"/>
            <w:vAlign w:val="center"/>
          </w:tcPr>
          <w:p w14:paraId="552E191D"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ESG</w:t>
            </w:r>
          </w:p>
        </w:tc>
      </w:tr>
      <w:tr w:rsidR="00A3373E" w14:paraId="14F37164" w14:textId="77777777">
        <w:trPr>
          <w:trHeight w:val="629"/>
          <w:jc w:val="center"/>
        </w:trPr>
        <w:tc>
          <w:tcPr>
            <w:tcW w:w="1500" w:type="dxa"/>
            <w:vAlign w:val="center"/>
          </w:tcPr>
          <w:p w14:paraId="106F8867"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w:t>
            </w:r>
            <w:proofErr w:type="gramStart"/>
            <w:r>
              <w:rPr>
                <w:rFonts w:ascii="微软雅黑" w:eastAsia="微软雅黑" w:hAnsi="微软雅黑" w:cs="微软雅黑" w:hint="eastAsia"/>
                <w:sz w:val="16"/>
                <w:szCs w:val="16"/>
              </w:rPr>
              <w:t>证国新央企科技引领指数</w:t>
            </w:r>
            <w:proofErr w:type="gramEnd"/>
          </w:p>
        </w:tc>
        <w:tc>
          <w:tcPr>
            <w:tcW w:w="2476" w:type="dxa"/>
            <w:vAlign w:val="center"/>
          </w:tcPr>
          <w:p w14:paraId="21D081AE"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涉及航天国防、计算机、电子、半导体、通信设备及技术服务等行业研发投入高、成长能力强</w:t>
            </w:r>
          </w:p>
        </w:tc>
        <w:tc>
          <w:tcPr>
            <w:tcW w:w="900" w:type="dxa"/>
            <w:vAlign w:val="center"/>
          </w:tcPr>
          <w:p w14:paraId="570BB4C5"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国防军工</w:t>
            </w:r>
          </w:p>
        </w:tc>
        <w:tc>
          <w:tcPr>
            <w:tcW w:w="859" w:type="dxa"/>
            <w:vAlign w:val="center"/>
          </w:tcPr>
          <w:p w14:paraId="7722CB1F"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计算机</w:t>
            </w:r>
          </w:p>
        </w:tc>
        <w:tc>
          <w:tcPr>
            <w:tcW w:w="860" w:type="dxa"/>
            <w:vAlign w:val="center"/>
          </w:tcPr>
          <w:p w14:paraId="0CD75123" w14:textId="77777777" w:rsidR="00A3373E" w:rsidRDefault="004E53D6">
            <w:pPr>
              <w:widowControl/>
              <w:spacing w:before="120" w:afterLines="50" w:after="156" w:line="0" w:lineRule="atLeast"/>
              <w:jc w:val="center"/>
              <w:rPr>
                <w:rFonts w:ascii="微软雅黑" w:eastAsia="微软雅黑" w:hAnsi="微软雅黑" w:cs="微软雅黑"/>
                <w:sz w:val="22"/>
                <w:szCs w:val="28"/>
              </w:rPr>
            </w:pPr>
            <w:r>
              <w:rPr>
                <w:rFonts w:ascii="微软雅黑" w:eastAsia="微软雅黑" w:hAnsi="微软雅黑" w:cs="微软雅黑" w:hint="eastAsia"/>
                <w:sz w:val="16"/>
                <w:szCs w:val="16"/>
              </w:rPr>
              <w:t>电子</w:t>
            </w:r>
          </w:p>
        </w:tc>
        <w:tc>
          <w:tcPr>
            <w:tcW w:w="980" w:type="dxa"/>
            <w:vAlign w:val="center"/>
          </w:tcPr>
          <w:p w14:paraId="3B505C58"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科技安全</w:t>
            </w:r>
          </w:p>
        </w:tc>
      </w:tr>
      <w:tr w:rsidR="00A3373E" w14:paraId="7526DE12" w14:textId="77777777">
        <w:trPr>
          <w:trHeight w:val="423"/>
          <w:jc w:val="center"/>
        </w:trPr>
        <w:tc>
          <w:tcPr>
            <w:tcW w:w="1500" w:type="dxa"/>
            <w:vAlign w:val="center"/>
          </w:tcPr>
          <w:p w14:paraId="5A51BF80"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w:t>
            </w:r>
            <w:proofErr w:type="gramStart"/>
            <w:r>
              <w:rPr>
                <w:rFonts w:ascii="微软雅黑" w:eastAsia="微软雅黑" w:hAnsi="微软雅黑" w:cs="微软雅黑" w:hint="eastAsia"/>
                <w:sz w:val="16"/>
                <w:szCs w:val="16"/>
              </w:rPr>
              <w:t>证国新央企股东</w:t>
            </w:r>
            <w:proofErr w:type="gramEnd"/>
            <w:r>
              <w:rPr>
                <w:rFonts w:ascii="微软雅黑" w:eastAsia="微软雅黑" w:hAnsi="微软雅黑" w:cs="微软雅黑" w:hint="eastAsia"/>
                <w:sz w:val="16"/>
                <w:szCs w:val="16"/>
              </w:rPr>
              <w:t>回报指数</w:t>
            </w:r>
          </w:p>
        </w:tc>
        <w:tc>
          <w:tcPr>
            <w:tcW w:w="2476" w:type="dxa"/>
            <w:vAlign w:val="center"/>
          </w:tcPr>
          <w:p w14:paraId="0D2C77DB"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现金分红或回购总额占总市值比率较高</w:t>
            </w:r>
          </w:p>
        </w:tc>
        <w:tc>
          <w:tcPr>
            <w:tcW w:w="900" w:type="dxa"/>
            <w:vAlign w:val="center"/>
          </w:tcPr>
          <w:p w14:paraId="7DFEC4AD"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钢铁</w:t>
            </w:r>
          </w:p>
        </w:tc>
        <w:tc>
          <w:tcPr>
            <w:tcW w:w="859" w:type="dxa"/>
            <w:vAlign w:val="center"/>
          </w:tcPr>
          <w:p w14:paraId="31CC22ED"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建筑装饰</w:t>
            </w:r>
          </w:p>
        </w:tc>
        <w:tc>
          <w:tcPr>
            <w:tcW w:w="860" w:type="dxa"/>
            <w:vAlign w:val="center"/>
          </w:tcPr>
          <w:p w14:paraId="7F649E28" w14:textId="77777777" w:rsidR="00A3373E" w:rsidRDefault="004E53D6">
            <w:pPr>
              <w:widowControl/>
              <w:spacing w:before="120" w:afterLines="50" w:after="156" w:line="0" w:lineRule="atLeast"/>
              <w:jc w:val="center"/>
              <w:rPr>
                <w:rFonts w:ascii="微软雅黑" w:eastAsia="微软雅黑" w:hAnsi="微软雅黑" w:cs="微软雅黑"/>
                <w:sz w:val="22"/>
                <w:szCs w:val="28"/>
              </w:rPr>
            </w:pPr>
            <w:r>
              <w:rPr>
                <w:rFonts w:ascii="微软雅黑" w:eastAsia="微软雅黑" w:hAnsi="微软雅黑" w:cs="微软雅黑" w:hint="eastAsia"/>
                <w:sz w:val="16"/>
                <w:szCs w:val="16"/>
              </w:rPr>
              <w:t>公用事业</w:t>
            </w:r>
          </w:p>
        </w:tc>
        <w:tc>
          <w:tcPr>
            <w:tcW w:w="980" w:type="dxa"/>
            <w:vAlign w:val="center"/>
          </w:tcPr>
          <w:p w14:paraId="52147059"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股东回报</w:t>
            </w:r>
          </w:p>
        </w:tc>
      </w:tr>
      <w:tr w:rsidR="00A3373E" w14:paraId="55916C48" w14:textId="77777777">
        <w:trPr>
          <w:trHeight w:val="423"/>
          <w:jc w:val="center"/>
        </w:trPr>
        <w:tc>
          <w:tcPr>
            <w:tcW w:w="1500" w:type="dxa"/>
            <w:vAlign w:val="center"/>
          </w:tcPr>
          <w:p w14:paraId="6F224D46"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w:t>
            </w:r>
            <w:proofErr w:type="gramStart"/>
            <w:r>
              <w:rPr>
                <w:rFonts w:ascii="微软雅黑" w:eastAsia="微软雅黑" w:hAnsi="微软雅黑" w:cs="微软雅黑" w:hint="eastAsia"/>
                <w:sz w:val="16"/>
                <w:szCs w:val="16"/>
              </w:rPr>
              <w:t>证诚通央企</w:t>
            </w:r>
            <w:proofErr w:type="gramEnd"/>
            <w:r>
              <w:rPr>
                <w:rFonts w:ascii="微软雅黑" w:eastAsia="微软雅黑" w:hAnsi="微软雅黑" w:cs="微软雅黑" w:hint="eastAsia"/>
                <w:sz w:val="16"/>
                <w:szCs w:val="16"/>
              </w:rPr>
              <w:t>ESG</w:t>
            </w:r>
          </w:p>
        </w:tc>
        <w:tc>
          <w:tcPr>
            <w:tcW w:w="2476" w:type="dxa"/>
            <w:vAlign w:val="center"/>
          </w:tcPr>
          <w:p w14:paraId="11FB76A3"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中证</w:t>
            </w:r>
            <w:r>
              <w:rPr>
                <w:rFonts w:ascii="微软雅黑" w:eastAsia="微软雅黑" w:hAnsi="微软雅黑" w:cs="微软雅黑" w:hint="eastAsia"/>
                <w:sz w:val="16"/>
                <w:szCs w:val="16"/>
              </w:rPr>
              <w:t xml:space="preserve">ESG </w:t>
            </w:r>
            <w:r>
              <w:rPr>
                <w:rFonts w:ascii="微软雅黑" w:eastAsia="微软雅黑" w:hAnsi="微软雅黑" w:cs="微软雅黑" w:hint="eastAsia"/>
                <w:sz w:val="16"/>
                <w:szCs w:val="16"/>
              </w:rPr>
              <w:t>评价三个维度计算的综合得分最高的</w:t>
            </w:r>
          </w:p>
        </w:tc>
        <w:tc>
          <w:tcPr>
            <w:tcW w:w="900" w:type="dxa"/>
            <w:vAlign w:val="center"/>
          </w:tcPr>
          <w:p w14:paraId="7702F698"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石油石化</w:t>
            </w:r>
          </w:p>
        </w:tc>
        <w:tc>
          <w:tcPr>
            <w:tcW w:w="859" w:type="dxa"/>
            <w:vAlign w:val="center"/>
          </w:tcPr>
          <w:p w14:paraId="47BB2BF1"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建筑装饰</w:t>
            </w:r>
          </w:p>
        </w:tc>
        <w:tc>
          <w:tcPr>
            <w:tcW w:w="860" w:type="dxa"/>
            <w:vAlign w:val="center"/>
          </w:tcPr>
          <w:p w14:paraId="729186CD" w14:textId="77777777" w:rsidR="00A3373E" w:rsidRDefault="004E53D6">
            <w:pPr>
              <w:widowControl/>
              <w:spacing w:before="120" w:afterLines="50" w:after="156" w:line="0" w:lineRule="atLeast"/>
              <w:jc w:val="center"/>
              <w:rPr>
                <w:rFonts w:ascii="微软雅黑" w:eastAsia="微软雅黑" w:hAnsi="微软雅黑" w:cs="微软雅黑"/>
                <w:sz w:val="22"/>
                <w:szCs w:val="28"/>
              </w:rPr>
            </w:pPr>
            <w:r>
              <w:rPr>
                <w:rFonts w:ascii="微软雅黑" w:eastAsia="微软雅黑" w:hAnsi="微软雅黑" w:cs="微软雅黑" w:hint="eastAsia"/>
                <w:sz w:val="16"/>
                <w:szCs w:val="16"/>
              </w:rPr>
              <w:t>公用事业</w:t>
            </w:r>
          </w:p>
        </w:tc>
        <w:tc>
          <w:tcPr>
            <w:tcW w:w="980" w:type="dxa"/>
            <w:vAlign w:val="center"/>
          </w:tcPr>
          <w:p w14:paraId="53ED66E6"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ESG</w:t>
            </w:r>
          </w:p>
        </w:tc>
      </w:tr>
      <w:tr w:rsidR="00A3373E" w14:paraId="09555A8B" w14:textId="77777777">
        <w:trPr>
          <w:trHeight w:val="341"/>
          <w:jc w:val="center"/>
        </w:trPr>
        <w:tc>
          <w:tcPr>
            <w:tcW w:w="1500" w:type="dxa"/>
            <w:vAlign w:val="center"/>
          </w:tcPr>
          <w:p w14:paraId="46F3E11E"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w:t>
            </w:r>
            <w:proofErr w:type="gramStart"/>
            <w:r>
              <w:rPr>
                <w:rFonts w:ascii="微软雅黑" w:eastAsia="微软雅黑" w:hAnsi="微软雅黑" w:cs="微软雅黑" w:hint="eastAsia"/>
                <w:sz w:val="16"/>
                <w:szCs w:val="16"/>
              </w:rPr>
              <w:t>证诚通央企</w:t>
            </w:r>
            <w:proofErr w:type="gramEnd"/>
            <w:r>
              <w:rPr>
                <w:rFonts w:ascii="微软雅黑" w:eastAsia="微软雅黑" w:hAnsi="微软雅黑" w:cs="微软雅黑" w:hint="eastAsia"/>
                <w:sz w:val="16"/>
                <w:szCs w:val="16"/>
              </w:rPr>
              <w:t>红利</w:t>
            </w:r>
          </w:p>
        </w:tc>
        <w:tc>
          <w:tcPr>
            <w:tcW w:w="2476" w:type="dxa"/>
            <w:vAlign w:val="center"/>
          </w:tcPr>
          <w:p w14:paraId="1510295F"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预期股息率较高</w:t>
            </w:r>
            <w:proofErr w:type="gramStart"/>
            <w:r>
              <w:rPr>
                <w:rFonts w:ascii="微软雅黑" w:eastAsia="微软雅黑" w:hAnsi="微软雅黑" w:cs="微软雅黑" w:hint="eastAsia"/>
                <w:sz w:val="16"/>
                <w:szCs w:val="16"/>
              </w:rPr>
              <w:t>的央企</w:t>
            </w:r>
            <w:proofErr w:type="gramEnd"/>
          </w:p>
        </w:tc>
        <w:tc>
          <w:tcPr>
            <w:tcW w:w="900" w:type="dxa"/>
            <w:vAlign w:val="center"/>
          </w:tcPr>
          <w:p w14:paraId="280FE373"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石油石化</w:t>
            </w:r>
          </w:p>
        </w:tc>
        <w:tc>
          <w:tcPr>
            <w:tcW w:w="859" w:type="dxa"/>
            <w:vAlign w:val="center"/>
          </w:tcPr>
          <w:p w14:paraId="049586A0"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公用事业</w:t>
            </w:r>
          </w:p>
        </w:tc>
        <w:tc>
          <w:tcPr>
            <w:tcW w:w="860" w:type="dxa"/>
            <w:vAlign w:val="center"/>
          </w:tcPr>
          <w:p w14:paraId="775A656A" w14:textId="77777777" w:rsidR="00A3373E" w:rsidRDefault="004E53D6">
            <w:pPr>
              <w:widowControl/>
              <w:spacing w:before="120" w:afterLines="50" w:after="156" w:line="0" w:lineRule="atLeast"/>
              <w:jc w:val="center"/>
              <w:rPr>
                <w:rFonts w:ascii="微软雅黑" w:eastAsia="微软雅黑" w:hAnsi="微软雅黑" w:cs="微软雅黑"/>
                <w:sz w:val="22"/>
                <w:szCs w:val="28"/>
              </w:rPr>
            </w:pPr>
            <w:r>
              <w:rPr>
                <w:rFonts w:ascii="微软雅黑" w:eastAsia="微软雅黑" w:hAnsi="微软雅黑" w:cs="微软雅黑" w:hint="eastAsia"/>
                <w:sz w:val="16"/>
                <w:szCs w:val="16"/>
              </w:rPr>
              <w:t>建筑装饰</w:t>
            </w:r>
          </w:p>
        </w:tc>
        <w:tc>
          <w:tcPr>
            <w:tcW w:w="980" w:type="dxa"/>
            <w:vAlign w:val="center"/>
          </w:tcPr>
          <w:p w14:paraId="61F183AC"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股东回报</w:t>
            </w:r>
          </w:p>
        </w:tc>
      </w:tr>
      <w:tr w:rsidR="00A3373E" w14:paraId="33E06E7B" w14:textId="77777777">
        <w:trPr>
          <w:trHeight w:val="341"/>
          <w:jc w:val="center"/>
        </w:trPr>
        <w:tc>
          <w:tcPr>
            <w:tcW w:w="1500" w:type="dxa"/>
            <w:vAlign w:val="center"/>
          </w:tcPr>
          <w:p w14:paraId="2A7F400B"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w:t>
            </w:r>
            <w:proofErr w:type="gramStart"/>
            <w:r>
              <w:rPr>
                <w:rFonts w:ascii="微软雅黑" w:eastAsia="微软雅黑" w:hAnsi="微软雅黑" w:cs="微软雅黑" w:hint="eastAsia"/>
                <w:sz w:val="16"/>
                <w:szCs w:val="16"/>
              </w:rPr>
              <w:t>证央企</w:t>
            </w:r>
            <w:proofErr w:type="gramEnd"/>
            <w:r>
              <w:rPr>
                <w:rFonts w:ascii="微软雅黑" w:eastAsia="微软雅黑" w:hAnsi="微软雅黑" w:cs="微软雅黑" w:hint="eastAsia"/>
                <w:sz w:val="16"/>
                <w:szCs w:val="16"/>
              </w:rPr>
              <w:t>ESG50</w:t>
            </w:r>
          </w:p>
        </w:tc>
        <w:tc>
          <w:tcPr>
            <w:tcW w:w="2476" w:type="dxa"/>
            <w:vAlign w:val="center"/>
          </w:tcPr>
          <w:p w14:paraId="6EC8ACA7"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各行业</w:t>
            </w:r>
            <w:proofErr w:type="gramStart"/>
            <w:r>
              <w:rPr>
                <w:rFonts w:ascii="微软雅黑" w:eastAsia="微软雅黑" w:hAnsi="微软雅黑" w:cs="微软雅黑" w:hint="eastAsia"/>
                <w:sz w:val="16"/>
                <w:szCs w:val="16"/>
              </w:rPr>
              <w:t>内中证</w:t>
            </w:r>
            <w:proofErr w:type="gramEnd"/>
            <w:r>
              <w:rPr>
                <w:rFonts w:ascii="微软雅黑" w:eastAsia="微软雅黑" w:hAnsi="微软雅黑" w:cs="微软雅黑" w:hint="eastAsia"/>
                <w:sz w:val="16"/>
                <w:szCs w:val="16"/>
              </w:rPr>
              <w:t>ESG</w:t>
            </w:r>
            <w:r>
              <w:rPr>
                <w:rFonts w:ascii="微软雅黑" w:eastAsia="微软雅黑" w:hAnsi="微软雅黑" w:cs="微软雅黑" w:hint="eastAsia"/>
                <w:sz w:val="16"/>
                <w:szCs w:val="16"/>
              </w:rPr>
              <w:t>评价最高</w:t>
            </w:r>
          </w:p>
        </w:tc>
        <w:tc>
          <w:tcPr>
            <w:tcW w:w="900" w:type="dxa"/>
            <w:vAlign w:val="center"/>
          </w:tcPr>
          <w:p w14:paraId="23946786"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公用事业</w:t>
            </w:r>
          </w:p>
        </w:tc>
        <w:tc>
          <w:tcPr>
            <w:tcW w:w="859" w:type="dxa"/>
            <w:vAlign w:val="center"/>
          </w:tcPr>
          <w:p w14:paraId="0F54460A"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石油石化</w:t>
            </w:r>
          </w:p>
        </w:tc>
        <w:tc>
          <w:tcPr>
            <w:tcW w:w="860" w:type="dxa"/>
            <w:vAlign w:val="center"/>
          </w:tcPr>
          <w:p w14:paraId="2F0FB69D" w14:textId="77777777" w:rsidR="00A3373E" w:rsidRDefault="004E53D6">
            <w:pPr>
              <w:widowControl/>
              <w:spacing w:before="120" w:afterLines="50" w:after="156" w:line="0" w:lineRule="atLeast"/>
              <w:jc w:val="center"/>
              <w:rPr>
                <w:rFonts w:ascii="微软雅黑" w:eastAsia="微软雅黑" w:hAnsi="微软雅黑" w:cs="微软雅黑"/>
                <w:sz w:val="22"/>
                <w:szCs w:val="28"/>
              </w:rPr>
            </w:pPr>
            <w:r>
              <w:rPr>
                <w:rFonts w:ascii="微软雅黑" w:eastAsia="微软雅黑" w:hAnsi="微软雅黑" w:cs="微软雅黑" w:hint="eastAsia"/>
                <w:sz w:val="16"/>
                <w:szCs w:val="16"/>
              </w:rPr>
              <w:t>建筑装饰</w:t>
            </w:r>
          </w:p>
        </w:tc>
        <w:tc>
          <w:tcPr>
            <w:tcW w:w="980" w:type="dxa"/>
            <w:vAlign w:val="center"/>
          </w:tcPr>
          <w:p w14:paraId="08DD7BBB"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ESG</w:t>
            </w:r>
          </w:p>
        </w:tc>
      </w:tr>
      <w:tr w:rsidR="00A3373E" w14:paraId="2109BBAA" w14:textId="77777777">
        <w:trPr>
          <w:trHeight w:val="341"/>
          <w:jc w:val="center"/>
        </w:trPr>
        <w:tc>
          <w:tcPr>
            <w:tcW w:w="1500" w:type="dxa"/>
            <w:vAlign w:val="center"/>
          </w:tcPr>
          <w:p w14:paraId="43FB2B57"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w:t>
            </w:r>
            <w:proofErr w:type="gramStart"/>
            <w:r>
              <w:rPr>
                <w:rFonts w:ascii="微软雅黑" w:eastAsia="微软雅黑" w:hAnsi="微软雅黑" w:cs="微软雅黑" w:hint="eastAsia"/>
                <w:sz w:val="16"/>
                <w:szCs w:val="16"/>
              </w:rPr>
              <w:t>证央企</w:t>
            </w:r>
            <w:proofErr w:type="gramEnd"/>
            <w:r>
              <w:rPr>
                <w:rFonts w:ascii="微软雅黑" w:eastAsia="微软雅黑" w:hAnsi="微软雅黑" w:cs="微软雅黑" w:hint="eastAsia"/>
                <w:sz w:val="16"/>
                <w:szCs w:val="16"/>
              </w:rPr>
              <w:t>红利</w:t>
            </w:r>
            <w:r>
              <w:rPr>
                <w:rFonts w:ascii="微软雅黑" w:eastAsia="微软雅黑" w:hAnsi="微软雅黑" w:cs="微软雅黑" w:hint="eastAsia"/>
                <w:sz w:val="16"/>
                <w:szCs w:val="16"/>
              </w:rPr>
              <w:t>50</w:t>
            </w:r>
          </w:p>
        </w:tc>
        <w:tc>
          <w:tcPr>
            <w:tcW w:w="2476" w:type="dxa"/>
            <w:vAlign w:val="center"/>
          </w:tcPr>
          <w:p w14:paraId="15BA8D76"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现金股息率较高的</w:t>
            </w:r>
          </w:p>
        </w:tc>
        <w:tc>
          <w:tcPr>
            <w:tcW w:w="900" w:type="dxa"/>
            <w:vAlign w:val="center"/>
          </w:tcPr>
          <w:p w14:paraId="30D1AE14"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石油石化</w:t>
            </w:r>
          </w:p>
        </w:tc>
        <w:tc>
          <w:tcPr>
            <w:tcW w:w="859" w:type="dxa"/>
            <w:vAlign w:val="center"/>
          </w:tcPr>
          <w:p w14:paraId="770FF04E"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公用事业</w:t>
            </w:r>
          </w:p>
        </w:tc>
        <w:tc>
          <w:tcPr>
            <w:tcW w:w="860" w:type="dxa"/>
            <w:vAlign w:val="center"/>
          </w:tcPr>
          <w:p w14:paraId="3982E5A2"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建筑装饰</w:t>
            </w:r>
          </w:p>
        </w:tc>
        <w:tc>
          <w:tcPr>
            <w:tcW w:w="980" w:type="dxa"/>
            <w:vAlign w:val="center"/>
          </w:tcPr>
          <w:p w14:paraId="6DB05715"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股东回报</w:t>
            </w:r>
          </w:p>
        </w:tc>
      </w:tr>
      <w:tr w:rsidR="00A3373E" w14:paraId="54AE9E7E" w14:textId="77777777">
        <w:trPr>
          <w:trHeight w:val="341"/>
          <w:jc w:val="center"/>
        </w:trPr>
        <w:tc>
          <w:tcPr>
            <w:tcW w:w="1500" w:type="dxa"/>
            <w:vAlign w:val="center"/>
          </w:tcPr>
          <w:p w14:paraId="0D712621"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w:t>
            </w:r>
            <w:proofErr w:type="gramStart"/>
            <w:r>
              <w:rPr>
                <w:rFonts w:ascii="微软雅黑" w:eastAsia="微软雅黑" w:hAnsi="微软雅黑" w:cs="微软雅黑" w:hint="eastAsia"/>
                <w:sz w:val="16"/>
                <w:szCs w:val="16"/>
              </w:rPr>
              <w:t>证央企</w:t>
            </w:r>
            <w:proofErr w:type="gramEnd"/>
            <w:r>
              <w:rPr>
                <w:rFonts w:ascii="微软雅黑" w:eastAsia="微软雅黑" w:hAnsi="微软雅黑" w:cs="微软雅黑" w:hint="eastAsia"/>
                <w:sz w:val="16"/>
                <w:szCs w:val="16"/>
              </w:rPr>
              <w:t>高端制造</w:t>
            </w:r>
          </w:p>
        </w:tc>
        <w:tc>
          <w:tcPr>
            <w:tcW w:w="2476" w:type="dxa"/>
            <w:vAlign w:val="center"/>
          </w:tcPr>
          <w:p w14:paraId="48D06A66"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业务涉及高瑞装备制造</w:t>
            </w:r>
            <w:proofErr w:type="gramStart"/>
            <w:r>
              <w:rPr>
                <w:rFonts w:ascii="微软雅黑" w:eastAsia="微软雅黑" w:hAnsi="微软雅黑" w:cs="微软雅黑" w:hint="eastAsia"/>
                <w:sz w:val="16"/>
                <w:szCs w:val="16"/>
              </w:rPr>
              <w:t>上市央企</w:t>
            </w:r>
            <w:proofErr w:type="gramEnd"/>
          </w:p>
        </w:tc>
        <w:tc>
          <w:tcPr>
            <w:tcW w:w="900" w:type="dxa"/>
            <w:vAlign w:val="center"/>
          </w:tcPr>
          <w:p w14:paraId="7E8E9D8C"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国防军工</w:t>
            </w:r>
          </w:p>
        </w:tc>
        <w:tc>
          <w:tcPr>
            <w:tcW w:w="859" w:type="dxa"/>
            <w:vAlign w:val="center"/>
          </w:tcPr>
          <w:p w14:paraId="403F038A"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计算机</w:t>
            </w:r>
          </w:p>
        </w:tc>
        <w:tc>
          <w:tcPr>
            <w:tcW w:w="860" w:type="dxa"/>
            <w:vAlign w:val="center"/>
          </w:tcPr>
          <w:p w14:paraId="4C778C64"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机械设备</w:t>
            </w:r>
          </w:p>
        </w:tc>
        <w:tc>
          <w:tcPr>
            <w:tcW w:w="980" w:type="dxa"/>
            <w:vAlign w:val="center"/>
          </w:tcPr>
          <w:p w14:paraId="2151A834"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科技安全</w:t>
            </w:r>
          </w:p>
        </w:tc>
      </w:tr>
      <w:tr w:rsidR="00A3373E" w14:paraId="550856C3" w14:textId="77777777">
        <w:trPr>
          <w:trHeight w:val="341"/>
          <w:jc w:val="center"/>
        </w:trPr>
        <w:tc>
          <w:tcPr>
            <w:tcW w:w="1500" w:type="dxa"/>
            <w:vAlign w:val="center"/>
          </w:tcPr>
          <w:p w14:paraId="4A032C2D"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w:t>
            </w:r>
            <w:proofErr w:type="gramStart"/>
            <w:r>
              <w:rPr>
                <w:rFonts w:ascii="微软雅黑" w:eastAsia="微软雅黑" w:hAnsi="微软雅黑" w:cs="微软雅黑" w:hint="eastAsia"/>
                <w:sz w:val="16"/>
                <w:szCs w:val="16"/>
              </w:rPr>
              <w:t>证央企</w:t>
            </w:r>
            <w:proofErr w:type="gramEnd"/>
            <w:r>
              <w:rPr>
                <w:rFonts w:ascii="微软雅黑" w:eastAsia="微软雅黑" w:hAnsi="微软雅黑" w:cs="微软雅黑" w:hint="eastAsia"/>
                <w:sz w:val="16"/>
                <w:szCs w:val="16"/>
              </w:rPr>
              <w:t>基建</w:t>
            </w:r>
          </w:p>
        </w:tc>
        <w:tc>
          <w:tcPr>
            <w:tcW w:w="2476" w:type="dxa"/>
            <w:vAlign w:val="center"/>
          </w:tcPr>
          <w:p w14:paraId="76C2A378"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业务涉及基建领域的</w:t>
            </w:r>
            <w:proofErr w:type="gramStart"/>
            <w:r>
              <w:rPr>
                <w:rFonts w:ascii="微软雅黑" w:eastAsia="微软雅黑" w:hAnsi="微软雅黑" w:cs="微软雅黑" w:hint="eastAsia"/>
                <w:sz w:val="16"/>
                <w:szCs w:val="16"/>
              </w:rPr>
              <w:t>上市央企</w:t>
            </w:r>
            <w:proofErr w:type="gramEnd"/>
          </w:p>
        </w:tc>
        <w:tc>
          <w:tcPr>
            <w:tcW w:w="900" w:type="dxa"/>
            <w:vAlign w:val="center"/>
          </w:tcPr>
          <w:p w14:paraId="24062CBB"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建筑装饰</w:t>
            </w:r>
          </w:p>
        </w:tc>
        <w:tc>
          <w:tcPr>
            <w:tcW w:w="859" w:type="dxa"/>
            <w:vAlign w:val="center"/>
          </w:tcPr>
          <w:p w14:paraId="1BEEB869"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机械设备</w:t>
            </w:r>
          </w:p>
        </w:tc>
        <w:tc>
          <w:tcPr>
            <w:tcW w:w="860" w:type="dxa"/>
            <w:vAlign w:val="center"/>
          </w:tcPr>
          <w:p w14:paraId="302549A5"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电力设备</w:t>
            </w:r>
          </w:p>
        </w:tc>
        <w:tc>
          <w:tcPr>
            <w:tcW w:w="980" w:type="dxa"/>
            <w:vAlign w:val="center"/>
          </w:tcPr>
          <w:p w14:paraId="21870CF2"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其他</w:t>
            </w:r>
          </w:p>
        </w:tc>
      </w:tr>
      <w:tr w:rsidR="00A3373E" w14:paraId="4F437572" w14:textId="77777777">
        <w:trPr>
          <w:trHeight w:val="434"/>
          <w:jc w:val="center"/>
        </w:trPr>
        <w:tc>
          <w:tcPr>
            <w:tcW w:w="1500" w:type="dxa"/>
            <w:vAlign w:val="center"/>
          </w:tcPr>
          <w:p w14:paraId="3BF54F2E"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中</w:t>
            </w:r>
            <w:proofErr w:type="gramStart"/>
            <w:r>
              <w:rPr>
                <w:rFonts w:ascii="微软雅黑" w:eastAsia="微软雅黑" w:hAnsi="微软雅黑" w:cs="微软雅黑" w:hint="eastAsia"/>
                <w:sz w:val="16"/>
                <w:szCs w:val="16"/>
              </w:rPr>
              <w:t>证国新央企</w:t>
            </w:r>
            <w:proofErr w:type="gramEnd"/>
            <w:r>
              <w:rPr>
                <w:rFonts w:ascii="微软雅黑" w:eastAsia="微软雅黑" w:hAnsi="微软雅黑" w:cs="微软雅黑" w:hint="eastAsia"/>
                <w:sz w:val="16"/>
                <w:szCs w:val="16"/>
              </w:rPr>
              <w:t>ESG</w:t>
            </w:r>
            <w:r>
              <w:rPr>
                <w:rFonts w:ascii="微软雅黑" w:eastAsia="微软雅黑" w:hAnsi="微软雅黑" w:cs="微软雅黑" w:hint="eastAsia"/>
                <w:sz w:val="16"/>
                <w:szCs w:val="16"/>
              </w:rPr>
              <w:t>成长</w:t>
            </w:r>
            <w:r>
              <w:rPr>
                <w:rFonts w:ascii="微软雅黑" w:eastAsia="微软雅黑" w:hAnsi="微软雅黑" w:cs="微软雅黑" w:hint="eastAsia"/>
                <w:sz w:val="16"/>
                <w:szCs w:val="16"/>
              </w:rPr>
              <w:t>100</w:t>
            </w:r>
          </w:p>
        </w:tc>
        <w:tc>
          <w:tcPr>
            <w:tcW w:w="2476" w:type="dxa"/>
            <w:vAlign w:val="center"/>
          </w:tcPr>
          <w:p w14:paraId="4CEB7778" w14:textId="77777777" w:rsidR="00A3373E" w:rsidRDefault="004E53D6">
            <w:pPr>
              <w:widowControl/>
              <w:spacing w:before="120" w:afterLines="50" w:after="156" w:line="0" w:lineRule="atLeast"/>
              <w:jc w:val="center"/>
              <w:rPr>
                <w:rFonts w:ascii="微软雅黑" w:eastAsia="微软雅黑" w:hAnsi="微软雅黑" w:cs="微软雅黑"/>
                <w:sz w:val="16"/>
                <w:szCs w:val="16"/>
              </w:rPr>
            </w:pPr>
            <w:r>
              <w:rPr>
                <w:rFonts w:ascii="微软雅黑" w:eastAsia="微软雅黑" w:hAnsi="微软雅黑" w:cs="微软雅黑" w:hint="eastAsia"/>
                <w:sz w:val="16"/>
                <w:szCs w:val="16"/>
              </w:rPr>
              <w:t>ESG</w:t>
            </w:r>
            <w:r>
              <w:rPr>
                <w:rFonts w:ascii="微软雅黑" w:eastAsia="微软雅黑" w:hAnsi="微软雅黑" w:cs="微软雅黑" w:hint="eastAsia"/>
                <w:sz w:val="16"/>
                <w:szCs w:val="16"/>
              </w:rPr>
              <w:t>综合得分靠前的上市</w:t>
            </w:r>
            <w:proofErr w:type="gramStart"/>
            <w:r>
              <w:rPr>
                <w:rFonts w:ascii="微软雅黑" w:eastAsia="微软雅黑" w:hAnsi="微软雅黑" w:cs="微软雅黑" w:hint="eastAsia"/>
                <w:sz w:val="16"/>
                <w:szCs w:val="16"/>
              </w:rPr>
              <w:t>央</w:t>
            </w:r>
            <w:proofErr w:type="gramEnd"/>
            <w:r>
              <w:rPr>
                <w:rFonts w:ascii="微软雅黑" w:eastAsia="微软雅黑" w:hAnsi="微软雅黑" w:cs="微软雅黑" w:hint="eastAsia"/>
                <w:sz w:val="16"/>
                <w:szCs w:val="16"/>
              </w:rPr>
              <w:t>企及盈利能力强、成长性较高的公司</w:t>
            </w:r>
          </w:p>
        </w:tc>
        <w:tc>
          <w:tcPr>
            <w:tcW w:w="900" w:type="dxa"/>
            <w:vAlign w:val="center"/>
          </w:tcPr>
          <w:p w14:paraId="005315AF"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公用事业</w:t>
            </w:r>
          </w:p>
        </w:tc>
        <w:tc>
          <w:tcPr>
            <w:tcW w:w="859" w:type="dxa"/>
            <w:vAlign w:val="center"/>
          </w:tcPr>
          <w:p w14:paraId="0E737AF2" w14:textId="77777777" w:rsidR="00A3373E" w:rsidRDefault="004E53D6">
            <w:pPr>
              <w:widowControl/>
              <w:spacing w:before="120" w:afterLines="50" w:after="156"/>
              <w:jc w:val="center"/>
              <w:rPr>
                <w:rFonts w:ascii="微软雅黑" w:eastAsia="微软雅黑" w:hAnsi="微软雅黑" w:cs="微软雅黑"/>
                <w:sz w:val="22"/>
                <w:szCs w:val="28"/>
              </w:rPr>
            </w:pPr>
            <w:r>
              <w:rPr>
                <w:rFonts w:ascii="微软雅黑" w:eastAsia="微软雅黑" w:hAnsi="微软雅黑" w:cs="微软雅黑" w:hint="eastAsia"/>
                <w:sz w:val="16"/>
                <w:szCs w:val="16"/>
              </w:rPr>
              <w:t>煤炭</w:t>
            </w:r>
          </w:p>
        </w:tc>
        <w:tc>
          <w:tcPr>
            <w:tcW w:w="860" w:type="dxa"/>
            <w:vAlign w:val="center"/>
          </w:tcPr>
          <w:p w14:paraId="7F405B5F" w14:textId="77777777" w:rsidR="00A3373E" w:rsidRDefault="004E53D6">
            <w:pPr>
              <w:widowControl/>
              <w:spacing w:before="120" w:afterLines="50" w:after="156" w:line="0" w:lineRule="atLeast"/>
              <w:jc w:val="center"/>
              <w:rPr>
                <w:rFonts w:ascii="微软雅黑" w:eastAsia="微软雅黑" w:hAnsi="微软雅黑" w:cs="微软雅黑"/>
                <w:sz w:val="22"/>
                <w:szCs w:val="28"/>
              </w:rPr>
            </w:pPr>
            <w:r>
              <w:rPr>
                <w:rFonts w:ascii="微软雅黑" w:eastAsia="微软雅黑" w:hAnsi="微软雅黑" w:cs="微软雅黑" w:hint="eastAsia"/>
                <w:sz w:val="16"/>
                <w:szCs w:val="16"/>
              </w:rPr>
              <w:t>计算机</w:t>
            </w:r>
          </w:p>
        </w:tc>
        <w:tc>
          <w:tcPr>
            <w:tcW w:w="980" w:type="dxa"/>
            <w:vAlign w:val="center"/>
          </w:tcPr>
          <w:p w14:paraId="62FE4254" w14:textId="77777777" w:rsidR="00A3373E" w:rsidRDefault="004E53D6">
            <w:pPr>
              <w:widowControl/>
              <w:spacing w:before="120" w:afterLines="50" w:after="156"/>
              <w:jc w:val="center"/>
              <w:rPr>
                <w:rFonts w:ascii="微软雅黑" w:eastAsia="微软雅黑" w:hAnsi="微软雅黑" w:cs="微软雅黑"/>
                <w:sz w:val="16"/>
                <w:szCs w:val="16"/>
              </w:rPr>
            </w:pPr>
            <w:r>
              <w:rPr>
                <w:rFonts w:ascii="微软雅黑" w:eastAsia="微软雅黑" w:hAnsi="微软雅黑" w:cs="微软雅黑" w:hint="eastAsia"/>
                <w:sz w:val="16"/>
                <w:szCs w:val="16"/>
              </w:rPr>
              <w:t>ESG</w:t>
            </w:r>
          </w:p>
        </w:tc>
      </w:tr>
    </w:tbl>
    <w:p w14:paraId="69FD6397" w14:textId="77777777" w:rsidR="00A3373E" w:rsidRDefault="004E53D6">
      <w:pPr>
        <w:ind w:firstLineChars="200" w:firstLine="360"/>
        <w:jc w:val="right"/>
        <w:rPr>
          <w:sz w:val="18"/>
          <w:szCs w:val="21"/>
        </w:rPr>
      </w:pPr>
      <w:r>
        <w:rPr>
          <w:rFonts w:hint="eastAsia"/>
          <w:sz w:val="18"/>
          <w:szCs w:val="21"/>
        </w:rPr>
        <w:t>数据来源：</w:t>
      </w:r>
      <w:r>
        <w:rPr>
          <w:rFonts w:hint="eastAsia"/>
          <w:sz w:val="18"/>
          <w:szCs w:val="21"/>
        </w:rPr>
        <w:t>wind</w:t>
      </w:r>
      <w:r>
        <w:rPr>
          <w:rFonts w:hint="eastAsia"/>
          <w:sz w:val="18"/>
          <w:szCs w:val="21"/>
        </w:rPr>
        <w:t>、财通证券</w:t>
      </w:r>
    </w:p>
    <w:p w14:paraId="38E27524" w14:textId="77777777" w:rsidR="00A3373E" w:rsidRDefault="004E53D6">
      <w:pPr>
        <w:pStyle w:val="1"/>
        <w:spacing w:before="120" w:beforeAutospacing="0" w:afterLines="50" w:after="156" w:afterAutospacing="0" w:line="312" w:lineRule="auto"/>
        <w:rPr>
          <w:rFonts w:eastAsia="宋体" w:cs="宋体" w:hint="default"/>
          <w:b w:val="0"/>
          <w:bCs w:val="0"/>
          <w:kern w:val="2"/>
          <w:szCs w:val="32"/>
        </w:rPr>
      </w:pPr>
      <w:r>
        <w:rPr>
          <w:rFonts w:eastAsia="宋体" w:cs="宋体"/>
        </w:rPr>
        <w:lastRenderedPageBreak/>
        <w:t>3</w:t>
      </w:r>
      <w:r>
        <w:rPr>
          <w:rFonts w:eastAsia="宋体" w:cs="宋体"/>
        </w:rPr>
        <w:t>、运营商分析：运营</w:t>
      </w:r>
      <w:proofErr w:type="gramStart"/>
      <w:r>
        <w:rPr>
          <w:rFonts w:eastAsia="宋体" w:cs="宋体"/>
        </w:rPr>
        <w:t>商整体</w:t>
      </w:r>
      <w:proofErr w:type="gramEnd"/>
      <w:r>
        <w:rPr>
          <w:rFonts w:eastAsia="宋体" w:cs="宋体"/>
        </w:rPr>
        <w:t>表现较好，科技创新能力仍具上升空间，有望被</w:t>
      </w:r>
      <w:proofErr w:type="gramStart"/>
      <w:r>
        <w:rPr>
          <w:rFonts w:eastAsia="宋体" w:cs="宋体"/>
        </w:rPr>
        <w:t>更多指数</w:t>
      </w:r>
      <w:proofErr w:type="gramEnd"/>
      <w:r>
        <w:rPr>
          <w:rFonts w:eastAsia="宋体" w:cs="宋体"/>
        </w:rPr>
        <w:t>覆盖</w:t>
      </w:r>
    </w:p>
    <w:p w14:paraId="62B4C563" w14:textId="77777777" w:rsidR="00A3373E" w:rsidRDefault="004E53D6">
      <w:pPr>
        <w:pStyle w:val="a5"/>
        <w:widowControl/>
        <w:shd w:val="clear" w:color="auto" w:fill="FFFFFF"/>
        <w:spacing w:before="120" w:beforeAutospacing="0" w:afterLines="50" w:after="156" w:afterAutospacing="0" w:line="312" w:lineRule="auto"/>
        <w:ind w:firstLineChars="200" w:firstLine="480"/>
        <w:rPr>
          <w:rFonts w:cstheme="minorBidi"/>
          <w:kern w:val="2"/>
          <w:szCs w:val="32"/>
        </w:rPr>
      </w:pPr>
      <w:r>
        <w:rPr>
          <w:rFonts w:cstheme="minorBidi" w:hint="eastAsia"/>
          <w:kern w:val="2"/>
          <w:szCs w:val="32"/>
        </w:rPr>
        <w:t>中国电信和中国移动由于</w:t>
      </w:r>
      <w:r>
        <w:rPr>
          <w:rFonts w:cstheme="minorBidi" w:hint="eastAsia"/>
          <w:kern w:val="2"/>
          <w:szCs w:val="32"/>
        </w:rPr>
        <w:t>A</w:t>
      </w:r>
      <w:r>
        <w:rPr>
          <w:rFonts w:cstheme="minorBidi" w:hint="eastAsia"/>
          <w:kern w:val="2"/>
          <w:szCs w:val="32"/>
        </w:rPr>
        <w:t>股上市时间较短，暂未被</w:t>
      </w:r>
      <w:proofErr w:type="gramStart"/>
      <w:r>
        <w:rPr>
          <w:rFonts w:cstheme="minorBidi" w:hint="eastAsia"/>
          <w:kern w:val="2"/>
          <w:szCs w:val="32"/>
        </w:rPr>
        <w:t>央企主题</w:t>
      </w:r>
      <w:proofErr w:type="gramEnd"/>
      <w:r>
        <w:rPr>
          <w:rFonts w:cstheme="minorBidi" w:hint="eastAsia"/>
          <w:kern w:val="2"/>
          <w:szCs w:val="32"/>
        </w:rPr>
        <w:t>指数覆盖，中国联通目前</w:t>
      </w:r>
      <w:proofErr w:type="gramStart"/>
      <w:r>
        <w:rPr>
          <w:rFonts w:cstheme="minorBidi" w:hint="eastAsia"/>
          <w:kern w:val="2"/>
          <w:szCs w:val="32"/>
        </w:rPr>
        <w:t>被诚通央企</w:t>
      </w:r>
      <w:proofErr w:type="gramEnd"/>
      <w:r>
        <w:rPr>
          <w:rFonts w:cstheme="minorBidi" w:hint="eastAsia"/>
          <w:kern w:val="2"/>
          <w:szCs w:val="32"/>
        </w:rPr>
        <w:t>ESG</w:t>
      </w:r>
      <w:r>
        <w:rPr>
          <w:rFonts w:cstheme="minorBidi" w:hint="eastAsia"/>
          <w:kern w:val="2"/>
          <w:szCs w:val="32"/>
        </w:rPr>
        <w:t>、</w:t>
      </w:r>
      <w:proofErr w:type="gramStart"/>
      <w:r>
        <w:rPr>
          <w:rFonts w:cstheme="minorBidi" w:hint="eastAsia"/>
          <w:kern w:val="2"/>
          <w:szCs w:val="32"/>
        </w:rPr>
        <w:t>央企</w:t>
      </w:r>
      <w:r>
        <w:rPr>
          <w:rFonts w:cstheme="minorBidi" w:hint="eastAsia"/>
          <w:kern w:val="2"/>
          <w:szCs w:val="32"/>
        </w:rPr>
        <w:t>ESG</w:t>
      </w:r>
      <w:r>
        <w:rPr>
          <w:rFonts w:cstheme="minorBidi" w:hint="eastAsia"/>
          <w:kern w:val="2"/>
          <w:szCs w:val="32"/>
        </w:rPr>
        <w:t>及诚通央企</w:t>
      </w:r>
      <w:proofErr w:type="gramEnd"/>
      <w:r>
        <w:rPr>
          <w:rFonts w:cstheme="minorBidi" w:hint="eastAsia"/>
          <w:kern w:val="2"/>
          <w:szCs w:val="32"/>
        </w:rPr>
        <w:t>红利</w:t>
      </w:r>
      <w:r>
        <w:rPr>
          <w:rFonts w:cstheme="minorBidi" w:hint="eastAsia"/>
          <w:kern w:val="2"/>
          <w:szCs w:val="32"/>
        </w:rPr>
        <w:t xml:space="preserve"> 3</w:t>
      </w:r>
      <w:r>
        <w:rPr>
          <w:rFonts w:cstheme="minorBidi" w:hint="eastAsia"/>
          <w:kern w:val="2"/>
          <w:szCs w:val="32"/>
        </w:rPr>
        <w:t>支指数收录。</w:t>
      </w:r>
    </w:p>
    <w:p w14:paraId="4C05429A" w14:textId="77777777" w:rsidR="00A3373E" w:rsidRDefault="004E53D6">
      <w:pPr>
        <w:ind w:firstLineChars="200" w:firstLine="422"/>
        <w:jc w:val="center"/>
        <w:rPr>
          <w:b/>
          <w:bCs/>
        </w:rPr>
      </w:pPr>
      <w:r>
        <w:rPr>
          <w:rFonts w:hint="eastAsia"/>
          <w:b/>
          <w:bCs/>
        </w:rPr>
        <w:t>运营商与高覆盖个股对标分析</w:t>
      </w:r>
    </w:p>
    <w:tbl>
      <w:tblPr>
        <w:tblW w:w="4992" w:type="pct"/>
        <w:jc w:val="center"/>
        <w:tblLook w:val="04A0" w:firstRow="1" w:lastRow="0" w:firstColumn="1" w:lastColumn="0" w:noHBand="0" w:noVBand="1"/>
      </w:tblPr>
      <w:tblGrid>
        <w:gridCol w:w="856"/>
        <w:gridCol w:w="856"/>
        <w:gridCol w:w="666"/>
        <w:gridCol w:w="497"/>
        <w:gridCol w:w="516"/>
        <w:gridCol w:w="516"/>
        <w:gridCol w:w="1498"/>
        <w:gridCol w:w="755"/>
        <w:gridCol w:w="897"/>
        <w:gridCol w:w="595"/>
        <w:gridCol w:w="856"/>
      </w:tblGrid>
      <w:tr w:rsidR="00A3373E" w14:paraId="6371CA96" w14:textId="77777777">
        <w:trPr>
          <w:trHeight w:val="264"/>
          <w:jc w:val="center"/>
        </w:trPr>
        <w:tc>
          <w:tcPr>
            <w:tcW w:w="5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8ED6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股票代码</w:t>
            </w:r>
          </w:p>
        </w:tc>
        <w:tc>
          <w:tcPr>
            <w:tcW w:w="5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871F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证券名称</w:t>
            </w:r>
          </w:p>
        </w:tc>
        <w:tc>
          <w:tcPr>
            <w:tcW w:w="2168" w:type="pct"/>
            <w:gridSpan w:val="5"/>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D9F47E"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被纳入指数数量</w:t>
            </w:r>
          </w:p>
        </w:tc>
        <w:tc>
          <w:tcPr>
            <w:tcW w:w="444"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5553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股息率</w:t>
            </w:r>
            <w:r>
              <w:rPr>
                <w:rStyle w:val="aa"/>
                <w:rFonts w:ascii="微软雅黑" w:eastAsia="微软雅黑" w:hAnsi="微软雅黑" w:cs="微软雅黑" w:hint="eastAsia"/>
                <w:color w:val="000000"/>
                <w:kern w:val="0"/>
                <w:sz w:val="16"/>
                <w:szCs w:val="16"/>
                <w:lang w:bidi="ar"/>
              </w:rPr>
              <w:footnoteReference w:id="1"/>
            </w:r>
          </w:p>
        </w:tc>
        <w:tc>
          <w:tcPr>
            <w:tcW w:w="528"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3BDA8" w14:textId="77777777" w:rsidR="00A3373E" w:rsidRDefault="004E53D6">
            <w:pPr>
              <w:widowControl/>
              <w:jc w:val="center"/>
              <w:textAlignment w:val="center"/>
              <w:rPr>
                <w:rFonts w:ascii="微软雅黑" w:eastAsia="微软雅黑" w:hAnsi="微软雅黑" w:cs="微软雅黑"/>
                <w:color w:val="000000"/>
                <w:kern w:val="0"/>
                <w:sz w:val="16"/>
                <w:szCs w:val="16"/>
                <w:lang w:bidi="ar"/>
              </w:rPr>
            </w:pPr>
            <w:r>
              <w:rPr>
                <w:rFonts w:ascii="微软雅黑" w:eastAsia="微软雅黑" w:hAnsi="微软雅黑" w:cs="微软雅黑" w:hint="eastAsia"/>
                <w:color w:val="000000"/>
                <w:kern w:val="0"/>
                <w:sz w:val="16"/>
                <w:szCs w:val="16"/>
                <w:lang w:bidi="ar"/>
              </w:rPr>
              <w:t>上市以来</w:t>
            </w:r>
          </w:p>
          <w:p w14:paraId="592FAE3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分红率</w:t>
            </w:r>
            <w:r>
              <w:rPr>
                <w:rFonts w:ascii="微软雅黑" w:eastAsia="微软雅黑" w:hAnsi="微软雅黑" w:cs="微软雅黑" w:hint="eastAsia"/>
                <w:color w:val="000000"/>
                <w:kern w:val="0"/>
                <w:sz w:val="16"/>
                <w:szCs w:val="16"/>
                <w:lang w:bidi="ar"/>
              </w:rPr>
              <w:t>%</w:t>
            </w:r>
            <w:r>
              <w:rPr>
                <w:rStyle w:val="aa"/>
                <w:rFonts w:ascii="微软雅黑" w:eastAsia="微软雅黑" w:hAnsi="微软雅黑" w:cs="微软雅黑" w:hint="eastAsia"/>
                <w:color w:val="000000"/>
                <w:kern w:val="0"/>
                <w:sz w:val="16"/>
                <w:szCs w:val="16"/>
                <w:lang w:bidi="ar"/>
              </w:rPr>
              <w:footnoteReference w:id="2"/>
            </w:r>
          </w:p>
        </w:tc>
        <w:tc>
          <w:tcPr>
            <w:tcW w:w="35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B9288" w14:textId="77777777" w:rsidR="00A3373E" w:rsidRDefault="004E53D6">
            <w:pPr>
              <w:widowControl/>
              <w:jc w:val="center"/>
              <w:textAlignment w:val="center"/>
              <w:rPr>
                <w:rFonts w:ascii="微软雅黑" w:eastAsia="微软雅黑" w:hAnsi="微软雅黑" w:cs="微软雅黑"/>
                <w:color w:val="000000"/>
                <w:kern w:val="0"/>
                <w:sz w:val="16"/>
                <w:szCs w:val="16"/>
                <w:lang w:bidi="ar"/>
              </w:rPr>
            </w:pPr>
            <w:r>
              <w:rPr>
                <w:rFonts w:ascii="微软雅黑" w:eastAsia="微软雅黑" w:hAnsi="微软雅黑" w:cs="微软雅黑" w:hint="eastAsia"/>
                <w:color w:val="000000"/>
                <w:kern w:val="0"/>
                <w:sz w:val="16"/>
                <w:szCs w:val="16"/>
                <w:lang w:bidi="ar"/>
              </w:rPr>
              <w:t>ESG</w:t>
            </w:r>
          </w:p>
          <w:p w14:paraId="29712C5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评分</w:t>
            </w:r>
            <w:r>
              <w:rPr>
                <w:rStyle w:val="aa"/>
                <w:rFonts w:ascii="微软雅黑" w:eastAsia="微软雅黑" w:hAnsi="微软雅黑" w:cs="微软雅黑" w:hint="eastAsia"/>
                <w:color w:val="000000"/>
                <w:kern w:val="0"/>
                <w:sz w:val="16"/>
                <w:szCs w:val="16"/>
                <w:lang w:bidi="ar"/>
              </w:rPr>
              <w:footnoteReference w:id="3"/>
            </w:r>
          </w:p>
        </w:tc>
        <w:tc>
          <w:tcPr>
            <w:tcW w:w="5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FFE7E" w14:textId="77777777" w:rsidR="00A3373E" w:rsidRDefault="004E53D6">
            <w:pPr>
              <w:widowControl/>
              <w:jc w:val="center"/>
              <w:textAlignment w:val="center"/>
              <w:rPr>
                <w:rFonts w:ascii="微软雅黑" w:eastAsia="微软雅黑" w:hAnsi="微软雅黑" w:cs="微软雅黑"/>
                <w:color w:val="000000"/>
                <w:kern w:val="0"/>
                <w:sz w:val="16"/>
                <w:szCs w:val="16"/>
                <w:lang w:bidi="ar"/>
              </w:rPr>
            </w:pPr>
            <w:r>
              <w:rPr>
                <w:rFonts w:ascii="微软雅黑" w:eastAsia="微软雅黑" w:hAnsi="微软雅黑" w:cs="微软雅黑" w:hint="eastAsia"/>
                <w:color w:val="000000"/>
                <w:kern w:val="0"/>
                <w:sz w:val="16"/>
                <w:szCs w:val="16"/>
                <w:lang w:bidi="ar"/>
              </w:rPr>
              <w:t>研发支出</w:t>
            </w:r>
          </w:p>
          <w:p w14:paraId="61931AA3" w14:textId="77777777" w:rsidR="00A3373E" w:rsidRDefault="004E53D6">
            <w:pPr>
              <w:widowControl/>
              <w:jc w:val="center"/>
              <w:textAlignment w:val="center"/>
              <w:rPr>
                <w:rFonts w:ascii="微软雅黑" w:eastAsia="微软雅黑" w:hAnsi="微软雅黑" w:cs="微软雅黑"/>
                <w:color w:val="000000"/>
                <w:sz w:val="16"/>
                <w:szCs w:val="16"/>
              </w:rPr>
            </w:pPr>
            <w:proofErr w:type="gramStart"/>
            <w:r>
              <w:rPr>
                <w:rFonts w:ascii="微软雅黑" w:eastAsia="微软雅黑" w:hAnsi="微软雅黑" w:cs="微软雅黑" w:hint="eastAsia"/>
                <w:color w:val="000000"/>
                <w:kern w:val="0"/>
                <w:sz w:val="16"/>
                <w:szCs w:val="16"/>
                <w:lang w:bidi="ar"/>
              </w:rPr>
              <w:t>占收比</w:t>
            </w:r>
            <w:proofErr w:type="gramEnd"/>
          </w:p>
        </w:tc>
      </w:tr>
      <w:tr w:rsidR="00A3373E" w14:paraId="6DAFA438" w14:textId="77777777">
        <w:trPr>
          <w:trHeight w:val="264"/>
          <w:jc w:val="center"/>
        </w:trPr>
        <w:tc>
          <w:tcPr>
            <w:tcW w:w="5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C17F" w14:textId="77777777" w:rsidR="00A3373E" w:rsidRDefault="00A3373E">
            <w:pPr>
              <w:widowControl/>
              <w:jc w:val="center"/>
              <w:rPr>
                <w:rFonts w:ascii="微软雅黑" w:eastAsia="微软雅黑" w:hAnsi="微软雅黑" w:cs="微软雅黑"/>
                <w:color w:val="000000"/>
                <w:sz w:val="16"/>
                <w:szCs w:val="16"/>
              </w:rPr>
            </w:pPr>
          </w:p>
        </w:tc>
        <w:tc>
          <w:tcPr>
            <w:tcW w:w="5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CF949" w14:textId="77777777" w:rsidR="00A3373E" w:rsidRDefault="00A3373E">
            <w:pPr>
              <w:widowControl/>
              <w:jc w:val="center"/>
              <w:rPr>
                <w:rFonts w:ascii="微软雅黑" w:eastAsia="微软雅黑" w:hAnsi="微软雅黑" w:cs="微软雅黑"/>
                <w:color w:val="000000"/>
                <w:sz w:val="16"/>
                <w:szCs w:val="16"/>
              </w:rPr>
            </w:pPr>
          </w:p>
        </w:tc>
        <w:tc>
          <w:tcPr>
            <w:tcW w:w="391" w:type="pct"/>
            <w:tcBorders>
              <w:top w:val="nil"/>
              <w:left w:val="single" w:sz="4" w:space="0" w:color="000000"/>
              <w:bottom w:val="single" w:sz="4" w:space="0" w:color="000000"/>
              <w:right w:val="single" w:sz="4" w:space="0" w:color="000000"/>
            </w:tcBorders>
            <w:shd w:val="clear" w:color="auto" w:fill="auto"/>
            <w:noWrap/>
            <w:vAlign w:val="center"/>
          </w:tcPr>
          <w:p w14:paraId="52441852" w14:textId="77777777" w:rsidR="00A3373E" w:rsidRDefault="004E53D6">
            <w:pPr>
              <w:widowControl/>
              <w:jc w:val="center"/>
              <w:textAlignment w:val="center"/>
              <w:rPr>
                <w:rFonts w:ascii="微软雅黑" w:eastAsia="微软雅黑" w:hAnsi="微软雅黑" w:cs="微软雅黑"/>
                <w:color w:val="000000"/>
                <w:sz w:val="15"/>
                <w:szCs w:val="15"/>
              </w:rPr>
            </w:pPr>
            <w:r>
              <w:rPr>
                <w:rFonts w:ascii="微软雅黑" w:eastAsia="微软雅黑" w:hAnsi="微软雅黑" w:cs="微软雅黑" w:hint="eastAsia"/>
                <w:color w:val="000000"/>
                <w:kern w:val="0"/>
                <w:sz w:val="15"/>
                <w:szCs w:val="15"/>
                <w:lang w:bidi="ar"/>
              </w:rPr>
              <w:t>总数量</w:t>
            </w:r>
          </w:p>
        </w:tc>
        <w:tc>
          <w:tcPr>
            <w:tcW w:w="292" w:type="pct"/>
            <w:tcBorders>
              <w:top w:val="nil"/>
              <w:left w:val="single" w:sz="4" w:space="0" w:color="000000"/>
              <w:bottom w:val="single" w:sz="4" w:space="0" w:color="000000"/>
              <w:right w:val="single" w:sz="4" w:space="0" w:color="000000"/>
            </w:tcBorders>
            <w:shd w:val="clear" w:color="auto" w:fill="auto"/>
            <w:noWrap/>
            <w:vAlign w:val="center"/>
          </w:tcPr>
          <w:p w14:paraId="1965E17A" w14:textId="77777777" w:rsidR="00A3373E" w:rsidRDefault="004E53D6">
            <w:pPr>
              <w:widowControl/>
              <w:jc w:val="center"/>
              <w:textAlignment w:val="center"/>
              <w:rPr>
                <w:rFonts w:ascii="微软雅黑" w:eastAsia="微软雅黑" w:hAnsi="微软雅黑" w:cs="微软雅黑"/>
                <w:color w:val="000000"/>
                <w:sz w:val="15"/>
                <w:szCs w:val="15"/>
              </w:rPr>
            </w:pPr>
            <w:r>
              <w:rPr>
                <w:rFonts w:ascii="微软雅黑" w:eastAsia="微软雅黑" w:hAnsi="微软雅黑" w:cs="微软雅黑" w:hint="eastAsia"/>
                <w:color w:val="000000"/>
                <w:kern w:val="0"/>
                <w:sz w:val="15"/>
                <w:szCs w:val="15"/>
                <w:lang w:bidi="ar"/>
              </w:rPr>
              <w:t>ESG</w:t>
            </w:r>
          </w:p>
        </w:tc>
        <w:tc>
          <w:tcPr>
            <w:tcW w:w="303" w:type="pct"/>
            <w:tcBorders>
              <w:top w:val="nil"/>
              <w:left w:val="single" w:sz="4" w:space="0" w:color="000000"/>
              <w:bottom w:val="single" w:sz="4" w:space="0" w:color="000000"/>
              <w:right w:val="single" w:sz="4" w:space="0" w:color="000000"/>
            </w:tcBorders>
            <w:shd w:val="clear" w:color="auto" w:fill="auto"/>
            <w:noWrap/>
            <w:vAlign w:val="center"/>
          </w:tcPr>
          <w:p w14:paraId="7487B712" w14:textId="77777777" w:rsidR="00A3373E" w:rsidRDefault="004E53D6">
            <w:pPr>
              <w:widowControl/>
              <w:jc w:val="center"/>
              <w:textAlignment w:val="center"/>
              <w:rPr>
                <w:rFonts w:ascii="微软雅黑" w:eastAsia="微软雅黑" w:hAnsi="微软雅黑" w:cs="微软雅黑"/>
                <w:color w:val="000000"/>
                <w:sz w:val="15"/>
                <w:szCs w:val="15"/>
              </w:rPr>
            </w:pPr>
            <w:r>
              <w:rPr>
                <w:rFonts w:ascii="微软雅黑" w:eastAsia="微软雅黑" w:hAnsi="微软雅黑" w:cs="微软雅黑" w:hint="eastAsia"/>
                <w:color w:val="000000"/>
                <w:kern w:val="0"/>
                <w:sz w:val="15"/>
                <w:szCs w:val="15"/>
                <w:lang w:bidi="ar"/>
              </w:rPr>
              <w:t>红利</w:t>
            </w:r>
          </w:p>
        </w:tc>
        <w:tc>
          <w:tcPr>
            <w:tcW w:w="303" w:type="pct"/>
            <w:tcBorders>
              <w:top w:val="nil"/>
              <w:left w:val="single" w:sz="4" w:space="0" w:color="000000"/>
              <w:bottom w:val="single" w:sz="4" w:space="0" w:color="000000"/>
              <w:right w:val="single" w:sz="4" w:space="0" w:color="000000"/>
            </w:tcBorders>
            <w:shd w:val="clear" w:color="auto" w:fill="auto"/>
            <w:noWrap/>
            <w:vAlign w:val="center"/>
          </w:tcPr>
          <w:p w14:paraId="15871EC2" w14:textId="77777777" w:rsidR="00A3373E" w:rsidRDefault="004E53D6">
            <w:pPr>
              <w:widowControl/>
              <w:jc w:val="center"/>
              <w:textAlignment w:val="center"/>
              <w:rPr>
                <w:rFonts w:ascii="微软雅黑" w:eastAsia="微软雅黑" w:hAnsi="微软雅黑" w:cs="微软雅黑"/>
                <w:color w:val="000000"/>
                <w:sz w:val="15"/>
                <w:szCs w:val="15"/>
              </w:rPr>
            </w:pPr>
            <w:r>
              <w:rPr>
                <w:rFonts w:ascii="微软雅黑" w:eastAsia="微软雅黑" w:hAnsi="微软雅黑" w:cs="微软雅黑" w:hint="eastAsia"/>
                <w:color w:val="000000"/>
                <w:sz w:val="15"/>
                <w:szCs w:val="15"/>
              </w:rPr>
              <w:t>科技</w:t>
            </w:r>
          </w:p>
        </w:tc>
        <w:tc>
          <w:tcPr>
            <w:tcW w:w="878" w:type="pct"/>
            <w:tcBorders>
              <w:top w:val="nil"/>
              <w:left w:val="single" w:sz="4" w:space="0" w:color="000000"/>
              <w:bottom w:val="single" w:sz="4" w:space="0" w:color="000000"/>
              <w:right w:val="single" w:sz="4" w:space="0" w:color="000000"/>
            </w:tcBorders>
            <w:shd w:val="clear" w:color="auto" w:fill="auto"/>
            <w:noWrap/>
            <w:vAlign w:val="center"/>
          </w:tcPr>
          <w:p w14:paraId="7BB3BDA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所处行业</w:t>
            </w:r>
          </w:p>
        </w:tc>
        <w:tc>
          <w:tcPr>
            <w:tcW w:w="444"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EE2CB" w14:textId="77777777" w:rsidR="00A3373E" w:rsidRDefault="00A3373E">
            <w:pPr>
              <w:widowControl/>
              <w:jc w:val="center"/>
              <w:rPr>
                <w:rFonts w:ascii="微软雅黑" w:eastAsia="微软雅黑" w:hAnsi="微软雅黑" w:cs="微软雅黑"/>
                <w:color w:val="000000"/>
                <w:sz w:val="16"/>
                <w:szCs w:val="16"/>
              </w:rPr>
            </w:pPr>
          </w:p>
        </w:tc>
        <w:tc>
          <w:tcPr>
            <w:tcW w:w="528"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F51CC" w14:textId="77777777" w:rsidR="00A3373E" w:rsidRDefault="00A3373E">
            <w:pPr>
              <w:widowControl/>
              <w:jc w:val="center"/>
              <w:rPr>
                <w:rFonts w:ascii="微软雅黑" w:eastAsia="微软雅黑" w:hAnsi="微软雅黑" w:cs="微软雅黑"/>
                <w:color w:val="000000"/>
                <w:sz w:val="16"/>
                <w:szCs w:val="16"/>
              </w:rPr>
            </w:pPr>
          </w:p>
        </w:tc>
        <w:tc>
          <w:tcPr>
            <w:tcW w:w="35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1E6F6" w14:textId="77777777" w:rsidR="00A3373E" w:rsidRDefault="00A3373E">
            <w:pPr>
              <w:widowControl/>
              <w:jc w:val="center"/>
              <w:rPr>
                <w:rFonts w:ascii="微软雅黑" w:eastAsia="微软雅黑" w:hAnsi="微软雅黑" w:cs="微软雅黑"/>
                <w:color w:val="000000"/>
                <w:sz w:val="16"/>
                <w:szCs w:val="16"/>
              </w:rPr>
            </w:pPr>
          </w:p>
        </w:tc>
        <w:tc>
          <w:tcPr>
            <w:tcW w:w="5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63BC4" w14:textId="77777777" w:rsidR="00A3373E" w:rsidRDefault="00A3373E">
            <w:pPr>
              <w:widowControl/>
              <w:jc w:val="center"/>
              <w:rPr>
                <w:rFonts w:ascii="微软雅黑" w:eastAsia="微软雅黑" w:hAnsi="微软雅黑" w:cs="微软雅黑"/>
                <w:color w:val="000000"/>
                <w:sz w:val="16"/>
                <w:szCs w:val="16"/>
              </w:rPr>
            </w:pPr>
          </w:p>
        </w:tc>
      </w:tr>
      <w:tr w:rsidR="00A3373E" w14:paraId="661B5305"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063BE64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601728</w:t>
            </w:r>
          </w:p>
        </w:tc>
        <w:tc>
          <w:tcPr>
            <w:tcW w:w="502"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42FD8429"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中国电信</w:t>
            </w:r>
          </w:p>
        </w:tc>
        <w:tc>
          <w:tcPr>
            <w:tcW w:w="1289" w:type="pct"/>
            <w:gridSpan w:val="4"/>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12C40159" w14:textId="77777777" w:rsidR="00A3373E" w:rsidRDefault="004E53D6">
            <w:pPr>
              <w:widowControl/>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0</w:t>
            </w:r>
          </w:p>
        </w:tc>
        <w:tc>
          <w:tcPr>
            <w:tcW w:w="878"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04746EC1" w14:textId="77777777" w:rsidR="00A3373E" w:rsidRDefault="004E53D6">
            <w:pPr>
              <w:widowControl/>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电信服务</w:t>
            </w:r>
          </w:p>
        </w:tc>
        <w:tc>
          <w:tcPr>
            <w:tcW w:w="444"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01C9972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4.68 </w:t>
            </w:r>
          </w:p>
        </w:tc>
        <w:tc>
          <w:tcPr>
            <w:tcW w:w="528"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2DB8F0D0" w14:textId="77777777" w:rsidR="00A3373E" w:rsidRDefault="004E53D6">
            <w:pPr>
              <w:widowControl/>
              <w:jc w:val="center"/>
              <w:textAlignment w:val="center"/>
              <w:rPr>
                <w:rFonts w:ascii="微软雅黑" w:eastAsia="微软雅黑" w:hAnsi="微软雅黑" w:cs="微软雅黑"/>
                <w:color w:val="FF0000"/>
                <w:sz w:val="16"/>
                <w:szCs w:val="16"/>
              </w:rPr>
            </w:pPr>
            <w:r>
              <w:rPr>
                <w:rFonts w:ascii="微软雅黑" w:eastAsia="微软雅黑" w:hAnsi="微软雅黑" w:cs="微软雅黑" w:hint="eastAsia"/>
                <w:color w:val="FF0000"/>
                <w:kern w:val="0"/>
                <w:sz w:val="16"/>
                <w:szCs w:val="16"/>
                <w:lang w:bidi="ar"/>
              </w:rPr>
              <w:t xml:space="preserve">62.55 </w:t>
            </w:r>
          </w:p>
        </w:tc>
        <w:tc>
          <w:tcPr>
            <w:tcW w:w="350"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2AFB2B2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7.93</w:t>
            </w:r>
          </w:p>
        </w:tc>
        <w:tc>
          <w:tcPr>
            <w:tcW w:w="502"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00B2CAD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2.80 </w:t>
            </w:r>
          </w:p>
        </w:tc>
      </w:tr>
      <w:tr w:rsidR="00A3373E" w14:paraId="5BF3E5AC"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414CCF45"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600941</w:t>
            </w:r>
          </w:p>
        </w:tc>
        <w:tc>
          <w:tcPr>
            <w:tcW w:w="502"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3AB850F3"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中国移动</w:t>
            </w:r>
          </w:p>
        </w:tc>
        <w:tc>
          <w:tcPr>
            <w:tcW w:w="1289" w:type="pct"/>
            <w:gridSpan w:val="4"/>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4C064DAC" w14:textId="77777777" w:rsidR="00A3373E" w:rsidRDefault="004E53D6">
            <w:pPr>
              <w:widowControl/>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0</w:t>
            </w:r>
          </w:p>
        </w:tc>
        <w:tc>
          <w:tcPr>
            <w:tcW w:w="878"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28DE9FB2" w14:textId="77777777" w:rsidR="00A3373E" w:rsidRDefault="004E53D6">
            <w:pPr>
              <w:widowControl/>
              <w:jc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电信服务</w:t>
            </w:r>
          </w:p>
        </w:tc>
        <w:tc>
          <w:tcPr>
            <w:tcW w:w="444"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7FA12BD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5.72 </w:t>
            </w:r>
          </w:p>
        </w:tc>
        <w:tc>
          <w:tcPr>
            <w:tcW w:w="528"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651B5EBF" w14:textId="77777777" w:rsidR="00A3373E" w:rsidRDefault="004E53D6">
            <w:pPr>
              <w:widowControl/>
              <w:jc w:val="center"/>
              <w:textAlignment w:val="center"/>
              <w:rPr>
                <w:rFonts w:ascii="微软雅黑" w:eastAsia="微软雅黑" w:hAnsi="微软雅黑" w:cs="微软雅黑"/>
                <w:color w:val="FF0000"/>
                <w:sz w:val="16"/>
                <w:szCs w:val="16"/>
              </w:rPr>
            </w:pPr>
            <w:r>
              <w:rPr>
                <w:rFonts w:ascii="微软雅黑" w:eastAsia="微软雅黑" w:hAnsi="微软雅黑" w:cs="微软雅黑" w:hint="eastAsia"/>
                <w:color w:val="FF0000"/>
                <w:kern w:val="0"/>
                <w:sz w:val="16"/>
                <w:szCs w:val="16"/>
                <w:lang w:bidi="ar"/>
              </w:rPr>
              <w:t xml:space="preserve">65.98 </w:t>
            </w:r>
          </w:p>
        </w:tc>
        <w:tc>
          <w:tcPr>
            <w:tcW w:w="350"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660EB39B" w14:textId="77777777" w:rsidR="00A3373E" w:rsidRDefault="004E53D6">
            <w:pPr>
              <w:widowControl/>
              <w:jc w:val="center"/>
              <w:textAlignment w:val="center"/>
              <w:rPr>
                <w:rFonts w:ascii="微软雅黑" w:eastAsia="微软雅黑" w:hAnsi="微软雅黑" w:cs="微软雅黑"/>
                <w:color w:val="FF0000"/>
                <w:sz w:val="16"/>
                <w:szCs w:val="16"/>
              </w:rPr>
            </w:pPr>
            <w:r>
              <w:rPr>
                <w:rFonts w:ascii="微软雅黑" w:eastAsia="微软雅黑" w:hAnsi="微软雅黑" w:cs="微软雅黑" w:hint="eastAsia"/>
                <w:color w:val="FF0000"/>
                <w:kern w:val="0"/>
                <w:sz w:val="16"/>
                <w:szCs w:val="16"/>
                <w:lang w:bidi="ar"/>
              </w:rPr>
              <w:t>9.12</w:t>
            </w:r>
          </w:p>
        </w:tc>
        <w:tc>
          <w:tcPr>
            <w:tcW w:w="502"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5D0D229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2.32 </w:t>
            </w:r>
          </w:p>
        </w:tc>
      </w:tr>
      <w:tr w:rsidR="00A3373E" w14:paraId="36F078B2"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36BEDEE3"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600050</w:t>
            </w:r>
          </w:p>
        </w:tc>
        <w:tc>
          <w:tcPr>
            <w:tcW w:w="502"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5379776A"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中国联通</w:t>
            </w:r>
          </w:p>
        </w:tc>
        <w:tc>
          <w:tcPr>
            <w:tcW w:w="391"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75E70C4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292"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3BCDDEE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2</w:t>
            </w:r>
          </w:p>
        </w:tc>
        <w:tc>
          <w:tcPr>
            <w:tcW w:w="303"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63EDDE5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1</w:t>
            </w:r>
          </w:p>
        </w:tc>
        <w:tc>
          <w:tcPr>
            <w:tcW w:w="303"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3776E0C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0</w:t>
            </w:r>
          </w:p>
        </w:tc>
        <w:tc>
          <w:tcPr>
            <w:tcW w:w="878"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669A2F3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电信服务</w:t>
            </w:r>
          </w:p>
        </w:tc>
        <w:tc>
          <w:tcPr>
            <w:tcW w:w="444"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4411898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2.43 </w:t>
            </w:r>
          </w:p>
        </w:tc>
        <w:tc>
          <w:tcPr>
            <w:tcW w:w="528"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6FD4C266"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31.20 </w:t>
            </w:r>
          </w:p>
        </w:tc>
        <w:tc>
          <w:tcPr>
            <w:tcW w:w="350"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5032A729"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7.55</w:t>
            </w:r>
          </w:p>
        </w:tc>
        <w:tc>
          <w:tcPr>
            <w:tcW w:w="502" w:type="pct"/>
            <w:tcBorders>
              <w:top w:val="single" w:sz="4" w:space="0" w:color="000000"/>
              <w:left w:val="single" w:sz="4" w:space="0" w:color="000000"/>
              <w:bottom w:val="single" w:sz="4" w:space="0" w:color="000000"/>
              <w:right w:val="single" w:sz="4" w:space="0" w:color="000000"/>
            </w:tcBorders>
            <w:shd w:val="clear" w:color="auto" w:fill="DCE6F1"/>
            <w:noWrap/>
            <w:vAlign w:val="center"/>
          </w:tcPr>
          <w:p w14:paraId="42439D25"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3.10 </w:t>
            </w:r>
          </w:p>
        </w:tc>
      </w:tr>
      <w:tr w:rsidR="00A3373E" w14:paraId="6294A2D2" w14:textId="77777777">
        <w:trPr>
          <w:trHeight w:val="264"/>
          <w:jc w:val="center"/>
        </w:trPr>
        <w:tc>
          <w:tcPr>
            <w:tcW w:w="3174" w:type="pct"/>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42531FDA" w14:textId="77777777" w:rsidR="00A3373E" w:rsidRDefault="004E53D6">
            <w:pPr>
              <w:widowControl/>
              <w:jc w:val="center"/>
              <w:textAlignment w:val="center"/>
              <w:rPr>
                <w:rFonts w:ascii="微软雅黑" w:eastAsia="微软雅黑" w:hAnsi="微软雅黑" w:cs="微软雅黑"/>
                <w:b/>
                <w:bCs/>
                <w:color w:val="000000"/>
                <w:kern w:val="0"/>
                <w:sz w:val="16"/>
                <w:szCs w:val="16"/>
                <w:lang w:bidi="ar"/>
              </w:rPr>
            </w:pPr>
            <w:r>
              <w:rPr>
                <w:rFonts w:ascii="微软雅黑" w:eastAsia="微软雅黑" w:hAnsi="微软雅黑" w:cs="微软雅黑" w:hint="eastAsia"/>
                <w:b/>
                <w:bCs/>
                <w:color w:val="000000"/>
                <w:kern w:val="0"/>
                <w:sz w:val="16"/>
                <w:szCs w:val="16"/>
                <w:lang w:bidi="ar"/>
              </w:rPr>
              <w:t>平均值（运营商）</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9CA36" w14:textId="77777777" w:rsidR="00A3373E" w:rsidRDefault="004E53D6">
            <w:pPr>
              <w:widowControl/>
              <w:jc w:val="center"/>
              <w:textAlignment w:val="center"/>
              <w:rPr>
                <w:rFonts w:ascii="微软雅黑" w:eastAsia="微软雅黑" w:hAnsi="微软雅黑" w:cs="微软雅黑"/>
                <w:b/>
                <w:bCs/>
                <w:color w:val="000000"/>
                <w:sz w:val="16"/>
                <w:szCs w:val="16"/>
              </w:rPr>
            </w:pPr>
            <w:r>
              <w:rPr>
                <w:rFonts w:ascii="微软雅黑" w:eastAsia="微软雅黑" w:hAnsi="微软雅黑" w:cs="微软雅黑" w:hint="eastAsia"/>
                <w:b/>
                <w:bCs/>
                <w:color w:val="000000"/>
                <w:kern w:val="0"/>
                <w:sz w:val="16"/>
                <w:szCs w:val="16"/>
                <w:lang w:bidi="ar"/>
              </w:rPr>
              <w:t xml:space="preserve">4.28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F2F31" w14:textId="77777777" w:rsidR="00A3373E" w:rsidRDefault="004E53D6">
            <w:pPr>
              <w:widowControl/>
              <w:jc w:val="center"/>
              <w:textAlignment w:val="center"/>
              <w:rPr>
                <w:rFonts w:ascii="微软雅黑" w:eastAsia="微软雅黑" w:hAnsi="微软雅黑" w:cs="微软雅黑"/>
                <w:b/>
                <w:bCs/>
                <w:color w:val="000000"/>
                <w:sz w:val="16"/>
                <w:szCs w:val="16"/>
              </w:rPr>
            </w:pPr>
            <w:r>
              <w:rPr>
                <w:rFonts w:ascii="微软雅黑" w:eastAsia="微软雅黑" w:hAnsi="微软雅黑" w:cs="微软雅黑" w:hint="eastAsia"/>
                <w:b/>
                <w:bCs/>
                <w:color w:val="000000"/>
                <w:kern w:val="0"/>
                <w:sz w:val="16"/>
                <w:szCs w:val="16"/>
                <w:lang w:bidi="ar"/>
              </w:rPr>
              <w:t xml:space="preserve">53.24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23FC4" w14:textId="77777777" w:rsidR="00A3373E" w:rsidRDefault="004E53D6">
            <w:pPr>
              <w:widowControl/>
              <w:jc w:val="center"/>
              <w:textAlignment w:val="center"/>
              <w:rPr>
                <w:rFonts w:ascii="微软雅黑" w:eastAsia="微软雅黑" w:hAnsi="微软雅黑" w:cs="微软雅黑"/>
                <w:b/>
                <w:bCs/>
                <w:color w:val="000000"/>
                <w:sz w:val="16"/>
                <w:szCs w:val="16"/>
              </w:rPr>
            </w:pPr>
            <w:r>
              <w:rPr>
                <w:rFonts w:ascii="微软雅黑" w:eastAsia="微软雅黑" w:hAnsi="微软雅黑" w:cs="微软雅黑" w:hint="eastAsia"/>
                <w:b/>
                <w:bCs/>
                <w:color w:val="000000"/>
                <w:kern w:val="0"/>
                <w:sz w:val="16"/>
                <w:szCs w:val="16"/>
                <w:lang w:bidi="ar"/>
              </w:rPr>
              <w:t xml:space="preserve">8.2 </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541A8" w14:textId="77777777" w:rsidR="00A3373E" w:rsidRDefault="004E53D6">
            <w:pPr>
              <w:widowControl/>
              <w:jc w:val="center"/>
              <w:textAlignment w:val="center"/>
              <w:rPr>
                <w:rFonts w:ascii="微软雅黑" w:eastAsia="微软雅黑" w:hAnsi="微软雅黑" w:cs="微软雅黑"/>
                <w:b/>
                <w:bCs/>
                <w:color w:val="000000"/>
                <w:sz w:val="16"/>
                <w:szCs w:val="16"/>
              </w:rPr>
            </w:pPr>
            <w:r>
              <w:rPr>
                <w:rFonts w:ascii="微软雅黑" w:eastAsia="微软雅黑" w:hAnsi="微软雅黑" w:cs="微软雅黑" w:hint="eastAsia"/>
                <w:b/>
                <w:bCs/>
                <w:color w:val="000000"/>
                <w:kern w:val="0"/>
                <w:sz w:val="16"/>
                <w:szCs w:val="16"/>
                <w:lang w:bidi="ar"/>
              </w:rPr>
              <w:t xml:space="preserve">2.74 </w:t>
            </w:r>
          </w:p>
        </w:tc>
      </w:tr>
      <w:tr w:rsidR="00A3373E" w14:paraId="44F65841"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7357E"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600900</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C0F7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长江电力</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B443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7</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3E976"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02FA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1071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1</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8D225"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公用事业（电力）</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2AD6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4.06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3521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FF0000"/>
                <w:kern w:val="0"/>
                <w:sz w:val="16"/>
                <w:szCs w:val="16"/>
                <w:lang w:bidi="ar"/>
              </w:rPr>
              <w:t>66.42</w:t>
            </w:r>
            <w:r>
              <w:rPr>
                <w:rFonts w:ascii="微软雅黑" w:eastAsia="微软雅黑" w:hAnsi="微软雅黑" w:cs="微软雅黑" w:hint="eastAsia"/>
                <w:color w:val="000000"/>
                <w:kern w:val="0"/>
                <w:sz w:val="16"/>
                <w:szCs w:val="16"/>
                <w:lang w:bidi="ar"/>
              </w:rPr>
              <w:t xml:space="preserve">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FFD2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6.97</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F12F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1.29 </w:t>
            </w:r>
          </w:p>
        </w:tc>
      </w:tr>
      <w:tr w:rsidR="00A3373E" w14:paraId="2666FD93"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4920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600970</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1E26A"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w:t>
            </w:r>
            <w:proofErr w:type="gramStart"/>
            <w:r>
              <w:rPr>
                <w:rFonts w:ascii="微软雅黑" w:eastAsia="微软雅黑" w:hAnsi="微软雅黑" w:cs="微软雅黑" w:hint="eastAsia"/>
                <w:color w:val="000000"/>
                <w:kern w:val="0"/>
                <w:sz w:val="16"/>
                <w:szCs w:val="16"/>
                <w:lang w:bidi="ar"/>
              </w:rPr>
              <w:t>材国际</w:t>
            </w:r>
            <w:proofErr w:type="gramEnd"/>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7E33D"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7</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4FD6"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492D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1401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1</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C5200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工业（建筑装饰）</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A8CAD"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3.52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3A46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32.86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728A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6.68</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EBC9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3.51 </w:t>
            </w:r>
          </w:p>
        </w:tc>
      </w:tr>
      <w:tr w:rsidR="00A3373E" w14:paraId="11CF5481"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AB3C3"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600019</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F24F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宝钢股份</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B065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FA1F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5FA9E"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C507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1</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A7F9F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材料</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D41A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5.01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BD9F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48.80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4B03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7.8</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91AA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4.69 </w:t>
            </w:r>
          </w:p>
        </w:tc>
      </w:tr>
      <w:tr w:rsidR="00A3373E" w14:paraId="5782CDF4"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98D5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001979</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F159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招商蛇口</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C58C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F60415"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7924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2FF4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0</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8EE6"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房地产</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81D41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1.82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140B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40.50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D1462" w14:textId="77777777" w:rsidR="00A3373E" w:rsidRDefault="004E53D6">
            <w:pPr>
              <w:widowControl/>
              <w:jc w:val="center"/>
              <w:textAlignment w:val="center"/>
              <w:rPr>
                <w:rFonts w:ascii="微软雅黑" w:eastAsia="微软雅黑" w:hAnsi="微软雅黑" w:cs="微软雅黑"/>
                <w:color w:val="FF0000"/>
                <w:sz w:val="16"/>
                <w:szCs w:val="16"/>
              </w:rPr>
            </w:pPr>
            <w:r>
              <w:rPr>
                <w:rFonts w:ascii="微软雅黑" w:eastAsia="微软雅黑" w:hAnsi="微软雅黑" w:cs="微软雅黑" w:hint="eastAsia"/>
                <w:color w:val="FF0000"/>
                <w:kern w:val="0"/>
                <w:sz w:val="16"/>
                <w:szCs w:val="16"/>
                <w:lang w:bidi="ar"/>
              </w:rPr>
              <w:t>8.91</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3D443"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0.24 </w:t>
            </w:r>
          </w:p>
        </w:tc>
      </w:tr>
      <w:tr w:rsidR="00A3373E" w14:paraId="3834E495"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3EBA5"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601186</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40943"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中国铁建</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40D8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7EB1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3365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85EAE"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0</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5001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工业（建筑装饰）</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16C1D"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3.62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D74BD"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15.98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47F8E"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5.95</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2E3F0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2.28 </w:t>
            </w:r>
          </w:p>
        </w:tc>
      </w:tr>
      <w:tr w:rsidR="00A3373E" w14:paraId="7A5C71B9"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1F77A"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600028</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FEADE"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中国石化</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247E6"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D292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2</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FCA6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3BA96"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1</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9F40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能源</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424E2" w14:textId="77777777" w:rsidR="00A3373E" w:rsidRDefault="004E53D6">
            <w:pPr>
              <w:widowControl/>
              <w:jc w:val="center"/>
              <w:textAlignment w:val="center"/>
              <w:rPr>
                <w:rFonts w:ascii="微软雅黑" w:eastAsia="微软雅黑" w:hAnsi="微软雅黑" w:cs="微软雅黑"/>
                <w:color w:val="FF0000"/>
                <w:sz w:val="16"/>
                <w:szCs w:val="16"/>
              </w:rPr>
            </w:pPr>
            <w:r>
              <w:rPr>
                <w:rFonts w:ascii="微软雅黑" w:eastAsia="微软雅黑" w:hAnsi="微软雅黑" w:cs="微软雅黑" w:hint="eastAsia"/>
                <w:color w:val="FF0000"/>
                <w:kern w:val="0"/>
                <w:sz w:val="16"/>
                <w:szCs w:val="16"/>
                <w:lang w:bidi="ar"/>
              </w:rPr>
              <w:t xml:space="preserve">8.14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7D89A" w14:textId="77777777" w:rsidR="00A3373E" w:rsidRDefault="004E53D6">
            <w:pPr>
              <w:widowControl/>
              <w:jc w:val="center"/>
              <w:textAlignment w:val="center"/>
              <w:rPr>
                <w:rFonts w:ascii="微软雅黑" w:eastAsia="微软雅黑" w:hAnsi="微软雅黑" w:cs="微软雅黑"/>
                <w:color w:val="FF0000"/>
                <w:sz w:val="16"/>
                <w:szCs w:val="16"/>
              </w:rPr>
            </w:pPr>
            <w:r>
              <w:rPr>
                <w:rFonts w:ascii="微软雅黑" w:eastAsia="微软雅黑" w:hAnsi="微软雅黑" w:cs="微软雅黑" w:hint="eastAsia"/>
                <w:color w:val="FF0000"/>
                <w:kern w:val="0"/>
                <w:sz w:val="16"/>
                <w:szCs w:val="16"/>
                <w:lang w:bidi="ar"/>
              </w:rPr>
              <w:t xml:space="preserve">51.07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3D785D"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6.54</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F819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0.38 </w:t>
            </w:r>
          </w:p>
        </w:tc>
        <w:bookmarkStart w:id="2" w:name="_GoBack"/>
        <w:bookmarkEnd w:id="2"/>
      </w:tr>
      <w:tr w:rsidR="00A3373E" w14:paraId="6628AF33"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3B28E"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601088</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5BE3D"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中国神华</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FFD0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AF1B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2</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7390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42CBD"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1</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5556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能源</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95ADB" w14:textId="77777777" w:rsidR="00A3373E" w:rsidRDefault="004E53D6">
            <w:pPr>
              <w:widowControl/>
              <w:jc w:val="center"/>
              <w:textAlignment w:val="center"/>
              <w:rPr>
                <w:rFonts w:ascii="微软雅黑" w:eastAsia="微软雅黑" w:hAnsi="微软雅黑" w:cs="微软雅黑"/>
                <w:color w:val="FF0000"/>
                <w:sz w:val="16"/>
                <w:szCs w:val="16"/>
              </w:rPr>
            </w:pPr>
            <w:r>
              <w:rPr>
                <w:rFonts w:ascii="微软雅黑" w:eastAsia="微软雅黑" w:hAnsi="微软雅黑" w:cs="微软雅黑" w:hint="eastAsia"/>
                <w:color w:val="FF0000"/>
                <w:kern w:val="0"/>
                <w:sz w:val="16"/>
                <w:szCs w:val="16"/>
                <w:lang w:bidi="ar"/>
              </w:rPr>
              <w:t xml:space="preserve">9.23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F5DA0" w14:textId="77777777" w:rsidR="00A3373E" w:rsidRDefault="004E53D6">
            <w:pPr>
              <w:widowControl/>
              <w:jc w:val="center"/>
              <w:textAlignment w:val="center"/>
              <w:rPr>
                <w:rFonts w:ascii="微软雅黑" w:eastAsia="微软雅黑" w:hAnsi="微软雅黑" w:cs="微软雅黑"/>
                <w:color w:val="FF0000"/>
                <w:sz w:val="16"/>
                <w:szCs w:val="16"/>
              </w:rPr>
            </w:pPr>
            <w:r>
              <w:rPr>
                <w:rFonts w:ascii="微软雅黑" w:eastAsia="微软雅黑" w:hAnsi="微软雅黑" w:cs="微软雅黑" w:hint="eastAsia"/>
                <w:color w:val="FF0000"/>
                <w:kern w:val="0"/>
                <w:sz w:val="16"/>
                <w:szCs w:val="16"/>
                <w:lang w:bidi="ar"/>
              </w:rPr>
              <w:t xml:space="preserve">59.98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478356"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8.8</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66DA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1.60 </w:t>
            </w:r>
          </w:p>
        </w:tc>
      </w:tr>
      <w:tr w:rsidR="00A3373E" w14:paraId="7615D03E"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61F1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601985</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31D2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中国核电</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247A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4578A"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2</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F42F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8E50E"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1</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8366E"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公用事业（电力）</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D0CF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2.83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7A5C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37.48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F2CF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7.83</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CD4A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2.69 </w:t>
            </w:r>
          </w:p>
        </w:tc>
      </w:tr>
      <w:tr w:rsidR="00A3373E" w14:paraId="46AE1018"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2DDB9"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601390</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0DE25"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中国中铁</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7066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DC33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2</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7AD9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B36B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1</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E376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工业（建筑装饰）</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F9A05"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3.60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48F79"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16.30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1171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7.18</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544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2.42 </w:t>
            </w:r>
          </w:p>
        </w:tc>
      </w:tr>
      <w:tr w:rsidR="00A3373E" w14:paraId="2F58B5A3"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C3C9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601668</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C43F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中国建筑</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84AE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E302D"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2</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AE0E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3AEE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1</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8ABD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工业（建筑装饰）</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5BA4A"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4.65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8788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20.21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4D67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6.44</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483F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2.40 </w:t>
            </w:r>
          </w:p>
        </w:tc>
      </w:tr>
      <w:tr w:rsidR="00A3373E" w14:paraId="3FE2A9CB"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D0C8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601800</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74B0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w:t>
            </w:r>
            <w:proofErr w:type="gramStart"/>
            <w:r>
              <w:rPr>
                <w:rFonts w:ascii="微软雅黑" w:eastAsia="微软雅黑" w:hAnsi="微软雅黑" w:cs="微软雅黑" w:hint="eastAsia"/>
                <w:color w:val="000000"/>
                <w:kern w:val="0"/>
                <w:sz w:val="16"/>
                <w:szCs w:val="16"/>
                <w:lang w:bidi="ar"/>
              </w:rPr>
              <w:t>国交建</w:t>
            </w:r>
            <w:proofErr w:type="gramEnd"/>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50775"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1BDFC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2</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64D20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B00D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1</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BC99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工业（建筑装饰）</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07F96"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2.70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B9B5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19.64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A46B59"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7.12</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B6F506"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3.28 </w:t>
            </w:r>
          </w:p>
        </w:tc>
      </w:tr>
      <w:tr w:rsidR="00A3373E" w14:paraId="3068E8F5"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8969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600582</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5A7B2"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天地科技</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F424A"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ED6A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1</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D2F8A"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05926E"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2</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F62D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工业（机械设备）</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0E7D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3.85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B135A"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23.79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21AE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5.9</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F7E3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6.44 </w:t>
            </w:r>
          </w:p>
        </w:tc>
      </w:tr>
      <w:tr w:rsidR="00A3373E" w14:paraId="0AE57D95"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DB999"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601766</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5FE1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中国中车</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0CA1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49343"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1</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26E2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95923"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2</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D74A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工业</w:t>
            </w:r>
            <w:r>
              <w:rPr>
                <w:rFonts w:ascii="微软雅黑" w:eastAsia="微软雅黑" w:hAnsi="微软雅黑" w:cs="微软雅黑" w:hint="eastAsia"/>
                <w:color w:val="000000"/>
                <w:sz w:val="16"/>
                <w:szCs w:val="16"/>
              </w:rPr>
              <w:t>（机械设备）</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1C5F9"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3.91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4B2F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42.99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312A3"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6.75</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ECDA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5.96 </w:t>
            </w:r>
          </w:p>
        </w:tc>
      </w:tr>
      <w:tr w:rsidR="00A3373E" w14:paraId="0D4CFD16" w14:textId="77777777">
        <w:trPr>
          <w:trHeight w:val="264"/>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F69CA"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002415</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A27BF" w14:textId="77777777" w:rsidR="00A3373E" w:rsidRDefault="004E53D6">
            <w:pPr>
              <w:widowControl/>
              <w:jc w:val="center"/>
              <w:textAlignment w:val="center"/>
              <w:rPr>
                <w:rFonts w:ascii="微软雅黑" w:eastAsia="微软雅黑" w:hAnsi="微软雅黑" w:cs="微软雅黑"/>
                <w:color w:val="000000"/>
                <w:sz w:val="16"/>
                <w:szCs w:val="16"/>
              </w:rPr>
            </w:pPr>
            <w:proofErr w:type="gramStart"/>
            <w:r>
              <w:rPr>
                <w:rFonts w:ascii="微软雅黑" w:eastAsia="微软雅黑" w:hAnsi="微软雅黑" w:cs="微软雅黑" w:hint="eastAsia"/>
                <w:color w:val="000000"/>
                <w:kern w:val="0"/>
                <w:sz w:val="16"/>
                <w:szCs w:val="16"/>
                <w:lang w:bidi="ar"/>
              </w:rPr>
              <w:t>海康威视</w:t>
            </w:r>
            <w:proofErr w:type="gramEnd"/>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3C18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5</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4042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10BA9"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94003"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2</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9A954"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信息技术</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1C745"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2.02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66E0C"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48.83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87CE0"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7.66</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B9842" w14:textId="77777777" w:rsidR="00A3373E" w:rsidRDefault="004E53D6">
            <w:pPr>
              <w:widowControl/>
              <w:jc w:val="center"/>
              <w:textAlignment w:val="center"/>
              <w:rPr>
                <w:rFonts w:ascii="微软雅黑" w:eastAsia="微软雅黑" w:hAnsi="微软雅黑" w:cs="微软雅黑"/>
                <w:color w:val="FF0000"/>
                <w:sz w:val="16"/>
                <w:szCs w:val="16"/>
              </w:rPr>
            </w:pPr>
            <w:r>
              <w:rPr>
                <w:rFonts w:ascii="微软雅黑" w:eastAsia="微软雅黑" w:hAnsi="微软雅黑" w:cs="微软雅黑" w:hint="eastAsia"/>
                <w:color w:val="FF0000"/>
                <w:kern w:val="0"/>
                <w:sz w:val="16"/>
                <w:szCs w:val="16"/>
                <w:lang w:bidi="ar"/>
              </w:rPr>
              <w:t xml:space="preserve">11.80 </w:t>
            </w:r>
          </w:p>
        </w:tc>
      </w:tr>
      <w:tr w:rsidR="00A3373E" w14:paraId="2F54E6B0" w14:textId="77777777">
        <w:trPr>
          <w:trHeight w:val="285"/>
          <w:jc w:val="center"/>
        </w:trPr>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5F80D"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600131</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9FA5D" w14:textId="77777777" w:rsidR="00A3373E" w:rsidRDefault="004E53D6">
            <w:pPr>
              <w:widowControl/>
              <w:jc w:val="center"/>
              <w:textAlignment w:val="center"/>
              <w:rPr>
                <w:rFonts w:ascii="微软雅黑" w:eastAsia="微软雅黑" w:hAnsi="微软雅黑" w:cs="微软雅黑"/>
                <w:color w:val="000000"/>
                <w:sz w:val="16"/>
                <w:szCs w:val="16"/>
              </w:rPr>
            </w:pPr>
            <w:proofErr w:type="gramStart"/>
            <w:r>
              <w:rPr>
                <w:rFonts w:ascii="微软雅黑" w:eastAsia="微软雅黑" w:hAnsi="微软雅黑" w:cs="微软雅黑" w:hint="eastAsia"/>
                <w:color w:val="000000"/>
                <w:kern w:val="0"/>
                <w:sz w:val="16"/>
                <w:szCs w:val="16"/>
                <w:lang w:bidi="ar"/>
              </w:rPr>
              <w:t>国网信</w:t>
            </w:r>
            <w:proofErr w:type="gramEnd"/>
            <w:r>
              <w:rPr>
                <w:rFonts w:ascii="微软雅黑" w:eastAsia="微软雅黑" w:hAnsi="微软雅黑" w:cs="微软雅黑" w:hint="eastAsia"/>
                <w:color w:val="000000"/>
                <w:kern w:val="0"/>
                <w:sz w:val="16"/>
                <w:szCs w:val="16"/>
                <w:lang w:bidi="ar"/>
              </w:rPr>
              <w:t>通</w:t>
            </w:r>
          </w:p>
        </w:tc>
        <w:tc>
          <w:tcPr>
            <w:tcW w:w="3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6B459"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5</w:t>
            </w:r>
          </w:p>
        </w:tc>
        <w:tc>
          <w:tcPr>
            <w:tcW w:w="2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1B01F"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3</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E5D6B"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w:t>
            </w:r>
          </w:p>
        </w:tc>
        <w:tc>
          <w:tcPr>
            <w:tcW w:w="30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2A8A3"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2</w:t>
            </w:r>
          </w:p>
        </w:tc>
        <w:tc>
          <w:tcPr>
            <w:tcW w:w="8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C5C1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信息技术</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5C741"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1.34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9EDD7"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 xml:space="preserve">31.92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63A28" w14:textId="77777777" w:rsidR="00A3373E" w:rsidRDefault="004E53D6">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7.55</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1DD55" w14:textId="77777777" w:rsidR="00A3373E" w:rsidRDefault="004E53D6">
            <w:pPr>
              <w:widowControl/>
              <w:jc w:val="center"/>
              <w:textAlignment w:val="center"/>
              <w:rPr>
                <w:rFonts w:ascii="微软雅黑" w:eastAsia="微软雅黑" w:hAnsi="微软雅黑" w:cs="微软雅黑"/>
                <w:color w:val="FF0000"/>
                <w:sz w:val="16"/>
                <w:szCs w:val="16"/>
              </w:rPr>
            </w:pPr>
            <w:r>
              <w:rPr>
                <w:rFonts w:ascii="微软雅黑" w:eastAsia="微软雅黑" w:hAnsi="微软雅黑" w:cs="微软雅黑" w:hint="eastAsia"/>
                <w:color w:val="FF0000"/>
                <w:kern w:val="0"/>
                <w:sz w:val="16"/>
                <w:szCs w:val="16"/>
                <w:lang w:bidi="ar"/>
              </w:rPr>
              <w:t xml:space="preserve">7.87 </w:t>
            </w:r>
          </w:p>
        </w:tc>
      </w:tr>
      <w:tr w:rsidR="00A3373E" w14:paraId="52042F94" w14:textId="77777777">
        <w:trPr>
          <w:trHeight w:val="285"/>
          <w:jc w:val="center"/>
        </w:trPr>
        <w:tc>
          <w:tcPr>
            <w:tcW w:w="3174" w:type="pct"/>
            <w:gridSpan w:val="7"/>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2BB7C" w14:textId="77777777" w:rsidR="00A3373E" w:rsidRDefault="004E53D6">
            <w:pPr>
              <w:widowControl/>
              <w:jc w:val="center"/>
              <w:textAlignment w:val="center"/>
              <w:rPr>
                <w:rFonts w:ascii="微软雅黑" w:eastAsia="微软雅黑" w:hAnsi="微软雅黑" w:cs="微软雅黑"/>
                <w:b/>
                <w:bCs/>
                <w:color w:val="000000"/>
                <w:kern w:val="0"/>
                <w:sz w:val="16"/>
                <w:szCs w:val="16"/>
                <w:lang w:bidi="ar"/>
              </w:rPr>
            </w:pPr>
            <w:r>
              <w:rPr>
                <w:rFonts w:ascii="微软雅黑" w:eastAsia="微软雅黑" w:hAnsi="微软雅黑" w:cs="微软雅黑" w:hint="eastAsia"/>
                <w:b/>
                <w:bCs/>
                <w:color w:val="000000"/>
                <w:kern w:val="0"/>
                <w:sz w:val="16"/>
                <w:szCs w:val="16"/>
                <w:lang w:bidi="ar"/>
              </w:rPr>
              <w:t>平均值（指数覆盖前</w:t>
            </w:r>
            <w:r>
              <w:rPr>
                <w:rFonts w:ascii="微软雅黑" w:eastAsia="微软雅黑" w:hAnsi="微软雅黑" w:cs="微软雅黑" w:hint="eastAsia"/>
                <w:b/>
                <w:bCs/>
                <w:color w:val="000000"/>
                <w:kern w:val="0"/>
                <w:sz w:val="16"/>
                <w:szCs w:val="16"/>
                <w:lang w:bidi="ar"/>
              </w:rPr>
              <w:t>15</w:t>
            </w:r>
            <w:r>
              <w:rPr>
                <w:rFonts w:ascii="微软雅黑" w:eastAsia="微软雅黑" w:hAnsi="微软雅黑" w:cs="微软雅黑" w:hint="eastAsia"/>
                <w:b/>
                <w:bCs/>
                <w:color w:val="000000"/>
                <w:kern w:val="0"/>
                <w:sz w:val="16"/>
                <w:szCs w:val="16"/>
                <w:lang w:bidi="ar"/>
              </w:rPr>
              <w:t>支个股）</w:t>
            </w:r>
          </w:p>
        </w:tc>
        <w:tc>
          <w:tcPr>
            <w:tcW w:w="44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F842D" w14:textId="77777777" w:rsidR="00A3373E" w:rsidRDefault="004E53D6">
            <w:pPr>
              <w:widowControl/>
              <w:jc w:val="center"/>
              <w:textAlignment w:val="center"/>
              <w:rPr>
                <w:rFonts w:ascii="微软雅黑" w:eastAsia="微软雅黑" w:hAnsi="微软雅黑" w:cs="微软雅黑"/>
                <w:b/>
                <w:bCs/>
                <w:color w:val="000000"/>
                <w:sz w:val="16"/>
                <w:szCs w:val="16"/>
              </w:rPr>
            </w:pPr>
            <w:r>
              <w:rPr>
                <w:rFonts w:ascii="微软雅黑" w:eastAsia="微软雅黑" w:hAnsi="微软雅黑" w:cs="微软雅黑" w:hint="eastAsia"/>
                <w:b/>
                <w:bCs/>
                <w:color w:val="000000"/>
                <w:kern w:val="0"/>
                <w:sz w:val="16"/>
                <w:szCs w:val="16"/>
                <w:lang w:bidi="ar"/>
              </w:rPr>
              <w:t xml:space="preserve">4.02 </w:t>
            </w:r>
          </w:p>
        </w:tc>
        <w:tc>
          <w:tcPr>
            <w:tcW w:w="5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E7D0D" w14:textId="77777777" w:rsidR="00A3373E" w:rsidRDefault="004E53D6">
            <w:pPr>
              <w:widowControl/>
              <w:jc w:val="center"/>
              <w:textAlignment w:val="center"/>
              <w:rPr>
                <w:rFonts w:ascii="微软雅黑" w:eastAsia="微软雅黑" w:hAnsi="微软雅黑" w:cs="微软雅黑"/>
                <w:b/>
                <w:bCs/>
                <w:color w:val="000000"/>
                <w:sz w:val="16"/>
                <w:szCs w:val="16"/>
              </w:rPr>
            </w:pPr>
            <w:r>
              <w:rPr>
                <w:rFonts w:ascii="微软雅黑" w:eastAsia="微软雅黑" w:hAnsi="微软雅黑" w:cs="微软雅黑" w:hint="eastAsia"/>
                <w:b/>
                <w:bCs/>
                <w:color w:val="000000"/>
                <w:kern w:val="0"/>
                <w:sz w:val="16"/>
                <w:szCs w:val="16"/>
                <w:lang w:bidi="ar"/>
              </w:rPr>
              <w:t xml:space="preserve">37.12 </w:t>
            </w:r>
          </w:p>
        </w:tc>
        <w:tc>
          <w:tcPr>
            <w:tcW w:w="3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0393B" w14:textId="77777777" w:rsidR="00A3373E" w:rsidRDefault="004E53D6">
            <w:pPr>
              <w:widowControl/>
              <w:jc w:val="center"/>
              <w:textAlignment w:val="center"/>
              <w:rPr>
                <w:rFonts w:ascii="微软雅黑" w:eastAsia="微软雅黑" w:hAnsi="微软雅黑" w:cs="微软雅黑"/>
                <w:b/>
                <w:bCs/>
                <w:color w:val="000000"/>
                <w:sz w:val="16"/>
                <w:szCs w:val="16"/>
              </w:rPr>
            </w:pPr>
            <w:r>
              <w:rPr>
                <w:rFonts w:ascii="微软雅黑" w:eastAsia="微软雅黑" w:hAnsi="微软雅黑" w:cs="微软雅黑" w:hint="eastAsia"/>
                <w:b/>
                <w:bCs/>
                <w:color w:val="000000"/>
                <w:kern w:val="0"/>
                <w:sz w:val="16"/>
                <w:szCs w:val="16"/>
                <w:lang w:bidi="ar"/>
              </w:rPr>
              <w:t xml:space="preserve">7.21 </w:t>
            </w:r>
          </w:p>
        </w:tc>
        <w:tc>
          <w:tcPr>
            <w:tcW w:w="5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080A6" w14:textId="77777777" w:rsidR="00A3373E" w:rsidRDefault="004E53D6">
            <w:pPr>
              <w:widowControl/>
              <w:jc w:val="center"/>
              <w:textAlignment w:val="center"/>
              <w:rPr>
                <w:rFonts w:ascii="微软雅黑" w:eastAsia="微软雅黑" w:hAnsi="微软雅黑" w:cs="微软雅黑"/>
                <w:b/>
                <w:bCs/>
                <w:color w:val="000000"/>
                <w:sz w:val="16"/>
                <w:szCs w:val="16"/>
              </w:rPr>
            </w:pPr>
            <w:r>
              <w:rPr>
                <w:rFonts w:ascii="微软雅黑" w:eastAsia="微软雅黑" w:hAnsi="微软雅黑" w:cs="微软雅黑" w:hint="eastAsia"/>
                <w:b/>
                <w:bCs/>
                <w:color w:val="000000"/>
                <w:kern w:val="0"/>
                <w:sz w:val="16"/>
                <w:szCs w:val="16"/>
                <w:lang w:bidi="ar"/>
              </w:rPr>
              <w:t xml:space="preserve">3.79 </w:t>
            </w:r>
          </w:p>
        </w:tc>
      </w:tr>
    </w:tbl>
    <w:p w14:paraId="05A2215A" w14:textId="77777777" w:rsidR="00A3373E" w:rsidRDefault="004E53D6">
      <w:pPr>
        <w:ind w:firstLineChars="200" w:firstLine="360"/>
        <w:jc w:val="right"/>
        <w:rPr>
          <w:sz w:val="18"/>
          <w:szCs w:val="21"/>
        </w:rPr>
      </w:pPr>
      <w:r>
        <w:rPr>
          <w:rFonts w:hint="eastAsia"/>
          <w:sz w:val="18"/>
          <w:szCs w:val="21"/>
        </w:rPr>
        <w:t>数据来源：</w:t>
      </w:r>
      <w:r>
        <w:rPr>
          <w:rFonts w:hint="eastAsia"/>
          <w:sz w:val="18"/>
          <w:szCs w:val="21"/>
        </w:rPr>
        <w:t>Wind</w:t>
      </w:r>
      <w:r>
        <w:rPr>
          <w:rFonts w:hint="eastAsia"/>
          <w:sz w:val="18"/>
          <w:szCs w:val="21"/>
        </w:rPr>
        <w:t>，取</w:t>
      </w:r>
      <w:r>
        <w:rPr>
          <w:rFonts w:hint="eastAsia"/>
          <w:sz w:val="18"/>
          <w:szCs w:val="21"/>
        </w:rPr>
        <w:t>2022</w:t>
      </w:r>
      <w:r>
        <w:rPr>
          <w:rFonts w:hint="eastAsia"/>
          <w:sz w:val="18"/>
          <w:szCs w:val="21"/>
        </w:rPr>
        <w:t>年年报及</w:t>
      </w:r>
      <w:r>
        <w:rPr>
          <w:rFonts w:hint="eastAsia"/>
          <w:sz w:val="18"/>
          <w:szCs w:val="21"/>
        </w:rPr>
        <w:t>2022</w:t>
      </w:r>
      <w:r>
        <w:rPr>
          <w:rFonts w:hint="eastAsia"/>
          <w:sz w:val="18"/>
          <w:szCs w:val="21"/>
        </w:rPr>
        <w:t>年</w:t>
      </w:r>
      <w:r>
        <w:rPr>
          <w:rFonts w:hint="eastAsia"/>
          <w:sz w:val="18"/>
          <w:szCs w:val="21"/>
        </w:rPr>
        <w:t>12</w:t>
      </w:r>
      <w:r>
        <w:rPr>
          <w:rFonts w:hint="eastAsia"/>
          <w:sz w:val="18"/>
          <w:szCs w:val="21"/>
        </w:rPr>
        <w:t>月</w:t>
      </w:r>
      <w:r>
        <w:rPr>
          <w:rFonts w:hint="eastAsia"/>
          <w:sz w:val="18"/>
          <w:szCs w:val="21"/>
        </w:rPr>
        <w:t>31</w:t>
      </w:r>
      <w:r>
        <w:rPr>
          <w:rFonts w:hint="eastAsia"/>
          <w:sz w:val="18"/>
          <w:szCs w:val="21"/>
        </w:rPr>
        <w:t>日股价</w:t>
      </w:r>
    </w:p>
    <w:p w14:paraId="37E63258" w14:textId="77777777" w:rsidR="00A3373E" w:rsidRDefault="004E53D6">
      <w:pPr>
        <w:spacing w:before="120" w:afterLines="50" w:after="156" w:line="312" w:lineRule="auto"/>
        <w:ind w:firstLine="420"/>
        <w:rPr>
          <w:sz w:val="24"/>
          <w:szCs w:val="32"/>
        </w:rPr>
      </w:pPr>
      <w:r>
        <w:rPr>
          <w:rFonts w:hint="eastAsia"/>
          <w:sz w:val="24"/>
          <w:szCs w:val="32"/>
        </w:rPr>
        <w:t>将运营商与指数中覆盖度最高的</w:t>
      </w:r>
      <w:r>
        <w:rPr>
          <w:rFonts w:hint="eastAsia"/>
          <w:sz w:val="24"/>
          <w:szCs w:val="32"/>
        </w:rPr>
        <w:t>15</w:t>
      </w:r>
      <w:r>
        <w:rPr>
          <w:rFonts w:hint="eastAsia"/>
          <w:sz w:val="24"/>
          <w:szCs w:val="32"/>
        </w:rPr>
        <w:t>支</w:t>
      </w:r>
      <w:proofErr w:type="gramStart"/>
      <w:r>
        <w:rPr>
          <w:rFonts w:hint="eastAsia"/>
          <w:sz w:val="24"/>
          <w:szCs w:val="32"/>
        </w:rPr>
        <w:t>优质央企个股</w:t>
      </w:r>
      <w:proofErr w:type="gramEnd"/>
      <w:r>
        <w:rPr>
          <w:rFonts w:hint="eastAsia"/>
          <w:sz w:val="24"/>
          <w:szCs w:val="32"/>
        </w:rPr>
        <w:t>（共</w:t>
      </w:r>
      <w:r>
        <w:rPr>
          <w:rFonts w:hint="eastAsia"/>
          <w:sz w:val="24"/>
          <w:szCs w:val="32"/>
        </w:rPr>
        <w:t>227</w:t>
      </w:r>
      <w:r>
        <w:rPr>
          <w:rFonts w:hint="eastAsia"/>
          <w:sz w:val="24"/>
          <w:szCs w:val="32"/>
        </w:rPr>
        <w:t>支个股）进行对标，可以看出运营</w:t>
      </w:r>
      <w:proofErr w:type="gramStart"/>
      <w:r>
        <w:rPr>
          <w:rFonts w:hint="eastAsia"/>
          <w:sz w:val="24"/>
          <w:szCs w:val="32"/>
        </w:rPr>
        <w:t>商整体</w:t>
      </w:r>
      <w:proofErr w:type="gramEnd"/>
      <w:r>
        <w:rPr>
          <w:rFonts w:hint="eastAsia"/>
          <w:sz w:val="24"/>
          <w:szCs w:val="32"/>
        </w:rPr>
        <w:t>表现较好，虽然研发投入强度低于均值水平仍有提升空间，但中国电信中国移动的分红率及</w:t>
      </w:r>
      <w:r>
        <w:rPr>
          <w:rFonts w:hint="eastAsia"/>
          <w:sz w:val="24"/>
          <w:szCs w:val="32"/>
        </w:rPr>
        <w:t>ESG</w:t>
      </w:r>
      <w:r>
        <w:rPr>
          <w:rFonts w:hint="eastAsia"/>
          <w:sz w:val="24"/>
          <w:szCs w:val="32"/>
        </w:rPr>
        <w:t>评分均</w:t>
      </w:r>
      <w:proofErr w:type="gramStart"/>
      <w:r>
        <w:rPr>
          <w:rFonts w:hint="eastAsia"/>
          <w:sz w:val="24"/>
          <w:szCs w:val="32"/>
        </w:rPr>
        <w:t>位于央企前列</w:t>
      </w:r>
      <w:proofErr w:type="gramEnd"/>
      <w:r>
        <w:rPr>
          <w:rFonts w:hint="eastAsia"/>
          <w:sz w:val="24"/>
          <w:szCs w:val="32"/>
        </w:rPr>
        <w:t>，后期随着上市时间增长及科技创新能力的进一步增强将被市场广泛认可，有望被纳入</w:t>
      </w:r>
      <w:proofErr w:type="gramStart"/>
      <w:r>
        <w:rPr>
          <w:rFonts w:hint="eastAsia"/>
          <w:sz w:val="24"/>
          <w:szCs w:val="32"/>
        </w:rPr>
        <w:t>更多央企指数</w:t>
      </w:r>
      <w:proofErr w:type="gramEnd"/>
      <w:r>
        <w:rPr>
          <w:rFonts w:hint="eastAsia"/>
          <w:sz w:val="24"/>
          <w:szCs w:val="32"/>
        </w:rPr>
        <w:t>。具体来看：</w:t>
      </w:r>
    </w:p>
    <w:p w14:paraId="152619BC" w14:textId="77777777" w:rsidR="00A3373E" w:rsidRDefault="004E53D6">
      <w:pPr>
        <w:numPr>
          <w:ilvl w:val="0"/>
          <w:numId w:val="2"/>
        </w:numPr>
        <w:spacing w:before="120" w:afterLines="50" w:after="156" w:line="312" w:lineRule="auto"/>
        <w:ind w:firstLine="420"/>
        <w:rPr>
          <w:sz w:val="24"/>
          <w:szCs w:val="32"/>
        </w:rPr>
      </w:pPr>
      <w:r>
        <w:rPr>
          <w:rFonts w:hint="eastAsia"/>
          <w:b/>
          <w:bCs/>
          <w:sz w:val="24"/>
          <w:szCs w:val="32"/>
        </w:rPr>
        <w:t>从股东回报看</w:t>
      </w:r>
      <w:r>
        <w:rPr>
          <w:rFonts w:hint="eastAsia"/>
          <w:sz w:val="24"/>
          <w:szCs w:val="32"/>
        </w:rPr>
        <w:t>，中国石化、中国神华、长江电力三支个股股息率与分</w:t>
      </w:r>
      <w:r>
        <w:rPr>
          <w:rFonts w:hint="eastAsia"/>
          <w:sz w:val="24"/>
          <w:szCs w:val="32"/>
        </w:rPr>
        <w:lastRenderedPageBreak/>
        <w:t>红率最高，并连续多年高于当年实现净利润的</w:t>
      </w:r>
      <w:r>
        <w:rPr>
          <w:rFonts w:hint="eastAsia"/>
          <w:sz w:val="24"/>
          <w:szCs w:val="32"/>
        </w:rPr>
        <w:t>60%-70%</w:t>
      </w:r>
      <w:r>
        <w:rPr>
          <w:rFonts w:hint="eastAsia"/>
          <w:sz w:val="24"/>
          <w:szCs w:val="32"/>
        </w:rPr>
        <w:t>，中国移动及中国电信分红率已</w:t>
      </w:r>
      <w:proofErr w:type="gramStart"/>
      <w:r>
        <w:rPr>
          <w:rFonts w:hint="eastAsia"/>
          <w:sz w:val="24"/>
          <w:szCs w:val="32"/>
        </w:rPr>
        <w:t>达到央企第一</w:t>
      </w:r>
      <w:proofErr w:type="gramEnd"/>
      <w:r>
        <w:rPr>
          <w:rFonts w:hint="eastAsia"/>
          <w:sz w:val="24"/>
          <w:szCs w:val="32"/>
        </w:rPr>
        <w:t>梯队水平，中国联通分红略低。</w:t>
      </w:r>
    </w:p>
    <w:p w14:paraId="71B60AE0" w14:textId="77777777" w:rsidR="00A3373E" w:rsidRDefault="004E53D6">
      <w:pPr>
        <w:numPr>
          <w:ilvl w:val="0"/>
          <w:numId w:val="2"/>
        </w:numPr>
        <w:spacing w:before="120" w:afterLines="50" w:after="156" w:line="312" w:lineRule="auto"/>
        <w:ind w:firstLine="420"/>
        <w:rPr>
          <w:sz w:val="24"/>
          <w:szCs w:val="32"/>
        </w:rPr>
      </w:pPr>
      <w:r>
        <w:rPr>
          <w:rFonts w:hint="eastAsia"/>
          <w:b/>
          <w:bCs/>
          <w:sz w:val="24"/>
          <w:szCs w:val="32"/>
        </w:rPr>
        <w:t>从</w:t>
      </w:r>
      <w:r>
        <w:rPr>
          <w:rFonts w:hint="eastAsia"/>
          <w:b/>
          <w:bCs/>
          <w:sz w:val="24"/>
          <w:szCs w:val="32"/>
        </w:rPr>
        <w:t>ESG</w:t>
      </w:r>
      <w:r>
        <w:rPr>
          <w:rFonts w:hint="eastAsia"/>
          <w:b/>
          <w:bCs/>
          <w:sz w:val="24"/>
          <w:szCs w:val="32"/>
        </w:rPr>
        <w:t>表现看</w:t>
      </w:r>
      <w:r>
        <w:rPr>
          <w:rFonts w:hint="eastAsia"/>
          <w:sz w:val="24"/>
          <w:szCs w:val="32"/>
        </w:rPr>
        <w:t>，运营</w:t>
      </w:r>
      <w:proofErr w:type="gramStart"/>
      <w:r>
        <w:rPr>
          <w:rFonts w:hint="eastAsia"/>
          <w:sz w:val="24"/>
          <w:szCs w:val="32"/>
        </w:rPr>
        <w:t>商整体</w:t>
      </w:r>
      <w:proofErr w:type="gramEnd"/>
      <w:r>
        <w:rPr>
          <w:rFonts w:hint="eastAsia"/>
          <w:sz w:val="24"/>
          <w:szCs w:val="32"/>
        </w:rPr>
        <w:t>水平优于高覆盖个股。由于在</w:t>
      </w:r>
      <w:r>
        <w:rPr>
          <w:rFonts w:hint="eastAsia"/>
          <w:sz w:val="24"/>
          <w:szCs w:val="32"/>
        </w:rPr>
        <w:t>ESG</w:t>
      </w:r>
      <w:r>
        <w:rPr>
          <w:rFonts w:hint="eastAsia"/>
          <w:sz w:val="24"/>
          <w:szCs w:val="32"/>
        </w:rPr>
        <w:t>治理架构、披露范式等方面不断优化提升，建立了长效</w:t>
      </w:r>
      <w:r>
        <w:rPr>
          <w:rFonts w:hint="eastAsia"/>
          <w:sz w:val="24"/>
          <w:szCs w:val="32"/>
        </w:rPr>
        <w:t>ESG</w:t>
      </w:r>
      <w:r>
        <w:rPr>
          <w:rFonts w:hint="eastAsia"/>
          <w:sz w:val="24"/>
          <w:szCs w:val="32"/>
        </w:rPr>
        <w:t>管理机制，中国移动</w:t>
      </w:r>
      <w:r>
        <w:rPr>
          <w:rFonts w:hint="eastAsia"/>
          <w:sz w:val="24"/>
          <w:szCs w:val="32"/>
        </w:rPr>
        <w:t>ESG</w:t>
      </w:r>
      <w:r>
        <w:rPr>
          <w:rFonts w:hint="eastAsia"/>
          <w:sz w:val="24"/>
          <w:szCs w:val="32"/>
        </w:rPr>
        <w:t>评分明显高于其他个股，中国电信和中国联通也在增强</w:t>
      </w:r>
      <w:r>
        <w:rPr>
          <w:rFonts w:hint="eastAsia"/>
          <w:sz w:val="24"/>
          <w:szCs w:val="32"/>
        </w:rPr>
        <w:t>ESG</w:t>
      </w:r>
      <w:r>
        <w:rPr>
          <w:rFonts w:hint="eastAsia"/>
          <w:sz w:val="24"/>
          <w:szCs w:val="32"/>
        </w:rPr>
        <w:t>披露全面性、可比性与规范性。</w:t>
      </w:r>
    </w:p>
    <w:p w14:paraId="6FCC1B73" w14:textId="77777777" w:rsidR="00A3373E" w:rsidRDefault="004E53D6">
      <w:pPr>
        <w:numPr>
          <w:ilvl w:val="0"/>
          <w:numId w:val="2"/>
        </w:numPr>
        <w:spacing w:before="120" w:afterLines="50" w:after="156" w:line="312" w:lineRule="auto"/>
        <w:ind w:firstLine="420"/>
        <w:rPr>
          <w:sz w:val="24"/>
          <w:szCs w:val="32"/>
        </w:rPr>
      </w:pPr>
      <w:r>
        <w:rPr>
          <w:rFonts w:hint="eastAsia"/>
          <w:b/>
          <w:bCs/>
          <w:sz w:val="24"/>
          <w:szCs w:val="32"/>
        </w:rPr>
        <w:t>从科技创新看</w:t>
      </w:r>
      <w:r>
        <w:rPr>
          <w:rFonts w:hint="eastAsia"/>
          <w:sz w:val="24"/>
          <w:szCs w:val="32"/>
        </w:rPr>
        <w:t>，被纳入高端装备制造和科技</w:t>
      </w:r>
      <w:proofErr w:type="gramStart"/>
      <w:r>
        <w:rPr>
          <w:rFonts w:hint="eastAsia"/>
          <w:sz w:val="24"/>
          <w:szCs w:val="32"/>
        </w:rPr>
        <w:t>引领指数</w:t>
      </w:r>
      <w:proofErr w:type="gramEnd"/>
      <w:r>
        <w:rPr>
          <w:rFonts w:hint="eastAsia"/>
          <w:sz w:val="24"/>
          <w:szCs w:val="32"/>
        </w:rPr>
        <w:t>的个股均具有较高的研发投入，海康</w:t>
      </w:r>
      <w:proofErr w:type="gramStart"/>
      <w:r>
        <w:rPr>
          <w:rFonts w:hint="eastAsia"/>
          <w:sz w:val="24"/>
          <w:szCs w:val="32"/>
        </w:rPr>
        <w:t>威视和国网信</w:t>
      </w:r>
      <w:proofErr w:type="gramEnd"/>
      <w:r>
        <w:rPr>
          <w:rFonts w:hint="eastAsia"/>
          <w:sz w:val="24"/>
          <w:szCs w:val="32"/>
        </w:rPr>
        <w:t>通研发</w:t>
      </w:r>
      <w:proofErr w:type="gramStart"/>
      <w:r>
        <w:rPr>
          <w:rFonts w:hint="eastAsia"/>
          <w:sz w:val="24"/>
          <w:szCs w:val="32"/>
        </w:rPr>
        <w:t>支出占收比</w:t>
      </w:r>
      <w:proofErr w:type="gramEnd"/>
      <w:r>
        <w:rPr>
          <w:rFonts w:hint="eastAsia"/>
          <w:sz w:val="24"/>
          <w:szCs w:val="32"/>
        </w:rPr>
        <w:t>远高于其他公司</w:t>
      </w:r>
      <w:r>
        <w:rPr>
          <w:rFonts w:hint="eastAsia"/>
          <w:sz w:val="24"/>
          <w:szCs w:val="32"/>
        </w:rPr>
        <w:t>，运营</w:t>
      </w:r>
      <w:proofErr w:type="gramStart"/>
      <w:r>
        <w:rPr>
          <w:rFonts w:hint="eastAsia"/>
          <w:sz w:val="24"/>
          <w:szCs w:val="32"/>
        </w:rPr>
        <w:t>商整体</w:t>
      </w:r>
      <w:proofErr w:type="gramEnd"/>
      <w:r>
        <w:rPr>
          <w:rFonts w:hint="eastAsia"/>
          <w:sz w:val="24"/>
          <w:szCs w:val="32"/>
        </w:rPr>
        <w:t>研发</w:t>
      </w:r>
      <w:proofErr w:type="gramStart"/>
      <w:r>
        <w:rPr>
          <w:rFonts w:hint="eastAsia"/>
          <w:sz w:val="24"/>
          <w:szCs w:val="32"/>
        </w:rPr>
        <w:t>支出占收比</w:t>
      </w:r>
      <w:proofErr w:type="gramEnd"/>
      <w:r>
        <w:rPr>
          <w:rFonts w:hint="eastAsia"/>
          <w:sz w:val="24"/>
          <w:szCs w:val="32"/>
        </w:rPr>
        <w:t>较低，仍需进一步提升科技创新水平。</w:t>
      </w:r>
    </w:p>
    <w:p w14:paraId="0445F029" w14:textId="77777777" w:rsidR="00A3373E" w:rsidRDefault="00A3373E">
      <w:pPr>
        <w:pStyle w:val="a5"/>
        <w:widowControl/>
        <w:shd w:val="clear" w:color="auto" w:fill="FFFFFF"/>
        <w:spacing w:before="120" w:beforeAutospacing="0" w:afterLines="50" w:after="156" w:afterAutospacing="0" w:line="312" w:lineRule="auto"/>
        <w:ind w:firstLineChars="200" w:firstLine="482"/>
        <w:rPr>
          <w:rFonts w:cstheme="minorBidi"/>
          <w:b/>
          <w:bCs/>
          <w:kern w:val="2"/>
          <w:szCs w:val="32"/>
        </w:rPr>
      </w:pPr>
    </w:p>
    <w:p w14:paraId="0A1AFF3C" w14:textId="77777777" w:rsidR="00A3373E" w:rsidRDefault="004E53D6">
      <w:pPr>
        <w:pStyle w:val="a5"/>
        <w:widowControl/>
        <w:shd w:val="clear" w:color="auto" w:fill="FFFFFF"/>
        <w:spacing w:before="120" w:beforeAutospacing="0" w:afterLines="50" w:after="156" w:afterAutospacing="0" w:line="312" w:lineRule="auto"/>
        <w:ind w:firstLineChars="200" w:firstLine="482"/>
        <w:rPr>
          <w:rFonts w:cstheme="minorBidi"/>
          <w:b/>
          <w:bCs/>
          <w:kern w:val="2"/>
          <w:szCs w:val="32"/>
        </w:rPr>
      </w:pPr>
      <w:r>
        <w:rPr>
          <w:rFonts w:cstheme="minorBidi" w:hint="eastAsia"/>
          <w:b/>
          <w:bCs/>
          <w:kern w:val="2"/>
          <w:szCs w:val="32"/>
        </w:rPr>
        <w:t>小结：</w:t>
      </w:r>
    </w:p>
    <w:p w14:paraId="48BE45F6" w14:textId="4D04D5C7" w:rsidR="00A3373E" w:rsidRDefault="004E53D6">
      <w:pPr>
        <w:spacing w:before="120" w:afterLines="50" w:after="156" w:line="312" w:lineRule="auto"/>
        <w:ind w:firstLineChars="200" w:firstLine="482"/>
        <w:rPr>
          <w:b/>
          <w:bCs/>
          <w:sz w:val="24"/>
          <w:szCs w:val="32"/>
        </w:rPr>
      </w:pPr>
      <w:r>
        <w:rPr>
          <w:rFonts w:hint="eastAsia"/>
          <w:b/>
          <w:bCs/>
          <w:sz w:val="24"/>
          <w:szCs w:val="32"/>
        </w:rPr>
        <w:t>在做</w:t>
      </w:r>
      <w:proofErr w:type="gramStart"/>
      <w:r>
        <w:rPr>
          <w:rFonts w:hint="eastAsia"/>
          <w:b/>
          <w:bCs/>
          <w:sz w:val="24"/>
          <w:szCs w:val="32"/>
        </w:rPr>
        <w:t>强做</w:t>
      </w:r>
      <w:proofErr w:type="gramEnd"/>
      <w:r>
        <w:rPr>
          <w:rFonts w:hint="eastAsia"/>
          <w:b/>
          <w:bCs/>
          <w:sz w:val="24"/>
          <w:szCs w:val="32"/>
        </w:rPr>
        <w:t>优做大国有资本的背景下，</w:t>
      </w:r>
      <w:proofErr w:type="gramStart"/>
      <w:r>
        <w:rPr>
          <w:rFonts w:hint="eastAsia"/>
          <w:b/>
          <w:bCs/>
          <w:sz w:val="24"/>
          <w:szCs w:val="32"/>
        </w:rPr>
        <w:t>央企指数</w:t>
      </w:r>
      <w:proofErr w:type="gramEnd"/>
      <w:r w:rsidR="007669C2">
        <w:rPr>
          <w:rFonts w:hint="eastAsia"/>
          <w:b/>
          <w:bCs/>
          <w:sz w:val="24"/>
          <w:szCs w:val="32"/>
        </w:rPr>
        <w:t>将</w:t>
      </w:r>
      <w:r w:rsidR="00D3089A">
        <w:rPr>
          <w:rFonts w:hint="eastAsia"/>
          <w:b/>
          <w:bCs/>
          <w:sz w:val="24"/>
          <w:szCs w:val="32"/>
        </w:rPr>
        <w:t>进一步引导资金流入</w:t>
      </w:r>
      <w:r>
        <w:rPr>
          <w:rFonts w:hint="eastAsia"/>
          <w:b/>
          <w:bCs/>
          <w:sz w:val="24"/>
          <w:szCs w:val="32"/>
        </w:rPr>
        <w:t>，</w:t>
      </w:r>
      <w:r w:rsidR="00EF35C9" w:rsidRPr="00EF35C9">
        <w:rPr>
          <w:rFonts w:hint="eastAsia"/>
          <w:b/>
          <w:bCs/>
          <w:sz w:val="24"/>
          <w:szCs w:val="32"/>
        </w:rPr>
        <w:t>助力</w:t>
      </w:r>
      <w:r w:rsidR="00EF35C9">
        <w:rPr>
          <w:rFonts w:hint="eastAsia"/>
          <w:b/>
          <w:bCs/>
          <w:sz w:val="24"/>
          <w:szCs w:val="32"/>
        </w:rPr>
        <w:t>“</w:t>
      </w:r>
      <w:r w:rsidR="00EF35C9" w:rsidRPr="00EF35C9">
        <w:rPr>
          <w:rFonts w:hint="eastAsia"/>
          <w:b/>
          <w:bCs/>
          <w:sz w:val="24"/>
          <w:szCs w:val="32"/>
        </w:rPr>
        <w:t>中特估</w:t>
      </w:r>
      <w:r w:rsidR="00EF35C9">
        <w:rPr>
          <w:rFonts w:hint="eastAsia"/>
          <w:b/>
          <w:bCs/>
          <w:sz w:val="24"/>
          <w:szCs w:val="32"/>
        </w:rPr>
        <w:t>”</w:t>
      </w:r>
      <w:r w:rsidR="00EF35C9" w:rsidRPr="00EF35C9">
        <w:rPr>
          <w:rFonts w:hint="eastAsia"/>
          <w:b/>
          <w:bCs/>
          <w:sz w:val="24"/>
          <w:szCs w:val="32"/>
        </w:rPr>
        <w:t>从理论探索到实践落地</w:t>
      </w:r>
      <w:r>
        <w:rPr>
          <w:rFonts w:hint="eastAsia"/>
          <w:b/>
          <w:bCs/>
          <w:sz w:val="24"/>
          <w:szCs w:val="32"/>
        </w:rPr>
        <w:t>。运营商作为网络强国与数字中国建设的主力军，</w:t>
      </w:r>
      <w:r w:rsidR="007575A0">
        <w:rPr>
          <w:rFonts w:hint="eastAsia"/>
          <w:b/>
          <w:bCs/>
          <w:sz w:val="24"/>
          <w:szCs w:val="32"/>
        </w:rPr>
        <w:t>积极</w:t>
      </w:r>
      <w:proofErr w:type="gramStart"/>
      <w:r w:rsidR="007575A0">
        <w:rPr>
          <w:rFonts w:hint="eastAsia"/>
          <w:b/>
          <w:bCs/>
          <w:sz w:val="24"/>
          <w:szCs w:val="32"/>
        </w:rPr>
        <w:t>践行央企使命</w:t>
      </w:r>
      <w:proofErr w:type="gramEnd"/>
      <w:r w:rsidR="007575A0">
        <w:rPr>
          <w:rFonts w:hint="eastAsia"/>
          <w:b/>
          <w:bCs/>
          <w:sz w:val="24"/>
          <w:szCs w:val="32"/>
        </w:rPr>
        <w:t>，</w:t>
      </w:r>
      <w:r>
        <w:rPr>
          <w:rFonts w:hint="eastAsia"/>
          <w:b/>
          <w:bCs/>
          <w:sz w:val="24"/>
          <w:szCs w:val="32"/>
        </w:rPr>
        <w:t>持续推动数字经济高质量发展，</w:t>
      </w:r>
      <w:r w:rsidR="007575A0">
        <w:rPr>
          <w:rFonts w:hint="eastAsia"/>
          <w:b/>
          <w:bCs/>
          <w:sz w:val="24"/>
          <w:szCs w:val="32"/>
        </w:rPr>
        <w:t>不断获得资本市场认可</w:t>
      </w:r>
      <w:r>
        <w:rPr>
          <w:rFonts w:hint="eastAsia"/>
          <w:b/>
          <w:bCs/>
          <w:sz w:val="24"/>
          <w:szCs w:val="32"/>
        </w:rPr>
        <w:t>。通过对</w:t>
      </w:r>
      <w:proofErr w:type="gramStart"/>
      <w:r>
        <w:rPr>
          <w:rFonts w:hint="eastAsia"/>
          <w:b/>
          <w:bCs/>
          <w:sz w:val="24"/>
          <w:szCs w:val="32"/>
        </w:rPr>
        <w:t>标</w:t>
      </w:r>
      <w:r w:rsidR="00651AB0">
        <w:rPr>
          <w:rFonts w:hint="eastAsia"/>
          <w:b/>
          <w:bCs/>
          <w:sz w:val="24"/>
          <w:szCs w:val="32"/>
        </w:rPr>
        <w:t>研究</w:t>
      </w:r>
      <w:proofErr w:type="gramEnd"/>
      <w:r w:rsidR="007575A0">
        <w:rPr>
          <w:rFonts w:hint="eastAsia"/>
          <w:b/>
          <w:bCs/>
          <w:sz w:val="24"/>
          <w:szCs w:val="32"/>
        </w:rPr>
        <w:t>发现</w:t>
      </w:r>
      <w:r>
        <w:rPr>
          <w:rFonts w:hint="eastAsia"/>
          <w:b/>
          <w:bCs/>
          <w:sz w:val="24"/>
          <w:szCs w:val="32"/>
        </w:rPr>
        <w:t>，运营商在股东回报和</w:t>
      </w:r>
      <w:r>
        <w:rPr>
          <w:rFonts w:hint="eastAsia"/>
          <w:b/>
          <w:bCs/>
          <w:sz w:val="24"/>
          <w:szCs w:val="32"/>
        </w:rPr>
        <w:t>ESG</w:t>
      </w:r>
      <w:r>
        <w:rPr>
          <w:rFonts w:hint="eastAsia"/>
          <w:b/>
          <w:bCs/>
          <w:sz w:val="24"/>
          <w:szCs w:val="32"/>
        </w:rPr>
        <w:t>方面</w:t>
      </w:r>
      <w:proofErr w:type="gramStart"/>
      <w:r>
        <w:rPr>
          <w:rFonts w:hint="eastAsia"/>
          <w:b/>
          <w:bCs/>
          <w:sz w:val="24"/>
          <w:szCs w:val="32"/>
        </w:rPr>
        <w:t>处于央企前列</w:t>
      </w:r>
      <w:proofErr w:type="gramEnd"/>
      <w:r>
        <w:rPr>
          <w:rFonts w:hint="eastAsia"/>
          <w:b/>
          <w:bCs/>
          <w:sz w:val="24"/>
          <w:szCs w:val="32"/>
        </w:rPr>
        <w:t>，</w:t>
      </w:r>
      <w:r w:rsidR="002A3FB0">
        <w:rPr>
          <w:rFonts w:hint="eastAsia"/>
          <w:b/>
          <w:bCs/>
          <w:sz w:val="24"/>
          <w:szCs w:val="32"/>
        </w:rPr>
        <w:t>但</w:t>
      </w:r>
      <w:r>
        <w:rPr>
          <w:rFonts w:hint="eastAsia"/>
          <w:b/>
          <w:bCs/>
          <w:sz w:val="24"/>
          <w:szCs w:val="32"/>
        </w:rPr>
        <w:t>需</w:t>
      </w:r>
      <w:r w:rsidR="002A3FB0">
        <w:rPr>
          <w:rFonts w:hint="eastAsia"/>
          <w:b/>
          <w:bCs/>
          <w:sz w:val="24"/>
          <w:szCs w:val="32"/>
        </w:rPr>
        <w:t>加快向科技型企业转型，切实</w:t>
      </w:r>
      <w:r>
        <w:rPr>
          <w:rFonts w:hint="eastAsia"/>
          <w:b/>
          <w:bCs/>
          <w:sz w:val="24"/>
          <w:szCs w:val="32"/>
        </w:rPr>
        <w:t>增强科技创新能力</w:t>
      </w:r>
      <w:r w:rsidR="00651AB0">
        <w:rPr>
          <w:rFonts w:hint="eastAsia"/>
          <w:b/>
          <w:bCs/>
          <w:sz w:val="24"/>
          <w:szCs w:val="32"/>
        </w:rPr>
        <w:t>，</w:t>
      </w:r>
      <w:r w:rsidR="001F6A50">
        <w:rPr>
          <w:rFonts w:hint="eastAsia"/>
          <w:b/>
          <w:bCs/>
          <w:sz w:val="24"/>
          <w:szCs w:val="32"/>
        </w:rPr>
        <w:t>重点</w:t>
      </w:r>
      <w:r w:rsidR="00651AB0">
        <w:rPr>
          <w:rFonts w:hint="eastAsia"/>
          <w:b/>
          <w:bCs/>
          <w:sz w:val="24"/>
          <w:szCs w:val="32"/>
        </w:rPr>
        <w:t>在云计算、物联网等战略性新兴产业及</w:t>
      </w:r>
      <w:r>
        <w:rPr>
          <w:rFonts w:hint="eastAsia"/>
          <w:b/>
          <w:bCs/>
          <w:sz w:val="24"/>
          <w:szCs w:val="32"/>
        </w:rPr>
        <w:t>量子信息、</w:t>
      </w:r>
      <w:r w:rsidR="00651AB0">
        <w:rPr>
          <w:rFonts w:hint="eastAsia"/>
          <w:b/>
          <w:bCs/>
          <w:sz w:val="24"/>
          <w:szCs w:val="32"/>
        </w:rPr>
        <w:t>未来网络</w:t>
      </w:r>
      <w:r>
        <w:rPr>
          <w:rFonts w:hint="eastAsia"/>
          <w:b/>
          <w:bCs/>
          <w:sz w:val="24"/>
          <w:szCs w:val="32"/>
        </w:rPr>
        <w:t>等未来产业</w:t>
      </w:r>
      <w:r w:rsidR="001F6A50">
        <w:rPr>
          <w:rFonts w:hint="eastAsia"/>
          <w:b/>
          <w:bCs/>
          <w:sz w:val="24"/>
          <w:szCs w:val="32"/>
        </w:rPr>
        <w:t>谋篇布局</w:t>
      </w:r>
      <w:r>
        <w:rPr>
          <w:rFonts w:hint="eastAsia"/>
          <w:b/>
          <w:bCs/>
          <w:sz w:val="24"/>
          <w:szCs w:val="32"/>
        </w:rPr>
        <w:t>，</w:t>
      </w:r>
      <w:r w:rsidR="00651AB0">
        <w:rPr>
          <w:rFonts w:hint="eastAsia"/>
          <w:b/>
          <w:bCs/>
          <w:sz w:val="24"/>
          <w:szCs w:val="32"/>
        </w:rPr>
        <w:t>加大</w:t>
      </w:r>
      <w:r>
        <w:rPr>
          <w:rFonts w:hint="eastAsia"/>
          <w:b/>
          <w:bCs/>
          <w:sz w:val="24"/>
          <w:szCs w:val="32"/>
        </w:rPr>
        <w:t>研发投入，</w:t>
      </w:r>
      <w:r w:rsidR="001F6A50">
        <w:rPr>
          <w:rFonts w:hint="eastAsia"/>
          <w:b/>
          <w:bCs/>
          <w:sz w:val="24"/>
          <w:szCs w:val="32"/>
        </w:rPr>
        <w:t>产出创新</w:t>
      </w:r>
      <w:r w:rsidR="0048315C">
        <w:rPr>
          <w:rFonts w:hint="eastAsia"/>
          <w:b/>
          <w:bCs/>
          <w:sz w:val="24"/>
          <w:szCs w:val="32"/>
        </w:rPr>
        <w:t>成果</w:t>
      </w:r>
      <w:r>
        <w:rPr>
          <w:rFonts w:hint="eastAsia"/>
          <w:b/>
          <w:bCs/>
          <w:sz w:val="24"/>
          <w:szCs w:val="32"/>
        </w:rPr>
        <w:t>，</w:t>
      </w:r>
      <w:r w:rsidR="001F6A50">
        <w:rPr>
          <w:rFonts w:hint="eastAsia"/>
          <w:b/>
          <w:bCs/>
          <w:sz w:val="24"/>
          <w:szCs w:val="32"/>
        </w:rPr>
        <w:t>争取</w:t>
      </w:r>
      <w:r>
        <w:rPr>
          <w:rFonts w:hint="eastAsia"/>
          <w:b/>
          <w:bCs/>
          <w:sz w:val="24"/>
          <w:szCs w:val="32"/>
        </w:rPr>
        <w:t>被</w:t>
      </w:r>
      <w:proofErr w:type="gramStart"/>
      <w:r>
        <w:rPr>
          <w:rFonts w:hint="eastAsia"/>
          <w:b/>
          <w:bCs/>
          <w:sz w:val="24"/>
          <w:szCs w:val="32"/>
        </w:rPr>
        <w:t>更多指数</w:t>
      </w:r>
      <w:proofErr w:type="gramEnd"/>
      <w:r>
        <w:rPr>
          <w:rFonts w:hint="eastAsia"/>
          <w:b/>
          <w:bCs/>
          <w:sz w:val="24"/>
          <w:szCs w:val="32"/>
        </w:rPr>
        <w:t>覆盖，引入增量资金，</w:t>
      </w:r>
      <w:r w:rsidR="001F6A50">
        <w:rPr>
          <w:rFonts w:hint="eastAsia"/>
          <w:b/>
          <w:bCs/>
          <w:sz w:val="24"/>
          <w:szCs w:val="32"/>
        </w:rPr>
        <w:t>实现良性循环，</w:t>
      </w:r>
      <w:r>
        <w:rPr>
          <w:rFonts w:hint="eastAsia"/>
          <w:b/>
          <w:bCs/>
          <w:sz w:val="24"/>
          <w:szCs w:val="32"/>
        </w:rPr>
        <w:t>牵引高质量发展。</w:t>
      </w:r>
    </w:p>
    <w:p w14:paraId="468ECBCD" w14:textId="77777777" w:rsidR="00A3373E" w:rsidRDefault="00A3373E">
      <w:pPr>
        <w:spacing w:before="120" w:afterLines="50" w:after="156"/>
      </w:pPr>
    </w:p>
    <w:p w14:paraId="6F2D64B7" w14:textId="77777777" w:rsidR="00A3373E" w:rsidRDefault="00A3373E">
      <w:pPr>
        <w:spacing w:before="120" w:afterLines="50" w:after="156"/>
      </w:pPr>
    </w:p>
    <w:p w14:paraId="3B7DBA3D" w14:textId="77777777" w:rsidR="00A3373E" w:rsidRDefault="00A3373E">
      <w:pPr>
        <w:spacing w:before="120" w:afterLines="50" w:after="156"/>
      </w:pPr>
    </w:p>
    <w:p w14:paraId="615E9671" w14:textId="77777777" w:rsidR="00A3373E" w:rsidRDefault="00A3373E">
      <w:pPr>
        <w:spacing w:before="120" w:afterLines="50" w:after="156"/>
      </w:pPr>
    </w:p>
    <w:p w14:paraId="04BE568E" w14:textId="77777777" w:rsidR="00A3373E" w:rsidRDefault="00A3373E">
      <w:pPr>
        <w:spacing w:before="120" w:afterLines="50" w:after="156"/>
      </w:pPr>
    </w:p>
    <w:p w14:paraId="150B2F79" w14:textId="77777777" w:rsidR="00A3373E" w:rsidRDefault="004E53D6">
      <w:pPr>
        <w:spacing w:before="120" w:afterLines="50" w:after="156"/>
      </w:pPr>
      <w:r>
        <w:rPr>
          <w:rFonts w:hint="eastAsia"/>
          <w:noProof/>
        </w:rPr>
        <w:drawing>
          <wp:inline distT="0" distB="0" distL="114300" distR="114300" wp14:anchorId="3338870A" wp14:editId="1AA15590">
            <wp:extent cx="1118235" cy="1372870"/>
            <wp:effectExtent l="0" t="0" r="12065" b="11430"/>
            <wp:docPr id="2" name="图片 2" descr="8c3300f3cbfe4c3df39d0de1407c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c3300f3cbfe4c3df39d0de1407cc2f"/>
                    <pic:cNvPicPr>
                      <a:picLocks noChangeAspect="1"/>
                    </pic:cNvPicPr>
                  </pic:nvPicPr>
                  <pic:blipFill>
                    <a:blip r:embed="rId8"/>
                    <a:stretch>
                      <a:fillRect/>
                    </a:stretch>
                  </pic:blipFill>
                  <pic:spPr>
                    <a:xfrm>
                      <a:off x="0" y="0"/>
                      <a:ext cx="1118235" cy="1372870"/>
                    </a:xfrm>
                    <a:prstGeom prst="rect">
                      <a:avLst/>
                    </a:prstGeom>
                  </pic:spPr>
                </pic:pic>
              </a:graphicData>
            </a:graphic>
          </wp:inline>
        </w:drawing>
      </w:r>
    </w:p>
    <w:p w14:paraId="6928FD09" w14:textId="77777777" w:rsidR="00A3373E" w:rsidRDefault="004E53D6">
      <w:pPr>
        <w:spacing w:before="120" w:afterLines="50" w:after="156"/>
      </w:pPr>
      <w:r>
        <w:rPr>
          <w:rFonts w:hint="eastAsia"/>
        </w:rPr>
        <w:t>宋李民</w:t>
      </w:r>
      <w:r>
        <w:rPr>
          <w:rFonts w:hint="eastAsia"/>
        </w:rPr>
        <w:t xml:space="preserve">  </w:t>
      </w:r>
      <w:r>
        <w:rPr>
          <w:rFonts w:hint="eastAsia"/>
        </w:rPr>
        <w:t>硕士，中级经济师，就职于中国电信研究院，主要从事企业发展、投资分析、资本市场投资布局等相关研究。</w:t>
      </w:r>
    </w:p>
    <w:p w14:paraId="6480386E" w14:textId="77777777" w:rsidR="00A3373E" w:rsidRDefault="004E53D6">
      <w:pPr>
        <w:spacing w:before="120" w:afterLines="50" w:after="156"/>
      </w:pPr>
      <w:r>
        <w:rPr>
          <w:rFonts w:hint="eastAsia"/>
          <w:noProof/>
        </w:rPr>
        <w:lastRenderedPageBreak/>
        <w:drawing>
          <wp:inline distT="0" distB="0" distL="114300" distR="114300" wp14:anchorId="3A5C415E" wp14:editId="004474A4">
            <wp:extent cx="914400" cy="1198245"/>
            <wp:effectExtent l="0" t="0" r="0" b="8255"/>
            <wp:docPr id="7" name="图片 7" descr="王禹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王禹辰"/>
                    <pic:cNvPicPr>
                      <a:picLocks noChangeAspect="1"/>
                    </pic:cNvPicPr>
                  </pic:nvPicPr>
                  <pic:blipFill>
                    <a:blip r:embed="rId9"/>
                    <a:stretch>
                      <a:fillRect/>
                    </a:stretch>
                  </pic:blipFill>
                  <pic:spPr>
                    <a:xfrm>
                      <a:off x="0" y="0"/>
                      <a:ext cx="914400" cy="1198245"/>
                    </a:xfrm>
                    <a:prstGeom prst="rect">
                      <a:avLst/>
                    </a:prstGeom>
                  </pic:spPr>
                </pic:pic>
              </a:graphicData>
            </a:graphic>
          </wp:inline>
        </w:drawing>
      </w:r>
    </w:p>
    <w:p w14:paraId="2601BEF6" w14:textId="77777777" w:rsidR="00A3373E" w:rsidRDefault="004E53D6">
      <w:pPr>
        <w:spacing w:before="120" w:afterLines="50" w:after="156"/>
      </w:pPr>
      <w:r>
        <w:rPr>
          <w:rFonts w:hint="eastAsia"/>
        </w:rPr>
        <w:t>王禹辰</w:t>
      </w:r>
      <w:r>
        <w:rPr>
          <w:rFonts w:hint="eastAsia"/>
        </w:rPr>
        <w:t xml:space="preserve"> </w:t>
      </w:r>
      <w:r>
        <w:rPr>
          <w:rFonts w:hint="eastAsia"/>
        </w:rPr>
        <w:t>硕士，中级经济师，就职于中国电信研究院，主要从事企业发展、资本市场、国企改革等相关研究。</w:t>
      </w:r>
    </w:p>
    <w:sectPr w:rsidR="00A337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43F2F1" w14:textId="77777777" w:rsidR="004E53D6" w:rsidRDefault="004E53D6">
      <w:r>
        <w:separator/>
      </w:r>
    </w:p>
  </w:endnote>
  <w:endnote w:type="continuationSeparator" w:id="0">
    <w:p w14:paraId="37AF7538" w14:textId="77777777" w:rsidR="004E53D6" w:rsidRDefault="004E5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C5BDAE" w14:textId="77777777" w:rsidR="004E53D6" w:rsidRDefault="004E53D6">
      <w:r>
        <w:separator/>
      </w:r>
    </w:p>
  </w:footnote>
  <w:footnote w:type="continuationSeparator" w:id="0">
    <w:p w14:paraId="2E06E923" w14:textId="77777777" w:rsidR="004E53D6" w:rsidRDefault="004E53D6">
      <w:r>
        <w:continuationSeparator/>
      </w:r>
    </w:p>
  </w:footnote>
  <w:footnote w:id="1">
    <w:p w14:paraId="11A561E4" w14:textId="77777777" w:rsidR="00A3373E" w:rsidRDefault="004E53D6">
      <w:pPr>
        <w:pStyle w:val="a4"/>
      </w:pPr>
      <w:r>
        <w:rPr>
          <w:rStyle w:val="aa"/>
        </w:rPr>
        <w:footnoteRef/>
      </w:r>
      <w:r>
        <w:t xml:space="preserve"> </w:t>
      </w:r>
      <w:r>
        <w:rPr>
          <w:rFonts w:hint="eastAsia"/>
        </w:rPr>
        <w:t xml:space="preserve"> </w:t>
      </w:r>
      <w:r>
        <w:rPr>
          <w:rFonts w:hint="eastAsia"/>
        </w:rPr>
        <w:t>股息率，也称股票获利率，是每年分配给股东的股息占股价的百分比，股息率＝∑每股股利</w:t>
      </w:r>
      <w:r>
        <w:rPr>
          <w:rFonts w:hint="eastAsia"/>
        </w:rPr>
        <w:t>(</w:t>
      </w:r>
      <w:r>
        <w:rPr>
          <w:rFonts w:hint="eastAsia"/>
        </w:rPr>
        <w:t>税前</w:t>
      </w:r>
      <w:r>
        <w:rPr>
          <w:rFonts w:hint="eastAsia"/>
        </w:rPr>
        <w:t>)</w:t>
      </w:r>
      <w:r>
        <w:rPr>
          <w:rFonts w:hint="eastAsia"/>
        </w:rPr>
        <w:t>／每股市价×</w:t>
      </w:r>
      <w:r>
        <w:rPr>
          <w:rFonts w:hint="eastAsia"/>
        </w:rPr>
        <w:t>100</w:t>
      </w:r>
      <w:r>
        <w:rPr>
          <w:rFonts w:hint="eastAsia"/>
        </w:rPr>
        <w:t>％，基准日</w:t>
      </w:r>
      <w:r>
        <w:rPr>
          <w:rFonts w:hint="eastAsia"/>
        </w:rPr>
        <w:t>2022</w:t>
      </w:r>
      <w:r>
        <w:rPr>
          <w:rFonts w:hint="eastAsia"/>
        </w:rPr>
        <w:t>年</w:t>
      </w:r>
      <w:r>
        <w:rPr>
          <w:rFonts w:hint="eastAsia"/>
        </w:rPr>
        <w:t>12</w:t>
      </w:r>
      <w:r>
        <w:rPr>
          <w:rFonts w:hint="eastAsia"/>
        </w:rPr>
        <w:t>月</w:t>
      </w:r>
      <w:r>
        <w:rPr>
          <w:rFonts w:hint="eastAsia"/>
        </w:rPr>
        <w:t>31</w:t>
      </w:r>
      <w:r>
        <w:rPr>
          <w:rFonts w:hint="eastAsia"/>
        </w:rPr>
        <w:t>日。</w:t>
      </w:r>
    </w:p>
  </w:footnote>
  <w:footnote w:id="2">
    <w:p w14:paraId="10A91803" w14:textId="77777777" w:rsidR="00A3373E" w:rsidRDefault="004E53D6">
      <w:pPr>
        <w:pStyle w:val="a4"/>
      </w:pPr>
      <w:r>
        <w:rPr>
          <w:rStyle w:val="aa"/>
        </w:rPr>
        <w:footnoteRef/>
      </w:r>
      <w:r>
        <w:t xml:space="preserve"> </w:t>
      </w:r>
      <w:r>
        <w:rPr>
          <w:rFonts w:hint="eastAsia"/>
        </w:rPr>
        <w:t xml:space="preserve"> </w:t>
      </w:r>
      <w:r>
        <w:rPr>
          <w:rFonts w:hint="eastAsia"/>
        </w:rPr>
        <w:t>上市以来分红率即自上市日至指定报告期区间，累计现金</w:t>
      </w:r>
      <w:proofErr w:type="gramStart"/>
      <w:r>
        <w:rPr>
          <w:rFonts w:hint="eastAsia"/>
        </w:rPr>
        <w:t>分红占</w:t>
      </w:r>
      <w:proofErr w:type="gramEnd"/>
      <w:r>
        <w:rPr>
          <w:rFonts w:hint="eastAsia"/>
        </w:rPr>
        <w:t>累计实现净利润的比例，该指标受上市时间影响较大。</w:t>
      </w:r>
    </w:p>
  </w:footnote>
  <w:footnote w:id="3">
    <w:p w14:paraId="420AD6B3" w14:textId="77777777" w:rsidR="00A3373E" w:rsidRDefault="004E53D6">
      <w:pPr>
        <w:pStyle w:val="a4"/>
      </w:pPr>
      <w:r>
        <w:rPr>
          <w:rStyle w:val="aa"/>
        </w:rPr>
        <w:footnoteRef/>
      </w:r>
      <w:r>
        <w:t xml:space="preserve"> </w:t>
      </w:r>
      <w:r>
        <w:rPr>
          <w:rFonts w:hint="eastAsia"/>
        </w:rPr>
        <w:t>ESG</w:t>
      </w:r>
      <w:r>
        <w:rPr>
          <w:rFonts w:hint="eastAsia"/>
        </w:rPr>
        <w:t>评分以</w:t>
      </w:r>
      <w:r>
        <w:rPr>
          <w:rFonts w:hint="eastAsia"/>
        </w:rPr>
        <w:t>WIND</w:t>
      </w:r>
      <w:r>
        <w:rPr>
          <w:rFonts w:hint="eastAsia"/>
        </w:rPr>
        <w:t>为准，基准日</w:t>
      </w:r>
      <w:r>
        <w:rPr>
          <w:rFonts w:hint="eastAsia"/>
        </w:rPr>
        <w:t>2022</w:t>
      </w:r>
      <w:r>
        <w:rPr>
          <w:rFonts w:hint="eastAsia"/>
        </w:rPr>
        <w:t>年</w:t>
      </w:r>
      <w:r>
        <w:rPr>
          <w:rFonts w:hint="eastAsia"/>
        </w:rPr>
        <w:t>12</w:t>
      </w:r>
      <w:r>
        <w:rPr>
          <w:rFonts w:hint="eastAsia"/>
        </w:rPr>
        <w:t>月</w:t>
      </w:r>
      <w:r>
        <w:rPr>
          <w:rFonts w:hint="eastAsia"/>
        </w:rPr>
        <w:t>31</w:t>
      </w:r>
      <w:r>
        <w:rPr>
          <w:rFonts w:hint="eastAsia"/>
        </w:rPr>
        <w:t>日</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FA3EEB3"/>
    <w:multiLevelType w:val="singleLevel"/>
    <w:tmpl w:val="AFA3EEB3"/>
    <w:lvl w:ilvl="0">
      <w:start w:val="1"/>
      <w:numFmt w:val="decimal"/>
      <w:suff w:val="nothing"/>
      <w:lvlText w:val="（%1）"/>
      <w:lvlJc w:val="left"/>
    </w:lvl>
  </w:abstractNum>
  <w:abstractNum w:abstractNumId="1" w15:restartNumberingAfterBreak="0">
    <w:nsid w:val="5505B8E1"/>
    <w:multiLevelType w:val="singleLevel"/>
    <w:tmpl w:val="5505B8E1"/>
    <w:lvl w:ilvl="0">
      <w:start w:val="1"/>
      <w:numFmt w:val="decimal"/>
      <w:suff w:val="nothing"/>
      <w:lvlText w:val="（%1）"/>
      <w:lvlJc w:val="left"/>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ee1m">
    <w15:presenceInfo w15:providerId="Windows Live" w15:userId="b47d21fbdc5340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YzMGJjOTFkOWRkOWE3ZTlhN2Q0ZWU1NDY2MzVmMGIifQ=="/>
  </w:docVars>
  <w:rsids>
    <w:rsidRoot w:val="0037300D"/>
    <w:rsid w:val="00166021"/>
    <w:rsid w:val="001F6A50"/>
    <w:rsid w:val="002A3FB0"/>
    <w:rsid w:val="002A7812"/>
    <w:rsid w:val="002A7983"/>
    <w:rsid w:val="002C4C82"/>
    <w:rsid w:val="0037300D"/>
    <w:rsid w:val="003F417C"/>
    <w:rsid w:val="00473C0C"/>
    <w:rsid w:val="0048315C"/>
    <w:rsid w:val="00487C6A"/>
    <w:rsid w:val="004E53D6"/>
    <w:rsid w:val="00551A44"/>
    <w:rsid w:val="005B48E0"/>
    <w:rsid w:val="005E7770"/>
    <w:rsid w:val="00651AB0"/>
    <w:rsid w:val="007575A0"/>
    <w:rsid w:val="007669C2"/>
    <w:rsid w:val="00830782"/>
    <w:rsid w:val="008B5614"/>
    <w:rsid w:val="00A249E2"/>
    <w:rsid w:val="00A3373E"/>
    <w:rsid w:val="00B95BE5"/>
    <w:rsid w:val="00B97CC5"/>
    <w:rsid w:val="00C43CAF"/>
    <w:rsid w:val="00CD5B08"/>
    <w:rsid w:val="00CE03AC"/>
    <w:rsid w:val="00D3089A"/>
    <w:rsid w:val="00DC3685"/>
    <w:rsid w:val="00EF35C9"/>
    <w:rsid w:val="019B1886"/>
    <w:rsid w:val="01AA3877"/>
    <w:rsid w:val="01B36BD0"/>
    <w:rsid w:val="01BB1367"/>
    <w:rsid w:val="01C012ED"/>
    <w:rsid w:val="02EB4148"/>
    <w:rsid w:val="033E071B"/>
    <w:rsid w:val="04252B69"/>
    <w:rsid w:val="04BD38C2"/>
    <w:rsid w:val="065C5002"/>
    <w:rsid w:val="06B07B82"/>
    <w:rsid w:val="071E0F8F"/>
    <w:rsid w:val="078D3A1F"/>
    <w:rsid w:val="07C5765D"/>
    <w:rsid w:val="08153A69"/>
    <w:rsid w:val="0837398B"/>
    <w:rsid w:val="08EB4D82"/>
    <w:rsid w:val="090A364B"/>
    <w:rsid w:val="09304FAA"/>
    <w:rsid w:val="0972152E"/>
    <w:rsid w:val="0A8E16CB"/>
    <w:rsid w:val="0B1D330C"/>
    <w:rsid w:val="0B4D3BF1"/>
    <w:rsid w:val="0B50723E"/>
    <w:rsid w:val="0B61144B"/>
    <w:rsid w:val="0BCD4D32"/>
    <w:rsid w:val="0C087B18"/>
    <w:rsid w:val="0C175FAD"/>
    <w:rsid w:val="0CCA3153"/>
    <w:rsid w:val="0CF84031"/>
    <w:rsid w:val="0D10137A"/>
    <w:rsid w:val="0DB22432"/>
    <w:rsid w:val="0DCE08EE"/>
    <w:rsid w:val="0E5E6115"/>
    <w:rsid w:val="0F600419"/>
    <w:rsid w:val="0F7F00F1"/>
    <w:rsid w:val="10540C60"/>
    <w:rsid w:val="10615A49"/>
    <w:rsid w:val="112E0021"/>
    <w:rsid w:val="11472E91"/>
    <w:rsid w:val="117B0D8C"/>
    <w:rsid w:val="121D3BF2"/>
    <w:rsid w:val="127001C5"/>
    <w:rsid w:val="1299596E"/>
    <w:rsid w:val="12A52565"/>
    <w:rsid w:val="12BC340B"/>
    <w:rsid w:val="139F5206"/>
    <w:rsid w:val="13F84916"/>
    <w:rsid w:val="144638D4"/>
    <w:rsid w:val="14DE1D5E"/>
    <w:rsid w:val="1557566D"/>
    <w:rsid w:val="15962639"/>
    <w:rsid w:val="159F14ED"/>
    <w:rsid w:val="15DD2016"/>
    <w:rsid w:val="16104199"/>
    <w:rsid w:val="16730284"/>
    <w:rsid w:val="169C77DB"/>
    <w:rsid w:val="171750B3"/>
    <w:rsid w:val="17233A58"/>
    <w:rsid w:val="17701C0E"/>
    <w:rsid w:val="194A5C14"/>
    <w:rsid w:val="196A6E19"/>
    <w:rsid w:val="19705FAB"/>
    <w:rsid w:val="1A567B27"/>
    <w:rsid w:val="1ADA4D76"/>
    <w:rsid w:val="1ADD03C2"/>
    <w:rsid w:val="1B6805D3"/>
    <w:rsid w:val="1C077DEC"/>
    <w:rsid w:val="1C146065"/>
    <w:rsid w:val="1C931680"/>
    <w:rsid w:val="1CD02EBB"/>
    <w:rsid w:val="1E0A3BC4"/>
    <w:rsid w:val="1E2527AC"/>
    <w:rsid w:val="1EA27958"/>
    <w:rsid w:val="1EBD4792"/>
    <w:rsid w:val="1EC9044F"/>
    <w:rsid w:val="1F234F3D"/>
    <w:rsid w:val="1F6317DE"/>
    <w:rsid w:val="1F7E032F"/>
    <w:rsid w:val="208D63E6"/>
    <w:rsid w:val="209634ED"/>
    <w:rsid w:val="20AC5114"/>
    <w:rsid w:val="21AD4F92"/>
    <w:rsid w:val="21CD4745"/>
    <w:rsid w:val="21ED402A"/>
    <w:rsid w:val="21EF5E3F"/>
    <w:rsid w:val="2217065D"/>
    <w:rsid w:val="222F59A7"/>
    <w:rsid w:val="2234120F"/>
    <w:rsid w:val="2254540E"/>
    <w:rsid w:val="227746B0"/>
    <w:rsid w:val="22C80936"/>
    <w:rsid w:val="22E76282"/>
    <w:rsid w:val="22E7690F"/>
    <w:rsid w:val="23551BE5"/>
    <w:rsid w:val="2383244E"/>
    <w:rsid w:val="24577437"/>
    <w:rsid w:val="24594F5D"/>
    <w:rsid w:val="255A0F8D"/>
    <w:rsid w:val="25C042C4"/>
    <w:rsid w:val="25DA20CE"/>
    <w:rsid w:val="25F52A64"/>
    <w:rsid w:val="260158AC"/>
    <w:rsid w:val="268B161A"/>
    <w:rsid w:val="26971709"/>
    <w:rsid w:val="26A526DC"/>
    <w:rsid w:val="2730017A"/>
    <w:rsid w:val="27DF5779"/>
    <w:rsid w:val="285846C4"/>
    <w:rsid w:val="288F4F38"/>
    <w:rsid w:val="2890116A"/>
    <w:rsid w:val="2AA1140C"/>
    <w:rsid w:val="2B2F07C6"/>
    <w:rsid w:val="2B706F0E"/>
    <w:rsid w:val="2BAA2542"/>
    <w:rsid w:val="2BB4516F"/>
    <w:rsid w:val="2BD812EE"/>
    <w:rsid w:val="2BFF288E"/>
    <w:rsid w:val="2C29790B"/>
    <w:rsid w:val="2CA64AB8"/>
    <w:rsid w:val="2D566499"/>
    <w:rsid w:val="2DB63420"/>
    <w:rsid w:val="2DE51610"/>
    <w:rsid w:val="2E1076CE"/>
    <w:rsid w:val="2E60513A"/>
    <w:rsid w:val="2E954DE4"/>
    <w:rsid w:val="2F7B047E"/>
    <w:rsid w:val="311978D9"/>
    <w:rsid w:val="316D2048"/>
    <w:rsid w:val="31C0486E"/>
    <w:rsid w:val="31F6028F"/>
    <w:rsid w:val="32285F6F"/>
    <w:rsid w:val="32B40ECE"/>
    <w:rsid w:val="32BF68D3"/>
    <w:rsid w:val="33544C1D"/>
    <w:rsid w:val="33661445"/>
    <w:rsid w:val="33890C8F"/>
    <w:rsid w:val="338F44F8"/>
    <w:rsid w:val="33F425AD"/>
    <w:rsid w:val="345474EF"/>
    <w:rsid w:val="34CE72A2"/>
    <w:rsid w:val="35463399"/>
    <w:rsid w:val="35645510"/>
    <w:rsid w:val="36280C33"/>
    <w:rsid w:val="36A52284"/>
    <w:rsid w:val="36E763F9"/>
    <w:rsid w:val="37E54F35"/>
    <w:rsid w:val="38504A71"/>
    <w:rsid w:val="386C12AB"/>
    <w:rsid w:val="3870241E"/>
    <w:rsid w:val="39206A63"/>
    <w:rsid w:val="39B822CE"/>
    <w:rsid w:val="3A3000B7"/>
    <w:rsid w:val="3A886308"/>
    <w:rsid w:val="3B4F0A10"/>
    <w:rsid w:val="3BDA477E"/>
    <w:rsid w:val="3D4225DB"/>
    <w:rsid w:val="3D695DB9"/>
    <w:rsid w:val="3D934BE4"/>
    <w:rsid w:val="3DB644B6"/>
    <w:rsid w:val="3DDC1B5E"/>
    <w:rsid w:val="3DE71FBC"/>
    <w:rsid w:val="3E085AD1"/>
    <w:rsid w:val="3EB07A18"/>
    <w:rsid w:val="3F823162"/>
    <w:rsid w:val="40602596"/>
    <w:rsid w:val="41171FD0"/>
    <w:rsid w:val="41E974C9"/>
    <w:rsid w:val="42075BA1"/>
    <w:rsid w:val="420C4390"/>
    <w:rsid w:val="43804545"/>
    <w:rsid w:val="45A35BE1"/>
    <w:rsid w:val="45A679C2"/>
    <w:rsid w:val="45AD4CB1"/>
    <w:rsid w:val="466E61EE"/>
    <w:rsid w:val="468679DC"/>
    <w:rsid w:val="47347438"/>
    <w:rsid w:val="47460BC6"/>
    <w:rsid w:val="477A0BC3"/>
    <w:rsid w:val="47BF2E94"/>
    <w:rsid w:val="483B3434"/>
    <w:rsid w:val="48763A80"/>
    <w:rsid w:val="49206390"/>
    <w:rsid w:val="49366D6C"/>
    <w:rsid w:val="4AB60164"/>
    <w:rsid w:val="4B1A4B97"/>
    <w:rsid w:val="4C775914"/>
    <w:rsid w:val="4CDF7E46"/>
    <w:rsid w:val="4CE865CF"/>
    <w:rsid w:val="4D7D31BB"/>
    <w:rsid w:val="4DBD69A9"/>
    <w:rsid w:val="4E733366"/>
    <w:rsid w:val="4E7B76FB"/>
    <w:rsid w:val="4FF0236A"/>
    <w:rsid w:val="503E30D6"/>
    <w:rsid w:val="50616DC4"/>
    <w:rsid w:val="50C23D07"/>
    <w:rsid w:val="51583D23"/>
    <w:rsid w:val="51E25CE3"/>
    <w:rsid w:val="52466271"/>
    <w:rsid w:val="535E75EB"/>
    <w:rsid w:val="53B35A9E"/>
    <w:rsid w:val="54212AF2"/>
    <w:rsid w:val="54422A68"/>
    <w:rsid w:val="54D538DD"/>
    <w:rsid w:val="55844B41"/>
    <w:rsid w:val="55A75279"/>
    <w:rsid w:val="55F935FB"/>
    <w:rsid w:val="56FE0B98"/>
    <w:rsid w:val="57CB2DD4"/>
    <w:rsid w:val="581F3C8C"/>
    <w:rsid w:val="58366D88"/>
    <w:rsid w:val="583823B4"/>
    <w:rsid w:val="583D43DB"/>
    <w:rsid w:val="586C4558"/>
    <w:rsid w:val="590A624B"/>
    <w:rsid w:val="59CC1752"/>
    <w:rsid w:val="5A4B62FE"/>
    <w:rsid w:val="5B503CBD"/>
    <w:rsid w:val="5B597445"/>
    <w:rsid w:val="5B9B5880"/>
    <w:rsid w:val="5BE24CBF"/>
    <w:rsid w:val="5C457186"/>
    <w:rsid w:val="5D3C099D"/>
    <w:rsid w:val="5DE44B1F"/>
    <w:rsid w:val="5E68026C"/>
    <w:rsid w:val="5E87796A"/>
    <w:rsid w:val="5F950838"/>
    <w:rsid w:val="5FD0361E"/>
    <w:rsid w:val="60AE4CBE"/>
    <w:rsid w:val="60C72C73"/>
    <w:rsid w:val="60DA29A7"/>
    <w:rsid w:val="60E120F7"/>
    <w:rsid w:val="6191435B"/>
    <w:rsid w:val="61942BFF"/>
    <w:rsid w:val="625E3163"/>
    <w:rsid w:val="629D5835"/>
    <w:rsid w:val="62ED31C8"/>
    <w:rsid w:val="62EE2739"/>
    <w:rsid w:val="62FB6C04"/>
    <w:rsid w:val="63F975E8"/>
    <w:rsid w:val="6463761F"/>
    <w:rsid w:val="657D50EC"/>
    <w:rsid w:val="659770B8"/>
    <w:rsid w:val="66CA526B"/>
    <w:rsid w:val="6739419F"/>
    <w:rsid w:val="675E6ACE"/>
    <w:rsid w:val="6897319C"/>
    <w:rsid w:val="69B4358D"/>
    <w:rsid w:val="6B064398"/>
    <w:rsid w:val="6B1E7298"/>
    <w:rsid w:val="6B735ED1"/>
    <w:rsid w:val="6C67530A"/>
    <w:rsid w:val="6C7D068A"/>
    <w:rsid w:val="6C9A123C"/>
    <w:rsid w:val="6CEB5F3B"/>
    <w:rsid w:val="6D1014FE"/>
    <w:rsid w:val="6D567508"/>
    <w:rsid w:val="6DFE57FA"/>
    <w:rsid w:val="6E380D0C"/>
    <w:rsid w:val="6E570E9B"/>
    <w:rsid w:val="6ED22F0F"/>
    <w:rsid w:val="6EEE43A1"/>
    <w:rsid w:val="6F246E38"/>
    <w:rsid w:val="6F56037F"/>
    <w:rsid w:val="6FE56C72"/>
    <w:rsid w:val="70C66AA3"/>
    <w:rsid w:val="70DD5B9B"/>
    <w:rsid w:val="710D46D2"/>
    <w:rsid w:val="71663DE2"/>
    <w:rsid w:val="71BB5EDC"/>
    <w:rsid w:val="720D425E"/>
    <w:rsid w:val="722F68CA"/>
    <w:rsid w:val="725B146D"/>
    <w:rsid w:val="72A11576"/>
    <w:rsid w:val="73320420"/>
    <w:rsid w:val="75387844"/>
    <w:rsid w:val="75DC0B17"/>
    <w:rsid w:val="76911902"/>
    <w:rsid w:val="771B741D"/>
    <w:rsid w:val="772B5ADA"/>
    <w:rsid w:val="77BC475C"/>
    <w:rsid w:val="77D777E8"/>
    <w:rsid w:val="78232A2D"/>
    <w:rsid w:val="78931961"/>
    <w:rsid w:val="79052133"/>
    <w:rsid w:val="79BF6786"/>
    <w:rsid w:val="7A5213A8"/>
    <w:rsid w:val="7C320365"/>
    <w:rsid w:val="7CCA3477"/>
    <w:rsid w:val="7D366D5F"/>
    <w:rsid w:val="7D761851"/>
    <w:rsid w:val="7DA97531"/>
    <w:rsid w:val="7E642FDC"/>
    <w:rsid w:val="7E722019"/>
    <w:rsid w:val="7E9957F7"/>
    <w:rsid w:val="7EF72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17AF725"/>
  <w15:docId w15:val="{813C08C9-9D04-4169-907F-0870D2E19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caption" w:semiHidden="1" w:unhideWhenUsed="1" w:qFormat="1"/>
    <w:lsdException w:name="footnote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仿宋" w:hAnsi="宋体" w:cs="Times New Roman" w:hint="eastAsia"/>
      <w:b/>
      <w:bCs/>
      <w:kern w:val="44"/>
      <w:sz w:val="24"/>
      <w:szCs w:val="4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note text"/>
    <w:basedOn w:val="a"/>
    <w:qFormat/>
    <w:pPr>
      <w:snapToGrid w:val="0"/>
      <w:jc w:val="left"/>
    </w:pPr>
    <w:rPr>
      <w:sz w:val="18"/>
    </w:rPr>
  </w:style>
  <w:style w:type="paragraph" w:styleId="a5">
    <w:name w:val="Normal (Web)"/>
    <w:basedOn w:val="a"/>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character" w:styleId="a9">
    <w:name w:val="Hyperlink"/>
    <w:basedOn w:val="a0"/>
    <w:qFormat/>
    <w:rPr>
      <w:color w:val="0000FF"/>
      <w:u w:val="single"/>
    </w:rPr>
  </w:style>
  <w:style w:type="character" w:styleId="aa">
    <w:name w:val="footnote reference"/>
    <w:basedOn w:val="a0"/>
    <w:qFormat/>
    <w:rPr>
      <w:vertAlign w:val="superscript"/>
    </w:rPr>
  </w:style>
  <w:style w:type="paragraph" w:customStyle="1" w:styleId="10">
    <w:name w:val="修订1"/>
    <w:hidden/>
    <w:uiPriority w:val="99"/>
    <w:unhideWhenUsed/>
    <w:qFormat/>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1</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lee1m</cp:lastModifiedBy>
  <cp:revision>13</cp:revision>
  <cp:lastPrinted>2023-06-20T08:28:00Z</cp:lastPrinted>
  <dcterms:created xsi:type="dcterms:W3CDTF">2022-11-28T06:35:00Z</dcterms:created>
  <dcterms:modified xsi:type="dcterms:W3CDTF">2023-07-06T00:41:00Z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31F91233771B4BF3B1385BE565AC6368</vt:lpwstr>
  </property>
</Properties>
</file>