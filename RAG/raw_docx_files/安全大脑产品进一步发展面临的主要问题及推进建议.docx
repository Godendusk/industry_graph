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4C8" w:rsidRDefault="002470ED">
      <w:pPr>
        <w:jc w:val="center"/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bookmarkStart w:id="0" w:name="OLE_LINK1"/>
      <w:bookmarkStart w:id="1" w:name="OLE_LINK3"/>
      <w:bookmarkStart w:id="2" w:name="OLE_LINK4"/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天翼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安全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大脑进一步发展面临的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主要问题及推进建议</w:t>
      </w:r>
    </w:p>
    <w:bookmarkEnd w:id="0"/>
    <w:p w:rsidR="005234C8" w:rsidRDefault="002470ED">
      <w:pPr>
        <w:pStyle w:val="a9"/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</w:pP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 xml:space="preserve"> </w:t>
      </w:r>
      <w:r>
        <w:rPr>
          <w:rFonts w:ascii="Segoe UI" w:hAnsi="Segoe UI" w:cs="Segoe UI"/>
          <w:color w:val="1C1F23"/>
          <w:szCs w:val="27"/>
          <w:shd w:val="clear" w:color="auto" w:fill="FFFFFF"/>
        </w:rPr>
        <w:t xml:space="preserve">  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天翼安全大脑是集本地安全防护、云端安全运营为一体的安全服务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，</w:t>
      </w:r>
      <w:r w:rsidR="00C91948" w:rsidRPr="00B328A3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作为中国电信战新主要安全标品，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2</w:t>
      </w:r>
      <w:r w:rsidR="002B3CCB"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024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年底</w:t>
      </w:r>
      <w:r w:rsidR="002B3CCB"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已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累计达到</w:t>
      </w:r>
      <w:r w:rsidR="002B3CCB"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50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万线，年净增</w:t>
      </w:r>
      <w:r w:rsidR="002B3CCB"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35.4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万线，</w:t>
      </w:r>
      <w:r w:rsidR="00C91948" w:rsidRPr="00B328A3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对安全业务的发展起到了良好</w:t>
      </w:r>
      <w:r w:rsidR="002B3CCB" w:rsidRP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的推动作用。通过安全大脑终端防护网关进驻客户机房，防护客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户网络</w:t>
      </w:r>
      <w:r w:rsidR="00C91948" w:rsidRPr="00B328A3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和通讯设备，能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帮助了解客户所有的办公情况，提供一体化服务，</w:t>
      </w:r>
      <w:r w:rsidR="00C91948" w:rsidRPr="00B328A3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实现传统业务和战新业务双轮驱动，协同发展</w:t>
      </w:r>
      <w:r w:rsidR="002B3CCB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。</w:t>
      </w:r>
      <w:ins w:id="3" w:author="guocf" w:date="2025-04-16T14:53:00Z">
        <w:r w:rsidR="004A124E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t>然而，</w:t>
        </w:r>
      </w:ins>
      <w:del w:id="4" w:author="guocf" w:date="2025-04-16T14:21:00Z">
        <w:r w:rsidR="002B3CCB" w:rsidDel="006F2FB5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但</w:delText>
        </w:r>
      </w:del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安全大脑虽在云边端联动、</w:t>
      </w:r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AI</w:t>
      </w:r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融合方面取得</w:t>
      </w:r>
      <w:ins w:id="5" w:author="guocf" w:date="2025-04-16T14:54:00Z">
        <w:r w:rsidR="004A124E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t>一定</w:t>
        </w:r>
      </w:ins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进展，但在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产品</w:t>
      </w:r>
      <w:ins w:id="6" w:author="guocf" w:date="2025-04-16T14:54:00Z">
        <w:r w:rsidR="004A124E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t>设计</w:t>
        </w:r>
      </w:ins>
      <w:del w:id="7" w:author="guocf" w:date="2025-04-16T14:54:00Z">
        <w:r w:rsidDel="004A124E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运营</w:delText>
        </w:r>
      </w:del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、</w:t>
      </w:r>
      <w:ins w:id="8" w:author="guocf" w:date="2025-04-16T15:29:00Z">
        <w:r w:rsidR="00C6568A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t>服务赋能、</w:t>
        </w:r>
      </w:ins>
      <w:ins w:id="9" w:author="guocf" w:date="2025-04-21T14:36:00Z">
        <w:r w:rsidR="002A2A89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t>开放范围</w:t>
        </w:r>
      </w:ins>
      <w:bookmarkStart w:id="10" w:name="_GoBack"/>
      <w:bookmarkEnd w:id="10"/>
      <w:del w:id="11" w:author="guocf" w:date="2025-04-16T14:54:00Z">
        <w:r w:rsidDel="004A124E">
          <w:rPr>
            <w:rFonts w:ascii="Segoe UI" w:eastAsiaTheme="minorEastAsia" w:hAnsi="Segoe UI" w:cs="Segoe UI"/>
            <w:color w:val="1C1F23"/>
            <w:kern w:val="2"/>
            <w:szCs w:val="27"/>
            <w:shd w:val="clear" w:color="auto" w:fill="FFFFFF"/>
          </w:rPr>
          <w:delText>生态协同</w:delText>
        </w:r>
      </w:del>
      <w:del w:id="12" w:author="guocf" w:date="2025-04-16T15:29:00Z">
        <w:r w:rsidDel="00C6568A">
          <w:rPr>
            <w:rFonts w:ascii="Segoe UI" w:eastAsiaTheme="minorEastAsia" w:hAnsi="Segoe UI" w:cs="Segoe UI"/>
            <w:color w:val="1C1F23"/>
            <w:kern w:val="2"/>
            <w:szCs w:val="27"/>
            <w:shd w:val="clear" w:color="auto" w:fill="FFFFFF"/>
          </w:rPr>
          <w:delText>等</w:delText>
        </w:r>
      </w:del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方面仍存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问题需</w:t>
      </w:r>
      <w:ins w:id="13" w:author="guocf" w:date="2025-04-17T08:45:00Z">
        <w:r w:rsidR="009F1AB3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t>要</w:t>
        </w:r>
      </w:ins>
      <w:del w:id="14" w:author="guocf" w:date="2025-04-16T16:34:00Z">
        <w:r w:rsidDel="00284A71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推进</w:delText>
        </w:r>
      </w:del>
      <w:ins w:id="15" w:author="guocf" w:date="2025-04-16T16:31:00Z">
        <w:r w:rsidR="00284A71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t>优化</w:t>
        </w:r>
      </w:ins>
      <w:del w:id="16" w:author="guocf" w:date="2025-04-17T08:44:00Z">
        <w:r w:rsidDel="009F1AB3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解决</w:delText>
        </w:r>
      </w:del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。</w:t>
      </w:r>
    </w:p>
    <w:bookmarkEnd w:id="1"/>
    <w:bookmarkEnd w:id="2"/>
    <w:p w:rsidR="005234C8" w:rsidRPr="00B328A3" w:rsidRDefault="009C1DDF" w:rsidP="00B328A3">
      <w:pPr>
        <w:pStyle w:val="ae"/>
        <w:numPr>
          <w:ilvl w:val="0"/>
          <w:numId w:val="4"/>
        </w:numPr>
        <w:ind w:left="0" w:firstLineChars="0" w:firstLine="480"/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ins w:id="17" w:author="guocf" w:date="2025-04-18T09:24:00Z">
        <w:r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市场态势：</w:t>
        </w:r>
      </w:ins>
      <w:r w:rsidR="00165754" w:rsidRPr="00B328A3"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传统</w:t>
      </w:r>
      <w:ins w:id="18" w:author="guocf" w:date="2025-04-16T14:37:00Z">
        <w:r w:rsidR="004848D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主要</w:t>
        </w:r>
      </w:ins>
      <w:r w:rsidR="00165754" w:rsidRPr="00B328A3"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网络安</w:t>
      </w:r>
      <w:r w:rsidR="002470ED" w:rsidRPr="002470ED"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全</w:t>
      </w:r>
      <w:ins w:id="19" w:author="guocf" w:date="2025-04-16T14:42:00Z">
        <w:r w:rsidR="0014132D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头部</w:t>
        </w:r>
      </w:ins>
      <w:r w:rsidR="002470ED" w:rsidRPr="002470ED"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厂商业务收入下滑，</w:t>
      </w:r>
      <w:r w:rsidR="00165754" w:rsidRPr="002470ED"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中国电信</w:t>
      </w:r>
      <w:ins w:id="20" w:author="guocf" w:date="2025-04-16T14:58:00Z">
        <w:r w:rsidR="004A124E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网络安全业务</w:t>
        </w:r>
      </w:ins>
      <w:ins w:id="21" w:author="guocf" w:date="2025-04-16T14:57:00Z">
        <w:r w:rsidR="004A124E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获得市场认可，</w:t>
        </w:r>
      </w:ins>
      <w:ins w:id="22" w:author="guocf" w:date="2025-04-16T14:32:00Z">
        <w:r w:rsidR="004848D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收入</w:t>
        </w:r>
      </w:ins>
      <w:ins w:id="23" w:author="guocf" w:date="2025-04-16T16:32:00Z">
        <w:r w:rsidR="00284A71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稳步</w:t>
        </w:r>
      </w:ins>
      <w:ins w:id="24" w:author="guocf" w:date="2025-04-16T14:32:00Z">
        <w:r w:rsidR="004848D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增</w:t>
        </w:r>
      </w:ins>
      <w:ins w:id="25" w:author="guocf" w:date="2025-04-16T14:57:00Z">
        <w:r w:rsidR="004A124E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长</w:t>
        </w:r>
      </w:ins>
      <w:del w:id="26" w:author="guocf" w:date="2025-04-16T14:57:00Z">
        <w:r w:rsidR="00165754" w:rsidRPr="002470ED" w:rsidDel="004A124E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面临发展</w:delText>
        </w:r>
      </w:del>
      <w:del w:id="27" w:author="guocf" w:date="2025-04-16T14:32:00Z">
        <w:r w:rsidR="00165754" w:rsidRPr="002470ED" w:rsidDel="004848D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新</w:delText>
        </w:r>
      </w:del>
      <w:del w:id="28" w:author="guocf" w:date="2025-04-16T14:57:00Z">
        <w:r w:rsidR="00165754" w:rsidRPr="002470ED" w:rsidDel="004A124E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机会</w:delText>
        </w:r>
      </w:del>
      <w:del w:id="29" w:author="guocf" w:date="2025-04-21T13:55:00Z">
        <w:r w:rsidR="00165754" w:rsidRPr="002470ED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，</w:delText>
        </w:r>
        <w:r w:rsidR="002B3CCB" w:rsidRPr="002470ED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“</w:delText>
        </w:r>
        <w:r w:rsidR="002470ED" w:rsidRPr="00B328A3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合规</w:delText>
        </w:r>
        <w:r w:rsidR="002470ED" w:rsidRPr="00B328A3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+</w:delText>
        </w:r>
        <w:r w:rsidR="002470ED" w:rsidRPr="00B328A3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实战对抗能力</w:delText>
        </w:r>
        <w:r w:rsidR="002B3CCB" w:rsidRPr="00B328A3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”</w:delText>
        </w:r>
        <w:r w:rsidR="00165754" w:rsidRPr="00B328A3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协同发展成为</w:delText>
        </w:r>
        <w:r w:rsidR="002B3CCB" w:rsidRPr="00B328A3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主要</w:delText>
        </w:r>
      </w:del>
      <w:del w:id="30" w:author="guocf" w:date="2025-04-16T16:32:00Z">
        <w:r w:rsidR="00165754" w:rsidRPr="00B328A3" w:rsidDel="00284A71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需</w:delText>
        </w:r>
      </w:del>
      <w:del w:id="31" w:author="guocf" w:date="2025-04-21T13:55:00Z">
        <w:r w:rsidR="00165754" w:rsidRPr="00B328A3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求</w:delText>
        </w:r>
      </w:del>
    </w:p>
    <w:p w:rsidR="00B328A3" w:rsidRPr="00B328A3" w:rsidRDefault="00B328A3" w:rsidP="00B328A3">
      <w:pPr>
        <w:ind w:firstLineChars="200" w:firstLine="480"/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传统</w:t>
      </w:r>
      <w:ins w:id="32" w:author="guocf" w:date="2025-04-16T14:37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主要</w:t>
        </w:r>
      </w:ins>
      <w:ins w:id="33" w:author="guocf" w:date="2025-04-16T14:38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网络</w:t>
        </w:r>
      </w:ins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安全</w:t>
      </w:r>
      <w:ins w:id="34" w:author="guocf" w:date="2025-04-16T14:42:00Z">
        <w:r w:rsidR="0014132D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头部</w:t>
        </w:r>
      </w:ins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厂商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2</w:t>
      </w:r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024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年业务收入下滑，</w:t>
      </w:r>
      <w:ins w:id="35" w:author="guocf" w:date="2025-04-16T14:38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其中，</w:t>
        </w:r>
      </w:ins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奇安信</w:t>
      </w:r>
      <w:del w:id="36" w:author="guocf" w:date="2025-04-16T14:38:00Z"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2</w:delText>
        </w:r>
        <w:r w:rsidRPr="00B328A3" w:rsidDel="004848D5">
          <w:rPr>
            <w:rFonts w:ascii="Segoe UI" w:hAnsi="Segoe UI" w:cs="Segoe UI"/>
            <w:color w:val="1C1F23"/>
            <w:sz w:val="24"/>
            <w:szCs w:val="27"/>
            <w:shd w:val="clear" w:color="auto" w:fill="FFFFFF"/>
          </w:rPr>
          <w:delText>024</w:delText>
        </w:r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年收入</w:delText>
        </w:r>
      </w:del>
      <w:del w:id="37" w:author="guocf" w:date="2025-04-16T14:36:00Z"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预计</w:delText>
        </w:r>
      </w:del>
      <w:del w:id="38" w:author="guocf" w:date="2025-04-16T14:35:00Z"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负增长</w:delText>
        </w:r>
      </w:del>
      <w:ins w:id="39" w:author="guocf" w:date="2025-04-16T14:35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下滑</w:t>
        </w:r>
      </w:ins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3</w:t>
      </w:r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2%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，启明星辰</w:t>
      </w:r>
      <w:del w:id="40" w:author="guocf" w:date="2025-04-16T14:38:00Z"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2</w:delText>
        </w:r>
        <w:r w:rsidRPr="00B328A3" w:rsidDel="004848D5">
          <w:rPr>
            <w:rFonts w:ascii="Segoe UI" w:hAnsi="Segoe UI" w:cs="Segoe UI"/>
            <w:color w:val="1C1F23"/>
            <w:sz w:val="24"/>
            <w:szCs w:val="27"/>
            <w:shd w:val="clear" w:color="auto" w:fill="FFFFFF"/>
          </w:rPr>
          <w:delText>024</w:delText>
        </w:r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年收入</w:delText>
        </w:r>
      </w:del>
      <w:del w:id="41" w:author="guocf" w:date="2025-04-16T14:36:00Z"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预计</w:delText>
        </w:r>
      </w:del>
      <w:ins w:id="42" w:author="guocf" w:date="2025-04-16T14:35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下滑</w:t>
        </w:r>
      </w:ins>
      <w:del w:id="43" w:author="guocf" w:date="2025-04-16T14:35:00Z"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负增长</w:delText>
        </w:r>
      </w:del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13%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，天融信</w:t>
      </w:r>
      <w:del w:id="44" w:author="guocf" w:date="2025-04-16T16:32:00Z">
        <w:r w:rsidRPr="00B328A3" w:rsidDel="00284A71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2</w:delText>
        </w:r>
      </w:del>
      <w:del w:id="45" w:author="guocf" w:date="2025-04-16T14:39:00Z">
        <w:r w:rsidRPr="00B328A3" w:rsidDel="004848D5">
          <w:rPr>
            <w:rFonts w:ascii="Segoe UI" w:hAnsi="Segoe UI" w:cs="Segoe UI"/>
            <w:color w:val="1C1F23"/>
            <w:sz w:val="24"/>
            <w:szCs w:val="27"/>
            <w:shd w:val="clear" w:color="auto" w:fill="FFFFFF"/>
          </w:rPr>
          <w:delText>024</w:delText>
        </w:r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年收入</w:delText>
        </w:r>
      </w:del>
      <w:ins w:id="46" w:author="guocf" w:date="2025-04-16T14:36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下滑</w:t>
        </w:r>
      </w:ins>
      <w:del w:id="47" w:author="guocf" w:date="2025-04-16T14:36:00Z"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预计负增长</w:delText>
        </w:r>
      </w:del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7%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。中国电信</w:t>
      </w:r>
      <w:ins w:id="48" w:author="guocf" w:date="2025-04-16T14:40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网络</w:t>
        </w:r>
      </w:ins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安全</w:t>
      </w:r>
      <w:ins w:id="49" w:author="guocf" w:date="2025-04-16T15:00:00Z">
        <w:r w:rsidR="004A124E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业务获得市场认可，</w:t>
        </w:r>
      </w:ins>
      <w:ins w:id="50" w:author="guocf" w:date="2025-04-16T14:40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收入</w:t>
        </w:r>
      </w:ins>
      <w:ins w:id="51" w:author="guocf" w:date="2025-04-16T15:01:00Z">
        <w:r w:rsidR="004A124E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逐年</w:t>
        </w:r>
      </w:ins>
      <w:ins w:id="52" w:author="guocf" w:date="2025-04-16T14:40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增长</w:t>
        </w:r>
      </w:ins>
      <w:del w:id="53" w:author="guocf" w:date="2025-04-16T14:40:00Z">
        <w:r w:rsidRPr="00B328A3" w:rsidDel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产品面</w:delText>
        </w:r>
      </w:del>
      <w:del w:id="54" w:author="guocf" w:date="2025-04-16T15:00:00Z">
        <w:r w:rsidRPr="00B328A3" w:rsidDel="004A124E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临新的发展机会</w:delText>
        </w:r>
      </w:del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2</w:t>
      </w:r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024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年</w:t>
      </w:r>
      <w:ins w:id="55" w:author="guocf" w:date="2025-04-16T14:41:00Z">
        <w:r w:rsidR="004848D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网络</w:t>
        </w:r>
      </w:ins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安全业务收入达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1</w:t>
      </w:r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62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亿，同比增长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1</w:t>
      </w:r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7.2%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，主要</w:t>
      </w:r>
      <w:ins w:id="56" w:author="guocf" w:date="2025-04-16T14:41:00Z">
        <w:r w:rsidR="0014132D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网络</w:t>
        </w:r>
      </w:ins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安全标品之一安全大脑</w:t>
      </w:r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已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累计达到</w:t>
      </w:r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50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万线，年净增</w:t>
      </w:r>
      <w:r w:rsidRPr="00B328A3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35.4</w:t>
      </w:r>
      <w:r w:rsidRPr="00B328A3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万线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。</w:t>
      </w:r>
    </w:p>
    <w:tbl>
      <w:tblPr>
        <w:tblW w:w="59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843"/>
        <w:gridCol w:w="1843"/>
        <w:gridCol w:w="1134"/>
      </w:tblGrid>
      <w:tr w:rsidR="005234C8" w:rsidTr="00B328A3">
        <w:trPr>
          <w:trHeight w:val="560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5234C8" w:rsidRDefault="00C91948" w:rsidP="00B328A3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 w:hint="eastAsia"/>
                <w:color w:val="1C1F23"/>
                <w:sz w:val="24"/>
                <w:szCs w:val="27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1C1F23"/>
                <w:sz w:val="24"/>
                <w:szCs w:val="27"/>
                <w:shd w:val="clear" w:color="auto" w:fill="FFFFFF"/>
              </w:rPr>
              <w:t xml:space="preserve">  </w:t>
            </w:r>
            <w:r w:rsidR="002470ED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公司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2023年收入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>（单位：万元）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2024年收入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>（单位：万元）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收入增长率</w:t>
            </w:r>
          </w:p>
        </w:tc>
      </w:tr>
      <w:tr w:rsidR="005234C8" w:rsidTr="00B328A3">
        <w:trPr>
          <w:trHeight w:val="408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奇安信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641,477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435,453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-32%</w:t>
            </w:r>
          </w:p>
        </w:tc>
      </w:tr>
      <w:tr w:rsidR="005234C8" w:rsidTr="00B328A3">
        <w:trPr>
          <w:trHeight w:val="371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深信服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766,217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751,976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-2%</w:t>
            </w:r>
          </w:p>
        </w:tc>
      </w:tr>
      <w:tr w:rsidR="005234C8" w:rsidTr="00B328A3">
        <w:trPr>
          <w:trHeight w:val="475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启明星辰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450,691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390,000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-13%</w:t>
            </w:r>
          </w:p>
        </w:tc>
      </w:tr>
      <w:tr w:rsidR="005234C8" w:rsidTr="00B328A3">
        <w:trPr>
          <w:trHeight w:val="437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天融信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312,449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290,000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-7%</w:t>
            </w:r>
          </w:p>
        </w:tc>
      </w:tr>
      <w:tr w:rsidR="005234C8" w:rsidTr="00B328A3">
        <w:trPr>
          <w:trHeight w:val="399"/>
          <w:jc w:val="center"/>
        </w:trPr>
        <w:tc>
          <w:tcPr>
            <w:tcW w:w="1129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安恒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217,016 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204,511 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:rsidR="005234C8" w:rsidRDefault="002470ED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-6%</w:t>
            </w:r>
          </w:p>
        </w:tc>
      </w:tr>
    </w:tbl>
    <w:p w:rsidR="005234C8" w:rsidRDefault="000062BC">
      <w:pPr>
        <w:ind w:firstLineChars="200" w:firstLine="480"/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 xml:space="preserve"> 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 xml:space="preserve">     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表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1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：传统</w:t>
      </w:r>
      <w:ins w:id="57" w:author="guocf" w:date="2025-04-16T14:43:00Z">
        <w:r w:rsidR="0014132D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主要</w:t>
        </w:r>
      </w:ins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网络安全头部企业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2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023-2024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年业务收入对比表</w:t>
      </w:r>
    </w:p>
    <w:p w:rsidR="00165754" w:rsidRPr="00AF4919" w:rsidRDefault="00165754" w:rsidP="00C91948">
      <w:pPr>
        <w:pStyle w:val="a9"/>
        <w:ind w:firstLineChars="200" w:firstLine="480"/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  <w:rPrChange w:id="58" w:author="guocf" w:date="2025-04-16T15:13:00Z">
            <w:rPr>
              <w:rFonts w:ascii="Segoe UI" w:hAnsi="Segoe UI" w:cs="Segoe UI"/>
              <w:b/>
              <w:color w:val="1C1F23"/>
              <w:szCs w:val="27"/>
              <w:shd w:val="clear" w:color="auto" w:fill="FFFFFF"/>
            </w:rPr>
          </w:rPrChange>
        </w:rPr>
      </w:pPr>
      <w:del w:id="59" w:author="guocf" w:date="2025-04-21T13:55:00Z">
        <w:r w:rsidDel="006C4D47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传统合规市场逐渐趋于饱和，</w:delText>
        </w:r>
      </w:del>
      <w:del w:id="60" w:author="guocf" w:date="2025-04-17T08:47:00Z">
        <w:r w:rsidDel="009F1AB3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市场涌现出</w:delText>
        </w:r>
      </w:del>
      <w:del w:id="61" w:author="guocf" w:date="2025-04-21T13:55:00Z">
        <w:r w:rsidDel="006C4D47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AI+</w:delText>
        </w:r>
        <w:r w:rsidDel="006C4D47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、低空经济等高技术、新质化需求，</w:delText>
        </w:r>
      </w:del>
      <w:del w:id="62" w:author="guocf" w:date="2025-04-16T15:02:00Z">
        <w:r w:rsidDel="0047708C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模式</w:delText>
        </w:r>
      </w:del>
      <w:del w:id="63" w:author="guocf" w:date="2025-04-16T14:48:00Z">
        <w:r w:rsidDel="00A869B4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从</w:delText>
        </w:r>
      </w:del>
      <w:del w:id="64" w:author="guocf" w:date="2025-04-16T15:02:00Z">
        <w:r w:rsidDel="0047708C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“合规安全”为主向“合规</w:delText>
        </w:r>
        <w:r w:rsidDel="0047708C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+</w:delText>
        </w:r>
        <w:r w:rsidDel="0047708C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实战对抗能力”的协同需求转化</w:delText>
        </w:r>
      </w:del>
      <w:del w:id="65" w:author="guocf" w:date="2025-04-16T14:49:00Z">
        <w:r w:rsidDel="00A869B4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。</w:delText>
        </w:r>
      </w:del>
      <w:del w:id="66" w:author="guocf" w:date="2025-04-21T13:55:00Z">
        <w:r w:rsidDel="006C4D47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delText>如</w:delText>
        </w:r>
        <w:r w:rsidRPr="00AF4919" w:rsidDel="006C4D47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  <w:rPrChange w:id="67" w:author="guocf" w:date="2025-04-16T15:13:00Z">
              <w:rPr>
                <w:rFonts w:ascii="Segoe UI" w:hAnsi="Segoe UI" w:cs="Segoe UI" w:hint="eastAsia"/>
                <w:shd w:val="clear" w:color="auto" w:fill="FFFFFF"/>
              </w:rPr>
            </w:rPrChange>
          </w:rPr>
          <w:delText>奇安信针对航天通信中心，采用</w:delText>
        </w:r>
        <w:r w:rsidRPr="00AF4919" w:rsidDel="006C4D47">
          <w:rPr>
            <w:rFonts w:ascii="Segoe UI" w:eastAsiaTheme="minorEastAsia" w:hAnsi="Segoe UI" w:cs="Segoe UI"/>
            <w:color w:val="1C1F23"/>
            <w:kern w:val="2"/>
            <w:szCs w:val="27"/>
            <w:shd w:val="clear" w:color="auto" w:fill="FFFFFF"/>
            <w:rPrChange w:id="68" w:author="guocf" w:date="2025-04-16T15:13:00Z">
              <w:rPr>
                <w:rFonts w:ascii="Segoe UI" w:hAnsi="Segoe UI" w:cs="Segoe UI"/>
                <w:shd w:val="clear" w:color="auto" w:fill="FFFFFF"/>
              </w:rPr>
            </w:rPrChange>
          </w:rPr>
          <w:delText xml:space="preserve"> SASE </w:delText>
        </w:r>
        <w:r w:rsidRPr="00AF4919" w:rsidDel="006C4D47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  <w:rPrChange w:id="69" w:author="guocf" w:date="2025-04-16T15:13:00Z">
              <w:rPr>
                <w:rFonts w:ascii="Segoe UI" w:hAnsi="Segoe UI" w:cs="Segoe UI" w:hint="eastAsia"/>
                <w:shd w:val="clear" w:color="auto" w:fill="FFFFFF"/>
              </w:rPr>
            </w:rPrChange>
          </w:rPr>
          <w:delText>一体化方案，搭建</w:delText>
        </w:r>
        <w:r w:rsidRPr="00AF4919" w:rsidDel="006C4D47">
          <w:rPr>
            <w:rFonts w:ascii="Segoe UI" w:eastAsiaTheme="minorEastAsia" w:hAnsi="Segoe UI" w:cs="Segoe UI"/>
            <w:color w:val="1C1F23"/>
            <w:kern w:val="2"/>
            <w:szCs w:val="27"/>
            <w:shd w:val="clear" w:color="auto" w:fill="FFFFFF"/>
            <w:rPrChange w:id="70" w:author="guocf" w:date="2025-04-16T15:13:00Z">
              <w:rPr>
                <w:rFonts w:ascii="Segoe UI" w:hAnsi="Segoe UI" w:cs="Segoe UI"/>
                <w:shd w:val="clear" w:color="auto" w:fill="FFFFFF"/>
              </w:rPr>
            </w:rPrChange>
          </w:rPr>
          <w:delText xml:space="preserve"> “</w:delText>
        </w:r>
        <w:r w:rsidRPr="00AF4919" w:rsidDel="006C4D47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  <w:rPrChange w:id="71" w:author="guocf" w:date="2025-04-16T15:13:00Z">
              <w:rPr>
                <w:rFonts w:ascii="Segoe UI" w:hAnsi="Segoe UI" w:cs="Segoe UI" w:hint="eastAsia"/>
                <w:shd w:val="clear" w:color="auto" w:fill="FFFFFF"/>
              </w:rPr>
            </w:rPrChange>
          </w:rPr>
          <w:delText>一张融合承载网一套安全防御系统</w:delText>
        </w:r>
        <w:r w:rsidRPr="00AF4919" w:rsidDel="006C4D47">
          <w:rPr>
            <w:rFonts w:ascii="Segoe UI" w:eastAsiaTheme="minorEastAsia" w:hAnsi="Segoe UI" w:cs="Segoe UI"/>
            <w:color w:val="1C1F23"/>
            <w:kern w:val="2"/>
            <w:szCs w:val="27"/>
            <w:shd w:val="clear" w:color="auto" w:fill="FFFFFF"/>
            <w:rPrChange w:id="72" w:author="guocf" w:date="2025-04-16T15:13:00Z">
              <w:rPr>
                <w:rFonts w:ascii="Segoe UI" w:hAnsi="Segoe UI" w:cs="Segoe UI"/>
                <w:shd w:val="clear" w:color="auto" w:fill="FFFFFF"/>
              </w:rPr>
            </w:rPrChange>
          </w:rPr>
          <w:delText>”</w:delText>
        </w:r>
        <w:r w:rsidRPr="00AF4919" w:rsidDel="006C4D47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  <w:rPrChange w:id="73" w:author="guocf" w:date="2025-04-16T15:13:00Z">
              <w:rPr>
                <w:rFonts w:ascii="Segoe UI" w:hAnsi="Segoe UI" w:cs="Segoe UI" w:hint="eastAsia"/>
                <w:shd w:val="clear" w:color="auto" w:fill="FFFFFF"/>
              </w:rPr>
            </w:rPrChange>
          </w:rPr>
          <w:delText>，既满足合规要求，又凭借可视化资产、风险防控及快速事件响应等，打造实战对抗强的网络环境，获评典型案例</w:delText>
        </w:r>
      </w:del>
      <w:r w:rsidRPr="00AF4919"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  <w:rPrChange w:id="74" w:author="guocf" w:date="2025-04-16T15:13:00Z">
            <w:rPr>
              <w:rFonts w:ascii="Segoe UI" w:hAnsi="Segoe UI" w:cs="Segoe UI" w:hint="eastAsia"/>
              <w:shd w:val="clear" w:color="auto" w:fill="FFFFFF"/>
            </w:rPr>
          </w:rPrChange>
        </w:rPr>
        <w:t>。</w:t>
      </w:r>
    </w:p>
    <w:p w:rsidR="005234C8" w:rsidRDefault="002470ED">
      <w:pPr>
        <w:ind w:firstLineChars="200" w:firstLine="480"/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lastRenderedPageBreak/>
        <w:t>二、</w:t>
      </w:r>
      <w:ins w:id="75" w:author="guocf" w:date="2025-04-18T09:25:00Z">
        <w:r w:rsidR="009C1DDF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产品问题：</w:t>
        </w:r>
      </w:ins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天翼安全大脑</w:t>
      </w:r>
      <w:ins w:id="76" w:author="guocf" w:date="2025-04-16T15:15:00Z">
        <w:r w:rsidR="00B34DC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的产品设置、服务赋能和</w:t>
        </w:r>
      </w:ins>
      <w:ins w:id="77" w:author="guocf" w:date="2025-04-21T14:31:00Z">
        <w:r w:rsidR="00603CEA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开放</w:t>
        </w:r>
      </w:ins>
      <w:ins w:id="78" w:author="guocf" w:date="2025-04-21T14:32:00Z">
        <w:r w:rsidR="00603CEA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范围</w:t>
        </w:r>
      </w:ins>
      <w:ins w:id="79" w:author="guocf" w:date="2025-04-16T15:16:00Z">
        <w:r w:rsidR="00B34DC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上</w:t>
        </w:r>
      </w:ins>
      <w:del w:id="80" w:author="guocf" w:date="2025-04-16T15:16:00Z">
        <w:r w:rsidDel="00B34DC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进一步</w:delText>
        </w:r>
        <w:r w:rsidDel="00B34DC5">
          <w:rPr>
            <w:rFonts w:ascii="Segoe UI" w:hAnsi="Segoe UI" w:cs="Segoe UI"/>
            <w:b/>
            <w:color w:val="1C1F23"/>
            <w:sz w:val="24"/>
            <w:szCs w:val="27"/>
            <w:shd w:val="clear" w:color="auto" w:fill="FFFFFF"/>
          </w:rPr>
          <w:delText>发展</w:delText>
        </w:r>
      </w:del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存在</w:t>
      </w:r>
      <w:del w:id="81" w:author="guocf" w:date="2025-04-16T15:16:00Z">
        <w:r w:rsidDel="00B34DC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的</w:delText>
        </w:r>
      </w:del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问题</w:t>
      </w:r>
      <w:ins w:id="82" w:author="guocf" w:date="2025-04-16T15:16:00Z">
        <w:r w:rsidR="00B34DC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影响</w:t>
        </w:r>
      </w:ins>
      <w:ins w:id="83" w:author="guocf" w:date="2025-04-16T15:17:00Z">
        <w:r w:rsidR="00B34DC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发展</w:t>
        </w:r>
      </w:ins>
    </w:p>
    <w:p w:rsidR="005234C8" w:rsidRDefault="00347EF9">
      <w:pPr>
        <w:ind w:firstLineChars="200" w:firstLine="480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ins w:id="84" w:author="guocf" w:date="2025-04-16T16:46:00Z">
        <w:r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随</w:t>
        </w:r>
      </w:ins>
      <w:ins w:id="85" w:author="guocf" w:date="2025-04-16T14:51:00Z">
        <w:r w:rsidR="004A124E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网络安全</w:t>
        </w:r>
      </w:ins>
      <w:ins w:id="86" w:author="guocf" w:date="2025-04-16T15:17:00Z">
        <w:r w:rsidR="00B34DC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市场</w:t>
        </w:r>
      </w:ins>
      <w:ins w:id="87" w:author="guocf" w:date="2025-04-16T14:51:00Z">
        <w:r w:rsidR="004A124E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的变化，</w:t>
        </w:r>
      </w:ins>
      <w:ins w:id="88" w:author="guocf" w:date="2025-04-16T15:06:00Z">
        <w:r w:rsidR="0047708C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客户</w:t>
        </w:r>
      </w:ins>
      <w:ins w:id="89" w:author="guocf" w:date="2025-04-16T15:07:00Z">
        <w:r w:rsidR="0047708C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需要什么样的安全防护产品，</w:t>
        </w:r>
      </w:ins>
      <w:ins w:id="90" w:author="guocf" w:date="2025-04-16T15:18:00Z">
        <w:r w:rsidR="00B34DC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天翼安全大脑</w:t>
        </w:r>
      </w:ins>
      <w:ins w:id="91" w:author="guocf" w:date="2025-04-16T16:48:00Z">
        <w:r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产品和服务</w:t>
        </w:r>
      </w:ins>
      <w:ins w:id="92" w:author="guocf" w:date="2025-04-18T10:51:00Z">
        <w:r w:rsidR="00755A6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需要哪些完善</w:t>
        </w:r>
      </w:ins>
      <w:ins w:id="93" w:author="guocf" w:date="2025-04-16T15:20:00Z">
        <w:r w:rsidR="00B34DC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？</w:t>
        </w:r>
      </w:ins>
      <w:r w:rsidR="002470ED"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通过对</w:t>
      </w:r>
      <w:ins w:id="94" w:author="guocf" w:date="2025-04-21T13:56:00Z">
        <w:r w:rsidR="006C4D47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广东、江西、重庆、青海</w:t>
        </w:r>
      </w:ins>
      <w:del w:id="95" w:author="guocf" w:date="2025-04-21T13:56:00Z">
        <w:r w:rsidR="002470ED" w:rsidDel="006C4D47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部分</w:delText>
        </w:r>
      </w:del>
      <w:r w:rsidR="002470ED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省公司一线管理人员</w:t>
      </w:r>
      <w:ins w:id="96" w:author="guocf" w:date="2025-04-21T13:56:00Z">
        <w:r w:rsidR="006C4D47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及部分</w:t>
        </w:r>
      </w:ins>
      <w:del w:id="97" w:author="guocf" w:date="2025-04-21T13:57:00Z">
        <w:r w:rsidR="002470ED" w:rsidDel="006C4D47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、</w:delText>
        </w:r>
      </w:del>
      <w:r w:rsidR="002470ED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客户经理和客户的深访</w:t>
      </w:r>
      <w:del w:id="98" w:author="guocf" w:date="2025-04-21T13:57:00Z">
        <w:r w:rsidR="002470ED" w:rsidDel="006C4D47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发现</w:delText>
        </w:r>
      </w:del>
      <w:r w:rsidR="002470ED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</w:t>
      </w:r>
      <w:ins w:id="99" w:author="guocf" w:date="2025-04-21T14:09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5</w:t>
        </w:r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家</w:t>
        </w:r>
      </w:ins>
      <w:ins w:id="100" w:author="guocf" w:date="2025-04-21T14:04:00Z">
        <w:r w:rsidR="006C4D47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生态</w:t>
        </w:r>
      </w:ins>
      <w:ins w:id="101" w:author="guocf" w:date="2025-04-21T14:10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合作</w:t>
        </w:r>
      </w:ins>
      <w:ins w:id="102" w:author="guocf" w:date="2025-04-21T14:05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企业奇安信、新华三</w:t>
        </w:r>
      </w:ins>
      <w:ins w:id="103" w:author="guocf" w:date="2025-04-21T14:08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、深信服、</w:t>
        </w:r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3</w:t>
        </w:r>
        <w:r w:rsidR="00CA48B3">
          <w:rPr>
            <w:rFonts w:ascii="Segoe UI" w:hAnsi="Segoe UI" w:cs="Segoe UI"/>
            <w:color w:val="1C1F23"/>
            <w:sz w:val="24"/>
            <w:szCs w:val="27"/>
            <w:shd w:val="clear" w:color="auto" w:fill="FFFFFF"/>
          </w:rPr>
          <w:t>60</w:t>
        </w:r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安全、山</w:t>
        </w:r>
      </w:ins>
      <w:ins w:id="104" w:author="guocf" w:date="2025-04-21T14:12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石线下</w:t>
        </w:r>
      </w:ins>
      <w:ins w:id="105" w:author="guocf" w:date="2025-04-21T14:11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交流</w:t>
        </w:r>
      </w:ins>
      <w:ins w:id="106" w:author="guocf" w:date="2025-04-21T14:09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，</w:t>
        </w:r>
      </w:ins>
      <w:ins w:id="107" w:author="guocf" w:date="2025-04-21T14:11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2</w:t>
        </w:r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家外资</w:t>
        </w:r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安全</w:t>
        </w:r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企业</w:t>
        </w:r>
      </w:ins>
      <w:ins w:id="108" w:author="guocf" w:date="2025-04-21T14:10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派拓网络、飞塔信息</w:t>
        </w:r>
      </w:ins>
      <w:ins w:id="109" w:author="guocf" w:date="2025-04-21T14:13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走访，</w:t>
        </w:r>
      </w:ins>
      <w:ins w:id="110" w:author="guocf" w:date="2025-04-16T15:18:00Z">
        <w:r w:rsidR="00B34DC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发现</w:t>
        </w:r>
      </w:ins>
      <w:ins w:id="111" w:author="guocf" w:date="2025-04-21T14:13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安全大脑</w:t>
        </w:r>
      </w:ins>
      <w:del w:id="112" w:author="guocf" w:date="2025-04-16T16:01:00Z">
        <w:r w:rsidR="002470ED" w:rsidDel="00532F5C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安全大脑</w:delText>
        </w:r>
      </w:del>
      <w:del w:id="113" w:author="guocf" w:date="2025-04-16T15:19:00Z">
        <w:r w:rsidR="002470ED" w:rsidDel="00B34DC5">
          <w:rPr>
            <w:rFonts w:ascii="Segoe UI" w:hAnsi="Segoe UI" w:cs="Segoe UI"/>
            <w:color w:val="1C1F23"/>
            <w:sz w:val="24"/>
            <w:szCs w:val="27"/>
            <w:shd w:val="clear" w:color="auto" w:fill="FFFFFF"/>
          </w:rPr>
          <w:delText>业务的</w:delText>
        </w:r>
        <w:r w:rsidR="002470ED" w:rsidDel="00B34DC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进一步</w:delText>
        </w:r>
        <w:r w:rsidR="002470ED" w:rsidDel="00B34DC5">
          <w:rPr>
            <w:rFonts w:ascii="Segoe UI" w:hAnsi="Segoe UI" w:cs="Segoe UI"/>
            <w:color w:val="1C1F23"/>
            <w:sz w:val="24"/>
            <w:szCs w:val="27"/>
            <w:shd w:val="clear" w:color="auto" w:fill="FFFFFF"/>
          </w:rPr>
          <w:delText>发展</w:delText>
        </w:r>
      </w:del>
      <w:del w:id="114" w:author="guocf" w:date="2025-04-16T15:20:00Z">
        <w:r w:rsidR="002470ED" w:rsidDel="00B34DC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还</w:delText>
        </w:r>
      </w:del>
      <w:del w:id="115" w:author="guocf" w:date="2025-04-16T16:49:00Z">
        <w:r w:rsidR="002470ED" w:rsidDel="00347EF9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存</w:delText>
        </w:r>
      </w:del>
      <w:r w:rsidR="002470ED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在</w:t>
      </w:r>
      <w:ins w:id="116" w:author="guocf" w:date="2025-04-16T16:49:00Z">
        <w:r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产品设置、服务赋能和</w:t>
        </w:r>
      </w:ins>
      <w:ins w:id="117" w:author="guocf" w:date="2025-04-21T14:14:00Z">
        <w:r w:rsidR="00CA48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业务开放</w:t>
        </w:r>
      </w:ins>
      <w:ins w:id="118" w:author="guocf" w:date="2025-04-16T16:49:00Z">
        <w:r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上还存在</w:t>
        </w:r>
      </w:ins>
      <w:ins w:id="119" w:author="guocf" w:date="2025-04-16T15:19:00Z">
        <w:r w:rsidR="00B34DC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如下</w:t>
        </w:r>
      </w:ins>
      <w:del w:id="120" w:author="guocf" w:date="2025-04-16T15:20:00Z">
        <w:r w:rsidR="002470ED" w:rsidDel="00B34DC5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如下</w:delText>
        </w:r>
      </w:del>
      <w:r w:rsidR="002470ED"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问题：</w:t>
      </w:r>
    </w:p>
    <w:p w:rsidR="005234C8" w:rsidRDefault="002470ED">
      <w:pPr>
        <w:pStyle w:val="ae"/>
        <w:numPr>
          <w:ilvl w:val="0"/>
          <w:numId w:val="2"/>
        </w:numPr>
        <w:ind w:left="0" w:firstLineChars="0" w:firstLine="540"/>
        <w:rPr>
          <w:rFonts w:ascii="Segoe UI" w:hAnsi="Segoe UI" w:cs="Segoe UI"/>
          <w:b/>
          <w:color w:val="000000" w:themeColor="text1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产品</w:t>
      </w:r>
      <w:ins w:id="121" w:author="guocf" w:date="2025-04-16T16:03:00Z">
        <w:r w:rsidR="00532F5C">
          <w:rPr>
            <w:rFonts w:ascii="Segoe UI" w:hAnsi="Segoe UI" w:cs="Segoe UI" w:hint="eastAsia"/>
            <w:b/>
            <w:color w:val="000000" w:themeColor="text1"/>
            <w:sz w:val="24"/>
            <w:szCs w:val="27"/>
            <w:shd w:val="clear" w:color="auto" w:fill="FFFFFF"/>
          </w:rPr>
          <w:t>设计上，</w:t>
        </w:r>
      </w:ins>
      <w:r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融合</w:t>
      </w:r>
      <w:r w:rsidR="00165754"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性、</w:t>
      </w:r>
      <w:r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友好度、功能</w:t>
      </w:r>
      <w:del w:id="122" w:author="guocf" w:date="2025-04-16T16:03:00Z">
        <w:r w:rsidDel="00532F5C">
          <w:rPr>
            <w:rFonts w:ascii="Segoe UI" w:hAnsi="Segoe UI" w:cs="Segoe UI" w:hint="eastAsia"/>
            <w:b/>
            <w:color w:val="000000" w:themeColor="text1"/>
            <w:sz w:val="24"/>
            <w:szCs w:val="27"/>
            <w:shd w:val="clear" w:color="auto" w:fill="FFFFFF"/>
          </w:rPr>
          <w:delText>丰富性</w:delText>
        </w:r>
      </w:del>
      <w:r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和防护</w:t>
      </w:r>
      <w:del w:id="123" w:author="guocf" w:date="2025-04-16T16:03:00Z">
        <w:r w:rsidDel="00532F5C">
          <w:rPr>
            <w:rFonts w:ascii="Segoe UI" w:hAnsi="Segoe UI" w:cs="Segoe UI" w:hint="eastAsia"/>
            <w:b/>
            <w:color w:val="000000" w:themeColor="text1"/>
            <w:sz w:val="24"/>
            <w:szCs w:val="27"/>
            <w:shd w:val="clear" w:color="auto" w:fill="FFFFFF"/>
          </w:rPr>
          <w:delText>闭环</w:delText>
        </w:r>
      </w:del>
      <w:r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能力需</w:t>
      </w:r>
      <w:ins w:id="124" w:author="guocf" w:date="2025-04-16T15:22:00Z">
        <w:r w:rsidR="00C6568A">
          <w:rPr>
            <w:rFonts w:ascii="Segoe UI" w:hAnsi="Segoe UI" w:cs="Segoe UI" w:hint="eastAsia"/>
            <w:b/>
            <w:color w:val="000000" w:themeColor="text1"/>
            <w:sz w:val="24"/>
            <w:szCs w:val="27"/>
            <w:shd w:val="clear" w:color="auto" w:fill="FFFFFF"/>
          </w:rPr>
          <w:t>进一步</w:t>
        </w:r>
      </w:ins>
      <w:r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加强</w:t>
      </w:r>
    </w:p>
    <w:p w:rsidR="005234C8" w:rsidRDefault="002470ED">
      <w:pPr>
        <w:ind w:firstLineChars="200" w:firstLine="480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产品融合能力不足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，各安全产品基本上相对独立发展且各自有一个大屏，如蜜罐、漏扫、云镜、云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WAF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产品和安全大脑未形成融合</w:t>
      </w:r>
      <w:ins w:id="125" w:author="guocf" w:date="2025-04-17T08:51:00Z">
        <w:r w:rsidR="009F1A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，不能协同防护</w:t>
        </w:r>
      </w:ins>
      <w:ins w:id="126" w:author="guocf" w:date="2025-04-17T08:50:00Z">
        <w:r w:rsidR="009F1A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。</w:t>
        </w:r>
      </w:ins>
      <w:ins w:id="127" w:author="guocf" w:date="2025-04-17T08:51:00Z">
        <w:r w:rsidR="009F1A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客户抱怨</w:t>
        </w:r>
      </w:ins>
      <w:ins w:id="128" w:author="guocf" w:date="2025-04-17T08:52:00Z">
        <w:r w:rsidR="009F1A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，</w:t>
        </w:r>
      </w:ins>
      <w:del w:id="129" w:author="guocf" w:date="2025-04-17T08:50:00Z">
        <w:r w:rsidDel="009F1A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，</w:delText>
        </w:r>
      </w:del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需要登录不同平台查看，</w:t>
      </w:r>
      <w:ins w:id="130" w:author="guocf" w:date="2025-04-17T08:52:00Z">
        <w:r w:rsidR="009F1A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不方便，需要频繁切换，</w:t>
        </w:r>
      </w:ins>
      <w:ins w:id="131" w:author="guocf" w:date="2025-04-17T08:51:00Z">
        <w:r w:rsidR="009F1A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记不住密码</w:t>
        </w:r>
      </w:ins>
      <w:del w:id="132" w:author="guocf" w:date="2025-04-17T08:51:00Z">
        <w:r w:rsidDel="009F1AB3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delText>不能协同防护</w:delText>
        </w:r>
      </w:del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。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产品服务界面友好度不够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以技术人员的标准设计产品，缺乏面向客户的二次包装。如安全大脑审计版标准策略配置少，配置界面复杂。客户抱怨，安全大脑上网行为管理与深信服差别大，只简单地禁止了一些东西，没有深信服配置细微，缺乏配置好的标准策略供选择，配置复杂。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终端设备功能丰富性不够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，对性能提升的满足能力不足。防护版网关设备功能种类少。中移动启明星辰设备自带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SDWAN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、漏洞扫描功能，天翼安全大脑网关设备功能偏少。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自动化闭环响应能力薄弱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，当前天翼安全大脑的响应依赖人工策略配置，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SOAR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（安全编排与自动化响应）能力尚未形成闭环。头部企业如奇安信通过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Q-GPT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安全机器人实现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95%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自动化运营，事件响应时间从小时级压缩至分钟级；国际厂商则通过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SIEM+XDR+SOAR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融合，实现从检测到修复的分钟级闭环。</w:t>
      </w:r>
    </w:p>
    <w:p w:rsidR="005234C8" w:rsidRDefault="002470ED">
      <w:pPr>
        <w:ind w:firstLineChars="200" w:firstLine="400"/>
        <w:rPr>
          <w:sz w:val="24"/>
        </w:rPr>
      </w:pPr>
      <w:r>
        <w:rPr>
          <w:noProof/>
          <w:sz w:val="20"/>
        </w:rPr>
        <w:lastRenderedPageBreak/>
        <w:drawing>
          <wp:inline distT="0" distB="0" distL="0" distR="0">
            <wp:extent cx="5274310" cy="20751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4C8" w:rsidRDefault="002470ED">
      <w:pPr>
        <w:ind w:firstLineChars="200" w:firstLine="440"/>
        <w:rPr>
          <w:sz w:val="22"/>
        </w:rPr>
      </w:pPr>
      <w:r>
        <w:rPr>
          <w:rFonts w:hint="eastAsia"/>
          <w:sz w:val="22"/>
        </w:rPr>
        <w:t>图1：中电信新华三网关与中移动启明星辰你网关功能表对比</w:t>
      </w:r>
    </w:p>
    <w:p w:rsidR="005234C8" w:rsidRDefault="002470ED">
      <w:pPr>
        <w:pStyle w:val="ae"/>
        <w:numPr>
          <w:ilvl w:val="0"/>
          <w:numId w:val="2"/>
        </w:numPr>
        <w:ind w:firstLineChars="0"/>
        <w:rPr>
          <w:rFonts w:ascii="Segoe UI" w:hAnsi="Segoe UI" w:cs="Segoe UI"/>
          <w:b/>
          <w:color w:val="000000" w:themeColor="text1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服务流程上，一线赋能</w:t>
      </w:r>
      <w:r w:rsidR="00E871B2"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需加强</w:t>
      </w:r>
      <w:r>
        <w:rPr>
          <w:rFonts w:ascii="Segoe UI" w:hAnsi="Segoe UI" w:cs="Segoe UI"/>
          <w:b/>
          <w:color w:val="000000" w:themeColor="text1"/>
          <w:sz w:val="24"/>
          <w:szCs w:val="27"/>
          <w:shd w:val="clear" w:color="auto" w:fill="FFFFFF"/>
        </w:rPr>
        <w:t xml:space="preserve"> </w:t>
      </w:r>
    </w:p>
    <w:p w:rsidR="005234C8" w:rsidRDefault="002470ED">
      <w:pPr>
        <w:ind w:firstLineChars="200" w:firstLine="480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000000" w:themeColor="text1"/>
          <w:sz w:val="24"/>
          <w:szCs w:val="27"/>
          <w:shd w:val="clear" w:color="auto" w:fill="FFFFFF"/>
        </w:rPr>
        <w:t>业务发展和安装赋能不足，</w:t>
      </w:r>
      <w:r>
        <w:rPr>
          <w:rFonts w:ascii="Segoe UI" w:hAnsi="Segoe UI" w:cs="Segoe UI" w:hint="eastAsia"/>
          <w:color w:val="000000" w:themeColor="text1"/>
          <w:sz w:val="24"/>
          <w:szCs w:val="27"/>
          <w:shd w:val="clear" w:color="auto" w:fill="FFFFFF"/>
        </w:rPr>
        <w:t>客户经理发展意愿不高，需要熟悉办公网、通讯网和安全网协同的组网方案，要求能力高，不会办；沟通用时较长，业务发展积分不高，还不如移动、宽带放号，后续麻烦多，不想办。装维工程师安装意愿不强，安装组网耗时长，安装调试麻烦，不会装；积分奖励和宽带区别不大，不愿装。</w:t>
      </w:r>
      <w:r>
        <w:rPr>
          <w:rFonts w:ascii="Segoe UI" w:hAnsi="Segoe UI" w:cs="Segoe UI" w:hint="eastAsia"/>
          <w:b/>
          <w:bCs/>
          <w:color w:val="1C1F23"/>
          <w:sz w:val="24"/>
          <w:szCs w:val="27"/>
          <w:shd w:val="clear" w:color="auto" w:fill="FFFFFF"/>
        </w:rPr>
        <w:t>安全报告解读赋能不足。</w:t>
      </w:r>
      <w:r>
        <w:rPr>
          <w:rFonts w:ascii="Segoe UI" w:hAnsi="Segoe UI" w:cs="Segoe UI" w:hint="eastAsia"/>
          <w:bCs/>
          <w:color w:val="1C1F23"/>
          <w:sz w:val="24"/>
          <w:szCs w:val="27"/>
          <w:shd w:val="clear" w:color="auto" w:fill="FFFFFF"/>
        </w:rPr>
        <w:t>安全报告内容比较技术化，难以理解，需要专业人士解读，专业公司</w:t>
      </w:r>
      <w:r>
        <w:rPr>
          <w:rFonts w:ascii="Segoe UI" w:hAnsi="Segoe UI" w:cs="Segoe UI" w:hint="eastAsia"/>
          <w:color w:val="000000" w:themeColor="text1"/>
          <w:sz w:val="24"/>
          <w:szCs w:val="27"/>
          <w:shd w:val="clear" w:color="auto" w:fill="FFFFFF"/>
        </w:rPr>
        <w:t>对一线人员向客户解读安全报告的支持能力不足，尤其上门服务时，需要加强支撑。</w:t>
      </w:r>
      <w:r>
        <w:rPr>
          <w:rFonts w:ascii="Segoe UI" w:hAnsi="Segoe UI" w:cs="Segoe UI" w:hint="eastAsia"/>
          <w:b/>
          <w:bCs/>
          <w:color w:val="000000" w:themeColor="text1"/>
          <w:sz w:val="24"/>
          <w:szCs w:val="27"/>
          <w:shd w:val="clear" w:color="auto" w:fill="FFFFFF"/>
        </w:rPr>
        <w:t>云堤老用户运维服务，无法纳入省装维流程，</w:t>
      </w:r>
      <w:r>
        <w:rPr>
          <w:rFonts w:ascii="Segoe UI" w:hAnsi="Segoe UI" w:cs="Segoe UI" w:hint="eastAsia"/>
          <w:color w:val="000000" w:themeColor="text1"/>
          <w:sz w:val="24"/>
          <w:szCs w:val="27"/>
          <w:shd w:val="clear" w:color="auto" w:fill="FFFFFF"/>
        </w:rPr>
        <w:t>从云堤装维向省装维过渡，云堤装维的存量用户拆机还需用云堤小程序接单，省内装维不清楚。</w:t>
      </w:r>
    </w:p>
    <w:p w:rsidR="005234C8" w:rsidRDefault="002470ED">
      <w:pPr>
        <w:pStyle w:val="ae"/>
        <w:numPr>
          <w:ilvl w:val="0"/>
          <w:numId w:val="3"/>
        </w:numPr>
        <w:ind w:firstLineChars="0" w:hanging="243"/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产品开放范围受限，</w:t>
      </w:r>
      <w:ins w:id="133" w:author="guocf" w:date="2025-04-21T13:58:00Z">
        <w:r w:rsidR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资费缺乏</w:t>
        </w:r>
      </w:ins>
      <w:del w:id="134" w:author="guocf" w:date="2025-04-21T13:58:00Z">
        <w:r w:rsidR="00E871B2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灵活</w:delText>
        </w:r>
      </w:del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竞争力</w:t>
      </w:r>
      <w:del w:id="135" w:author="guocf" w:date="2025-04-21T13:59:00Z">
        <w:r w:rsidR="00E871B2"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不足</w:delText>
        </w:r>
      </w:del>
    </w:p>
    <w:p w:rsidR="005234C8" w:rsidRDefault="002470ED">
      <w:pPr>
        <w:pStyle w:val="a9"/>
        <w:ind w:firstLineChars="200" w:firstLine="480"/>
        <w:rPr>
          <w:rFonts w:ascii="Segoe UI" w:hAnsi="Segoe UI" w:cs="Segoe UI"/>
          <w:color w:val="1C1F23"/>
          <w:szCs w:val="27"/>
          <w:shd w:val="clear" w:color="auto" w:fill="FFFFFF"/>
        </w:rPr>
      </w:pPr>
      <w:r>
        <w:rPr>
          <w:rFonts w:ascii="Segoe UI" w:eastAsiaTheme="minorEastAsia" w:hAnsi="Segoe UI" w:cs="Segoe UI" w:hint="eastAsia"/>
          <w:b/>
          <w:color w:val="1C1F23"/>
          <w:kern w:val="2"/>
          <w:szCs w:val="27"/>
          <w:shd w:val="clear" w:color="auto" w:fill="FFFFFF"/>
        </w:rPr>
        <w:t>产品开放范围限于中国电信政企宽带用户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，通过和</w:t>
      </w:r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自有专线组合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成</w:t>
      </w:r>
      <w:r>
        <w:rPr>
          <w:rFonts w:ascii="Segoe UI" w:eastAsiaTheme="minorEastAsia" w:hAnsi="Segoe UI" w:cs="Segoe UI"/>
          <w:color w:val="1C1F23"/>
          <w:kern w:val="2"/>
          <w:szCs w:val="27"/>
          <w:shd w:val="clear" w:color="auto" w:fill="FFFFFF"/>
        </w:rPr>
        <w:t>融合产品销售，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异网宽带用户和中电信公众用户无法直接申请使用，需要办理中电信政企光纤宽带才能办理。</w:t>
      </w:r>
      <w:r>
        <w:rPr>
          <w:rFonts w:ascii="Segoe UI" w:eastAsiaTheme="minorEastAsia" w:hAnsi="Segoe UI" w:cs="Segoe UI" w:hint="eastAsia"/>
          <w:b/>
          <w:color w:val="1C1F23"/>
          <w:kern w:val="2"/>
          <w:szCs w:val="27"/>
          <w:shd w:val="clear" w:color="auto" w:fill="FFFFFF"/>
        </w:rPr>
        <w:t>资费</w:t>
      </w:r>
      <w:ins w:id="136" w:author="guocf" w:date="2025-04-21T14:00:00Z">
        <w:r w:rsidR="006C4D47">
          <w:rPr>
            <w:rFonts w:ascii="Segoe UI" w:eastAsiaTheme="minorEastAsia" w:hAnsi="Segoe UI" w:cs="Segoe UI" w:hint="eastAsia"/>
            <w:b/>
            <w:color w:val="1C1F23"/>
            <w:kern w:val="2"/>
            <w:szCs w:val="27"/>
            <w:shd w:val="clear" w:color="auto" w:fill="FFFFFF"/>
          </w:rPr>
          <w:t>缺乏竞争力</w:t>
        </w:r>
      </w:ins>
      <w:del w:id="137" w:author="guocf" w:date="2025-04-21T13:59:00Z">
        <w:r w:rsidDel="006C4D47">
          <w:rPr>
            <w:rFonts w:ascii="Segoe UI" w:eastAsiaTheme="minorEastAsia" w:hAnsi="Segoe UI" w:cs="Segoe UI" w:hint="eastAsia"/>
            <w:b/>
            <w:color w:val="1C1F23"/>
            <w:kern w:val="2"/>
            <w:szCs w:val="27"/>
            <w:shd w:val="clear" w:color="auto" w:fill="FFFFFF"/>
          </w:rPr>
          <w:delText>灵活度低</w:delText>
        </w:r>
      </w:del>
      <w:r>
        <w:rPr>
          <w:rFonts w:ascii="Segoe UI" w:eastAsiaTheme="minorEastAsia" w:hAnsi="Segoe UI" w:cs="Segoe UI" w:hint="eastAsia"/>
          <w:b/>
          <w:color w:val="1C1F23"/>
          <w:kern w:val="2"/>
          <w:szCs w:val="27"/>
          <w:shd w:val="clear" w:color="auto" w:fill="FFFFFF"/>
        </w:rPr>
        <w:t>，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高于中移动同类产品</w:t>
      </w:r>
      <w:ins w:id="138" w:author="guocf" w:date="2025-04-21T14:29:00Z">
        <w:r w:rsidR="00603CEA">
          <w:rPr>
            <w:rFonts w:ascii="Segoe UI" w:eastAsiaTheme="minorEastAsia" w:hAnsi="Segoe UI" w:cs="Segoe UI" w:hint="eastAsia"/>
            <w:color w:val="1C1F23"/>
            <w:kern w:val="2"/>
            <w:szCs w:val="27"/>
            <w:shd w:val="clear" w:color="auto" w:fill="FFFFFF"/>
          </w:rPr>
          <w:t>专线卫士</w:t>
        </w:r>
      </w:ins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资费。天翼安全大脑设备能力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300M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，标准资费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1200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元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/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月，最低折扣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5.5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折，要求最低签约</w:t>
      </w:r>
      <w:r>
        <w:rPr>
          <w:rFonts w:ascii="Segoe UI" w:eastAsiaTheme="minorEastAsia" w:hAnsi="Segoe UI" w:cs="Segoe UI" w:hint="eastAsia"/>
          <w:color w:val="1C1F23"/>
          <w:kern w:val="2"/>
          <w:szCs w:val="27"/>
          <w:shd w:val="clear" w:color="auto" w:fill="FFFFFF"/>
        </w:rPr>
        <w:t>3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年，折后月租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660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元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/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月。广东移动设备能力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400M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，标准资费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lastRenderedPageBreak/>
        <w:t>7980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元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/2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年，包含赠送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1000M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商务宽带或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300M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互联网专线，折算后</w:t>
      </w:r>
      <w:ins w:id="139" w:author="guocf" w:date="2025-04-21T14:30:00Z">
        <w:r w:rsidR="00603CEA">
          <w:rPr>
            <w:rFonts w:ascii="Segoe UI" w:hAnsi="Segoe UI" w:cs="Segoe UI" w:hint="eastAsia"/>
            <w:color w:val="1C1F23"/>
            <w:szCs w:val="27"/>
            <w:shd w:val="clear" w:color="auto" w:fill="FFFFFF"/>
          </w:rPr>
          <w:t>含专线费用的专线卫士</w:t>
        </w:r>
      </w:ins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月租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332.5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元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/</w:t>
      </w:r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月</w:t>
      </w:r>
      <w:ins w:id="140" w:author="guocf" w:date="2025-04-21T14:26:00Z">
        <w:r w:rsidR="00603CEA">
          <w:rPr>
            <w:rFonts w:ascii="Segoe UI" w:hAnsi="Segoe UI" w:cs="Segoe UI" w:hint="eastAsia"/>
            <w:color w:val="1C1F23"/>
            <w:szCs w:val="27"/>
            <w:shd w:val="clear" w:color="auto" w:fill="FFFFFF"/>
          </w:rPr>
          <w:t>，如扣除赠送的专线费用，价格更低</w:t>
        </w:r>
      </w:ins>
      <w:r>
        <w:rPr>
          <w:rFonts w:ascii="Segoe UI" w:hAnsi="Segoe UI" w:cs="Segoe UI" w:hint="eastAsia"/>
          <w:color w:val="1C1F23"/>
          <w:szCs w:val="27"/>
          <w:shd w:val="clear" w:color="auto" w:fill="FFFFFF"/>
        </w:rPr>
        <w:t>。</w:t>
      </w:r>
    </w:p>
    <w:p w:rsidR="005234C8" w:rsidRDefault="002470ED">
      <w:pPr>
        <w:jc w:val="center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noProof/>
          <w:sz w:val="20"/>
        </w:rPr>
        <w:drawing>
          <wp:inline distT="0" distB="0" distL="0" distR="0">
            <wp:extent cx="4742815" cy="1503045"/>
            <wp:effectExtent l="0" t="0" r="635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3086" cy="150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4C8" w:rsidRDefault="002470ED">
      <w:pPr>
        <w:pStyle w:val="ae"/>
        <w:ind w:firstLineChars="0" w:firstLine="0"/>
        <w:jc w:val="center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rFonts w:ascii="宋体" w:eastAsia="宋体" w:hAnsi="宋体" w:hint="eastAsia"/>
          <w:sz w:val="22"/>
          <w:szCs w:val="21"/>
        </w:rPr>
        <w:t>表</w:t>
      </w:r>
      <w:r>
        <w:rPr>
          <w:rFonts w:ascii="宋体" w:eastAsia="宋体" w:hAnsi="宋体"/>
          <w:sz w:val="22"/>
          <w:szCs w:val="21"/>
        </w:rPr>
        <w:t>2</w:t>
      </w:r>
      <w:r>
        <w:rPr>
          <w:rFonts w:ascii="宋体" w:eastAsia="宋体" w:hAnsi="宋体" w:hint="eastAsia"/>
          <w:sz w:val="22"/>
          <w:szCs w:val="21"/>
        </w:rPr>
        <w:t>：广东移动“移动到企”产品资费标</w:t>
      </w:r>
    </w:p>
    <w:p w:rsidR="005234C8" w:rsidRDefault="002470ED">
      <w:pP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 xml:space="preserve"> 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三、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推进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建议</w:t>
      </w:r>
      <w:ins w:id="141" w:author="guocf" w:date="2025-04-18T09:26:00Z">
        <w:r w:rsidR="009C1DDF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：优化产品、增强培训、</w:t>
        </w:r>
      </w:ins>
      <w:ins w:id="142" w:author="guocf" w:date="2025-04-18T09:27:00Z">
        <w:r w:rsidR="009C1DDF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增加产品开放范围</w:t>
        </w:r>
      </w:ins>
    </w:p>
    <w:p w:rsidR="005234C8" w:rsidRDefault="002470ED">
      <w:pPr>
        <w:ind w:firstLineChars="200" w:firstLine="480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1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、</w:t>
      </w:r>
      <w:r>
        <w:rPr>
          <w:b/>
          <w:bCs/>
          <w:color w:val="1C1F23"/>
          <w:sz w:val="24"/>
          <w:szCs w:val="27"/>
          <w:shd w:val="clear" w:color="auto" w:fill="FFFFFF"/>
        </w:rPr>
        <w:t>打造产品融合、平台集中、安全大模型精准驱动的统一运营服务平台</w:t>
      </w:r>
    </w:p>
    <w:p w:rsidR="005234C8" w:rsidRDefault="002470ED">
      <w:pPr>
        <w:ind w:firstLineChars="200" w:firstLine="480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以安全大脑自服务平台</w:t>
      </w:r>
      <w:ins w:id="143" w:author="guocf" w:date="2025-04-16T15:26:00Z">
        <w:r w:rsidR="00C6568A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或</w:t>
        </w:r>
        <w:r w:rsidR="00C6568A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MSSP</w:t>
        </w:r>
        <w:r w:rsidR="00C6568A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平台</w:t>
        </w:r>
      </w:ins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为核心，全面整合安全大脑、云镜、云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WAF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、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EDR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、蜜罐、翼盾等安全防护产品，构建一个综合性的线上服务平台。新推出的安全产品也应统一纳入此平台进行</w:t>
      </w:r>
      <w:ins w:id="144" w:author="guocf" w:date="2025-04-17T08:54:00Z">
        <w:r w:rsidR="00612C5E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服务</w:t>
        </w:r>
      </w:ins>
      <w:del w:id="145" w:author="guocf" w:date="2025-04-17T08:54:00Z">
        <w:r w:rsidDel="00612C5E">
          <w:rPr>
            <w:rFonts w:ascii="Segoe UI" w:hAnsi="Segoe UI" w:cs="Segoe UI"/>
            <w:color w:val="1C1F23"/>
            <w:sz w:val="24"/>
            <w:szCs w:val="27"/>
            <w:shd w:val="clear" w:color="auto" w:fill="FFFFFF"/>
          </w:rPr>
          <w:delText>管理</w:delText>
        </w:r>
      </w:del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，确保客户能够在一个统一的界面下完成所有相关操作和管理服务。将安全大脑确立为平台的主打产品，其他安全标准产品则作为附属功能模块，客户在开通安全大脑后，可便捷地在自服务平台上开通并管理这些附加功能。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增强“见微”大模型</w:t>
      </w:r>
      <w:ins w:id="146" w:author="guocf" w:date="2025-04-17T08:55:00Z">
        <w:r w:rsidR="00612C5E">
          <w:rPr>
            <w:rFonts w:ascii="Segoe UI" w:hAnsi="Segoe UI" w:cs="Segoe UI" w:hint="eastAsia"/>
            <w:color w:val="1C1F23"/>
            <w:sz w:val="24"/>
            <w:szCs w:val="27"/>
            <w:shd w:val="clear" w:color="auto" w:fill="FFFFFF"/>
          </w:rPr>
          <w:t>对业务平台的驱动</w:t>
        </w:r>
      </w:ins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能力，加载于安全防护流程，提升自动化和智能化闭环防护能力。</w:t>
      </w:r>
    </w:p>
    <w:p w:rsidR="005234C8" w:rsidRDefault="002470ED">
      <w:pPr>
        <w:ind w:firstLineChars="200" w:firstLine="480"/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2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、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优化客户服务界面，</w:t>
      </w:r>
      <w:r w:rsidR="00E871B2"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丰富产品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功能</w:t>
      </w:r>
    </w:p>
    <w:p w:rsidR="005234C8" w:rsidRDefault="002470ED">
      <w:pPr>
        <w:ind w:firstLineChars="200" w:firstLine="480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建议在自服务平台做多几种标准策略供客户选择，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如：全部网站不允许访问；只允许上邮箱和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ERP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；部分网站不允许上，如视频网站；某几个关键人物作为白名单允许上等策略。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优化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 xml:space="preserve"> “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自定义策略</w:t>
      </w:r>
      <w:r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  <w:t>”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功能，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客户可自行设置允许或禁止访问的网站类别（如社交网站、游戏网站、金融网站等）、特定网站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 xml:space="preserve"> URL 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列表，以及针对不同用户组或个人的访问权限。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协调厂商增加安全网关的功能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t>，便于基于客</w:t>
      </w:r>
      <w:r>
        <w:rPr>
          <w:rFonts w:ascii="Segoe UI" w:hAnsi="Segoe UI" w:cs="Segoe UI" w:hint="eastAsia"/>
          <w:color w:val="1C1F23"/>
          <w:sz w:val="24"/>
          <w:szCs w:val="27"/>
          <w:shd w:val="clear" w:color="auto" w:fill="FFFFFF"/>
        </w:rPr>
        <w:lastRenderedPageBreak/>
        <w:t>户需求，及时开通对应功能。对比启明星辰网关，加强与</w:t>
      </w: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内网安全管理系统和漏扫系统的联动功能。</w:t>
      </w:r>
    </w:p>
    <w:p w:rsidR="005234C8" w:rsidRDefault="002470ED">
      <w:pPr>
        <w:ind w:firstLineChars="200" w:firstLine="480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3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、赋能一线，增强培训，增加业务发展和装机的激励</w:t>
      </w:r>
    </w:p>
    <w:p w:rsidR="005234C8" w:rsidRDefault="002470ED">
      <w:pPr>
        <w:ind w:firstLineChars="200" w:firstLine="480"/>
        <w:rPr>
          <w:rFonts w:ascii="Segoe UI" w:hAnsi="Segoe UI" w:cs="Segoe UI"/>
          <w:b/>
          <w:color w:val="000000" w:themeColor="text1"/>
          <w:sz w:val="24"/>
          <w:szCs w:val="27"/>
          <w:shd w:val="clear" w:color="auto" w:fill="FFFFFF"/>
        </w:rPr>
      </w:pPr>
      <w:r w:rsidRPr="00532F5C">
        <w:rPr>
          <w:rFonts w:ascii="Segoe UI" w:hAnsi="Segoe UI" w:cs="Segoe UI" w:hint="eastAsia"/>
          <w:color w:val="000000" w:themeColor="text1"/>
          <w:sz w:val="24"/>
          <w:szCs w:val="27"/>
          <w:shd w:val="clear" w:color="auto" w:fill="FFFFFF"/>
          <w:rPrChange w:id="147" w:author="guocf" w:date="2025-04-16T16:07:00Z">
            <w:rPr>
              <w:rFonts w:ascii="Segoe UI" w:hAnsi="Segoe UI" w:cs="Segoe UI" w:hint="eastAsia"/>
              <w:b/>
              <w:color w:val="000000" w:themeColor="text1"/>
              <w:sz w:val="24"/>
              <w:szCs w:val="27"/>
              <w:shd w:val="clear" w:color="auto" w:fill="FFFFFF"/>
            </w:rPr>
          </w:rPrChange>
        </w:rPr>
        <w:t>加强客户经理和装维工程师的培训，</w:t>
      </w:r>
      <w:ins w:id="148" w:author="guocf" w:date="2025-04-16T16:08:00Z">
        <w:r w:rsidR="00532F5C">
          <w:rPr>
            <w:rFonts w:ascii="Segoe UI" w:hAnsi="Segoe UI" w:cs="Segoe UI" w:hint="eastAsia"/>
            <w:color w:val="000000" w:themeColor="text1"/>
            <w:sz w:val="24"/>
            <w:szCs w:val="27"/>
            <w:shd w:val="clear" w:color="auto" w:fill="FFFFFF"/>
          </w:rPr>
          <w:t>尤其是审计版和</w:t>
        </w:r>
      </w:ins>
      <w:ins w:id="149" w:author="guocf" w:date="2025-04-16T16:09:00Z">
        <w:r w:rsidR="00532F5C">
          <w:rPr>
            <w:rFonts w:ascii="Segoe UI" w:hAnsi="Segoe UI" w:cs="Segoe UI" w:hint="eastAsia"/>
            <w:color w:val="000000" w:themeColor="text1"/>
            <w:sz w:val="24"/>
            <w:szCs w:val="27"/>
            <w:shd w:val="clear" w:color="auto" w:fill="FFFFFF"/>
          </w:rPr>
          <w:t>组网知识的</w:t>
        </w:r>
        <w:r w:rsidR="00DA0B6F">
          <w:rPr>
            <w:rFonts w:ascii="Segoe UI" w:hAnsi="Segoe UI" w:cs="Segoe UI" w:hint="eastAsia"/>
            <w:color w:val="000000" w:themeColor="text1"/>
            <w:sz w:val="24"/>
            <w:szCs w:val="27"/>
            <w:shd w:val="clear" w:color="auto" w:fill="FFFFFF"/>
          </w:rPr>
          <w:t>培训。</w:t>
        </w:r>
      </w:ins>
      <w:r>
        <w:rPr>
          <w:rFonts w:ascii="Segoe UI" w:hAnsi="Segoe UI" w:cs="Segoe UI" w:hint="eastAsia"/>
          <w:color w:val="000000" w:themeColor="text1"/>
          <w:sz w:val="24"/>
          <w:szCs w:val="27"/>
          <w:shd w:val="clear" w:color="auto" w:fill="FFFFFF"/>
        </w:rPr>
        <w:t>借鉴广东模式，实施网络安全专家陪同客户经理定期走访，帮客户解答安全报告，分析现网络主要的风险点和防护措施，通过协同走访，对客户经理进行言传身教。增加装机激励，提升装维工程师的奖励分数，激励装维工程师想装、愿意装。</w:t>
      </w:r>
    </w:p>
    <w:p w:rsidR="005234C8" w:rsidRDefault="002470ED">
      <w:pPr>
        <w:ind w:firstLineChars="200" w:firstLine="480"/>
        <w:rPr>
          <w:rFonts w:ascii="Segoe UI" w:hAnsi="Segoe UI" w:cs="Segoe UI"/>
          <w:b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4</w:t>
      </w:r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、</w:t>
      </w:r>
      <w:ins w:id="150" w:author="guocf" w:date="2025-04-21T14:15:00Z">
        <w:r w:rsidR="0069022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t>增加</w:t>
        </w:r>
      </w:ins>
      <w:del w:id="151" w:author="guocf" w:date="2025-04-21T14:15:00Z">
        <w:r w:rsidDel="00690225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扩充</w:delText>
        </w:r>
      </w:del>
      <w:r>
        <w:rPr>
          <w:rFonts w:ascii="Segoe UI" w:hAnsi="Segoe UI" w:cs="Segoe UI" w:hint="eastAsia"/>
          <w:b/>
          <w:color w:val="1C1F23"/>
          <w:sz w:val="24"/>
          <w:szCs w:val="27"/>
          <w:shd w:val="clear" w:color="auto" w:fill="FFFFFF"/>
        </w:rPr>
        <w:t>产品开放范围</w:t>
      </w:r>
      <w:del w:id="152" w:author="guocf" w:date="2025-04-21T14:03:00Z">
        <w:r w:rsidDel="006C4D47">
          <w:rPr>
            <w:rFonts w:ascii="Segoe UI" w:hAnsi="Segoe UI" w:cs="Segoe UI" w:hint="eastAsia"/>
            <w:b/>
            <w:color w:val="1C1F23"/>
            <w:sz w:val="24"/>
            <w:szCs w:val="27"/>
            <w:shd w:val="clear" w:color="auto" w:fill="FFFFFF"/>
          </w:rPr>
          <w:delText>，增强产品定价的灵活性</w:delText>
        </w:r>
      </w:del>
    </w:p>
    <w:p w:rsidR="005234C8" w:rsidRDefault="002470ED">
      <w:pPr>
        <w:ind w:firstLineChars="200" w:firstLine="480"/>
        <w:rPr>
          <w:rFonts w:ascii="Segoe UI" w:hAnsi="Segoe UI" w:cs="Segoe UI"/>
          <w:color w:val="1C1F23"/>
          <w:sz w:val="24"/>
          <w:szCs w:val="27"/>
          <w:shd w:val="clear" w:color="auto" w:fill="FFFFFF"/>
        </w:rPr>
      </w:pPr>
      <w:r>
        <w:rPr>
          <w:rFonts w:ascii="Segoe UI" w:hAnsi="Segoe UI" w:cs="Segoe UI"/>
          <w:color w:val="1C1F23"/>
          <w:sz w:val="24"/>
          <w:szCs w:val="27"/>
          <w:shd w:val="clear" w:color="auto" w:fill="FFFFFF"/>
        </w:rPr>
        <w:t>开放受理范围，不再限制于特定用户群体（如政企宽带用户），而是向所有三网用户（包括公众宽带用户）开放受理。这将有助于扩大安全大脑的市场覆盖面和用户基础，进一步提升其在网络安全领域的影响力和竞争力。</w:t>
      </w:r>
    </w:p>
    <w:p w:rsidR="005234C8" w:rsidRDefault="005234C8">
      <w:pPr>
        <w:rPr>
          <w:sz w:val="20"/>
          <w:shd w:val="clear" w:color="auto" w:fill="FFFFFF"/>
        </w:rPr>
      </w:pPr>
    </w:p>
    <w:sectPr w:rsidR="005234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8DF" w:rsidRDefault="009048DF" w:rsidP="00D0436A">
      <w:r>
        <w:separator/>
      </w:r>
    </w:p>
  </w:endnote>
  <w:endnote w:type="continuationSeparator" w:id="0">
    <w:p w:rsidR="009048DF" w:rsidRDefault="009048DF" w:rsidP="00D04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8DF" w:rsidRDefault="009048DF" w:rsidP="00D0436A">
      <w:r>
        <w:separator/>
      </w:r>
    </w:p>
  </w:footnote>
  <w:footnote w:type="continuationSeparator" w:id="0">
    <w:p w:rsidR="009048DF" w:rsidRDefault="009048DF" w:rsidP="00D043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D3B05"/>
    <w:multiLevelType w:val="multilevel"/>
    <w:tmpl w:val="343D3B0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F7078F"/>
    <w:multiLevelType w:val="multilevel"/>
    <w:tmpl w:val="56F7078F"/>
    <w:lvl w:ilvl="0">
      <w:start w:val="3"/>
      <w:numFmt w:val="japaneseCounting"/>
      <w:lvlText w:val="（%1）"/>
      <w:lvlJc w:val="left"/>
      <w:pPr>
        <w:ind w:left="810" w:hanging="8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686E72"/>
    <w:multiLevelType w:val="hybridMultilevel"/>
    <w:tmpl w:val="5C6AD3FC"/>
    <w:lvl w:ilvl="0" w:tplc="E91C5CD8">
      <w:start w:val="1"/>
      <w:numFmt w:val="chineseCountingThousand"/>
      <w:suff w:val="space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509312A"/>
    <w:multiLevelType w:val="multilevel"/>
    <w:tmpl w:val="7509312A"/>
    <w:lvl w:ilvl="0">
      <w:start w:val="1"/>
      <w:numFmt w:val="chineseCountingThousand"/>
      <w:lvlText w:val="(%1)"/>
      <w:lvlJc w:val="left"/>
      <w:pPr>
        <w:ind w:left="1350" w:hanging="81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80" w:hanging="420"/>
      </w:pPr>
    </w:lvl>
    <w:lvl w:ilvl="2">
      <w:start w:val="1"/>
      <w:numFmt w:val="lowerRoman"/>
      <w:lvlText w:val="%3."/>
      <w:lvlJc w:val="right"/>
      <w:pPr>
        <w:ind w:left="1800" w:hanging="420"/>
      </w:pPr>
    </w:lvl>
    <w:lvl w:ilvl="3">
      <w:start w:val="1"/>
      <w:numFmt w:val="decimal"/>
      <w:lvlText w:val="%4."/>
      <w:lvlJc w:val="left"/>
      <w:pPr>
        <w:ind w:left="2220" w:hanging="420"/>
      </w:pPr>
    </w:lvl>
    <w:lvl w:ilvl="4">
      <w:start w:val="1"/>
      <w:numFmt w:val="lowerLetter"/>
      <w:lvlText w:val="%5)"/>
      <w:lvlJc w:val="left"/>
      <w:pPr>
        <w:ind w:left="2640" w:hanging="420"/>
      </w:pPr>
    </w:lvl>
    <w:lvl w:ilvl="5">
      <w:start w:val="1"/>
      <w:numFmt w:val="lowerRoman"/>
      <w:lvlText w:val="%6."/>
      <w:lvlJc w:val="right"/>
      <w:pPr>
        <w:ind w:left="3060" w:hanging="420"/>
      </w:pPr>
    </w:lvl>
    <w:lvl w:ilvl="6">
      <w:start w:val="1"/>
      <w:numFmt w:val="decimal"/>
      <w:lvlText w:val="%7."/>
      <w:lvlJc w:val="left"/>
      <w:pPr>
        <w:ind w:left="3480" w:hanging="420"/>
      </w:pPr>
    </w:lvl>
    <w:lvl w:ilvl="7">
      <w:start w:val="1"/>
      <w:numFmt w:val="lowerLetter"/>
      <w:lvlText w:val="%8)"/>
      <w:lvlJc w:val="left"/>
      <w:pPr>
        <w:ind w:left="3900" w:hanging="420"/>
      </w:pPr>
    </w:lvl>
    <w:lvl w:ilvl="8">
      <w:start w:val="1"/>
      <w:numFmt w:val="lowerRoman"/>
      <w:lvlText w:val="%9."/>
      <w:lvlJc w:val="right"/>
      <w:pPr>
        <w:ind w:left="432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guocf">
    <w15:presenceInfo w15:providerId="None" w15:userId="guo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4D4"/>
    <w:rsid w:val="000062BC"/>
    <w:rsid w:val="00022B3F"/>
    <w:rsid w:val="000414D4"/>
    <w:rsid w:val="000563E2"/>
    <w:rsid w:val="0006265D"/>
    <w:rsid w:val="000A400F"/>
    <w:rsid w:val="000C2E73"/>
    <w:rsid w:val="000E1890"/>
    <w:rsid w:val="000F5777"/>
    <w:rsid w:val="00100D05"/>
    <w:rsid w:val="00116079"/>
    <w:rsid w:val="001301FB"/>
    <w:rsid w:val="0014132D"/>
    <w:rsid w:val="00141CD7"/>
    <w:rsid w:val="00150CD8"/>
    <w:rsid w:val="0016005B"/>
    <w:rsid w:val="001628C4"/>
    <w:rsid w:val="0016395C"/>
    <w:rsid w:val="00165754"/>
    <w:rsid w:val="001662D5"/>
    <w:rsid w:val="00193212"/>
    <w:rsid w:val="00193BF8"/>
    <w:rsid w:val="00195EF4"/>
    <w:rsid w:val="001C0A0C"/>
    <w:rsid w:val="001E4C7A"/>
    <w:rsid w:val="001F7D2C"/>
    <w:rsid w:val="0021264B"/>
    <w:rsid w:val="00220422"/>
    <w:rsid w:val="002273E2"/>
    <w:rsid w:val="00231269"/>
    <w:rsid w:val="002350BC"/>
    <w:rsid w:val="00245DFB"/>
    <w:rsid w:val="002470ED"/>
    <w:rsid w:val="0027262C"/>
    <w:rsid w:val="00284413"/>
    <w:rsid w:val="00284A71"/>
    <w:rsid w:val="002A1A0C"/>
    <w:rsid w:val="002A2A89"/>
    <w:rsid w:val="002B3CCB"/>
    <w:rsid w:val="002B5500"/>
    <w:rsid w:val="002D3835"/>
    <w:rsid w:val="002D472A"/>
    <w:rsid w:val="002F3311"/>
    <w:rsid w:val="003165C6"/>
    <w:rsid w:val="00320D70"/>
    <w:rsid w:val="00347EF9"/>
    <w:rsid w:val="003570E4"/>
    <w:rsid w:val="00361BCC"/>
    <w:rsid w:val="00377F23"/>
    <w:rsid w:val="003A293E"/>
    <w:rsid w:val="003B444F"/>
    <w:rsid w:val="003B534E"/>
    <w:rsid w:val="003C12D9"/>
    <w:rsid w:val="003D5B5E"/>
    <w:rsid w:val="003F3F45"/>
    <w:rsid w:val="00400581"/>
    <w:rsid w:val="00440FBC"/>
    <w:rsid w:val="004623CD"/>
    <w:rsid w:val="0047431E"/>
    <w:rsid w:val="004748AB"/>
    <w:rsid w:val="0047708C"/>
    <w:rsid w:val="00481D9D"/>
    <w:rsid w:val="00484777"/>
    <w:rsid w:val="004848D5"/>
    <w:rsid w:val="00486B9E"/>
    <w:rsid w:val="004A124E"/>
    <w:rsid w:val="004D374F"/>
    <w:rsid w:val="004D542D"/>
    <w:rsid w:val="004E0D0F"/>
    <w:rsid w:val="004E0EFE"/>
    <w:rsid w:val="004E11D7"/>
    <w:rsid w:val="004F2AB3"/>
    <w:rsid w:val="00507998"/>
    <w:rsid w:val="005234C8"/>
    <w:rsid w:val="005327E5"/>
    <w:rsid w:val="00532F5C"/>
    <w:rsid w:val="005337F7"/>
    <w:rsid w:val="00546F40"/>
    <w:rsid w:val="005477E8"/>
    <w:rsid w:val="00557A68"/>
    <w:rsid w:val="00561F1F"/>
    <w:rsid w:val="00577573"/>
    <w:rsid w:val="00582794"/>
    <w:rsid w:val="005A150B"/>
    <w:rsid w:val="005B14BA"/>
    <w:rsid w:val="005D4CBF"/>
    <w:rsid w:val="005E0E16"/>
    <w:rsid w:val="005F3986"/>
    <w:rsid w:val="005F50C0"/>
    <w:rsid w:val="005F6356"/>
    <w:rsid w:val="00603CEA"/>
    <w:rsid w:val="00612C5E"/>
    <w:rsid w:val="00627E39"/>
    <w:rsid w:val="006349EA"/>
    <w:rsid w:val="00640F6A"/>
    <w:rsid w:val="006477E9"/>
    <w:rsid w:val="0065205D"/>
    <w:rsid w:val="00656514"/>
    <w:rsid w:val="006770BE"/>
    <w:rsid w:val="006859D5"/>
    <w:rsid w:val="00690225"/>
    <w:rsid w:val="0069068C"/>
    <w:rsid w:val="006A03B1"/>
    <w:rsid w:val="006B1154"/>
    <w:rsid w:val="006B18E3"/>
    <w:rsid w:val="006C4D47"/>
    <w:rsid w:val="006C5EE9"/>
    <w:rsid w:val="006E033C"/>
    <w:rsid w:val="006F2FB5"/>
    <w:rsid w:val="00704418"/>
    <w:rsid w:val="00704F91"/>
    <w:rsid w:val="007151A3"/>
    <w:rsid w:val="007225E0"/>
    <w:rsid w:val="00725114"/>
    <w:rsid w:val="00733578"/>
    <w:rsid w:val="0073456A"/>
    <w:rsid w:val="00735F00"/>
    <w:rsid w:val="00737E95"/>
    <w:rsid w:val="0074187D"/>
    <w:rsid w:val="0074203B"/>
    <w:rsid w:val="007463C7"/>
    <w:rsid w:val="00755A63"/>
    <w:rsid w:val="0078061E"/>
    <w:rsid w:val="00791751"/>
    <w:rsid w:val="007C4B39"/>
    <w:rsid w:val="007E369D"/>
    <w:rsid w:val="007E3BE2"/>
    <w:rsid w:val="007F2E1C"/>
    <w:rsid w:val="00830E42"/>
    <w:rsid w:val="00833C24"/>
    <w:rsid w:val="00846DE2"/>
    <w:rsid w:val="00847D59"/>
    <w:rsid w:val="008514F1"/>
    <w:rsid w:val="00871938"/>
    <w:rsid w:val="00871C19"/>
    <w:rsid w:val="008743CA"/>
    <w:rsid w:val="00882006"/>
    <w:rsid w:val="00891787"/>
    <w:rsid w:val="00893B33"/>
    <w:rsid w:val="008C61C8"/>
    <w:rsid w:val="009048DF"/>
    <w:rsid w:val="00930934"/>
    <w:rsid w:val="00940D38"/>
    <w:rsid w:val="0094792E"/>
    <w:rsid w:val="00950D2D"/>
    <w:rsid w:val="00965ECD"/>
    <w:rsid w:val="00986A9F"/>
    <w:rsid w:val="009A2AD0"/>
    <w:rsid w:val="009B03FA"/>
    <w:rsid w:val="009B533E"/>
    <w:rsid w:val="009B615F"/>
    <w:rsid w:val="009C1DDF"/>
    <w:rsid w:val="009C717F"/>
    <w:rsid w:val="009D2121"/>
    <w:rsid w:val="009D7CD2"/>
    <w:rsid w:val="009E1C77"/>
    <w:rsid w:val="009F1AB3"/>
    <w:rsid w:val="009F4CD1"/>
    <w:rsid w:val="00A040C7"/>
    <w:rsid w:val="00A221E3"/>
    <w:rsid w:val="00A52609"/>
    <w:rsid w:val="00A57174"/>
    <w:rsid w:val="00A610C6"/>
    <w:rsid w:val="00A61A8A"/>
    <w:rsid w:val="00A643F4"/>
    <w:rsid w:val="00A65FF8"/>
    <w:rsid w:val="00A869B4"/>
    <w:rsid w:val="00A94891"/>
    <w:rsid w:val="00AC44D3"/>
    <w:rsid w:val="00AC4C2F"/>
    <w:rsid w:val="00AC7A05"/>
    <w:rsid w:val="00AC7F06"/>
    <w:rsid w:val="00AE3311"/>
    <w:rsid w:val="00AE3CAC"/>
    <w:rsid w:val="00AF1393"/>
    <w:rsid w:val="00AF4919"/>
    <w:rsid w:val="00B04517"/>
    <w:rsid w:val="00B060A0"/>
    <w:rsid w:val="00B328A3"/>
    <w:rsid w:val="00B33227"/>
    <w:rsid w:val="00B34DC5"/>
    <w:rsid w:val="00B41E89"/>
    <w:rsid w:val="00B47C37"/>
    <w:rsid w:val="00B53C5D"/>
    <w:rsid w:val="00B6148B"/>
    <w:rsid w:val="00B628EE"/>
    <w:rsid w:val="00B862D5"/>
    <w:rsid w:val="00B92103"/>
    <w:rsid w:val="00B944C4"/>
    <w:rsid w:val="00B97623"/>
    <w:rsid w:val="00BB2CA0"/>
    <w:rsid w:val="00BB52C9"/>
    <w:rsid w:val="00BD48D6"/>
    <w:rsid w:val="00BE60C6"/>
    <w:rsid w:val="00BF5FCF"/>
    <w:rsid w:val="00C04B7C"/>
    <w:rsid w:val="00C0518E"/>
    <w:rsid w:val="00C05D72"/>
    <w:rsid w:val="00C24914"/>
    <w:rsid w:val="00C6421B"/>
    <w:rsid w:val="00C6568A"/>
    <w:rsid w:val="00C71F98"/>
    <w:rsid w:val="00C73062"/>
    <w:rsid w:val="00C776BE"/>
    <w:rsid w:val="00C841C4"/>
    <w:rsid w:val="00C91948"/>
    <w:rsid w:val="00CA48B3"/>
    <w:rsid w:val="00CF350F"/>
    <w:rsid w:val="00D0436A"/>
    <w:rsid w:val="00D2465C"/>
    <w:rsid w:val="00D441F4"/>
    <w:rsid w:val="00D4571F"/>
    <w:rsid w:val="00D46151"/>
    <w:rsid w:val="00D52CC9"/>
    <w:rsid w:val="00D6079C"/>
    <w:rsid w:val="00D64DF9"/>
    <w:rsid w:val="00D77149"/>
    <w:rsid w:val="00D834E4"/>
    <w:rsid w:val="00DA0B6F"/>
    <w:rsid w:val="00DB3F1B"/>
    <w:rsid w:val="00DC25DC"/>
    <w:rsid w:val="00DC4A58"/>
    <w:rsid w:val="00DE0D8B"/>
    <w:rsid w:val="00DE759E"/>
    <w:rsid w:val="00E03379"/>
    <w:rsid w:val="00E3259B"/>
    <w:rsid w:val="00E32A20"/>
    <w:rsid w:val="00E4239F"/>
    <w:rsid w:val="00E64EB6"/>
    <w:rsid w:val="00E71F57"/>
    <w:rsid w:val="00E73012"/>
    <w:rsid w:val="00E84175"/>
    <w:rsid w:val="00E84217"/>
    <w:rsid w:val="00E871B2"/>
    <w:rsid w:val="00E96FC5"/>
    <w:rsid w:val="00EA1889"/>
    <w:rsid w:val="00EC3510"/>
    <w:rsid w:val="00EC59B0"/>
    <w:rsid w:val="00ED0646"/>
    <w:rsid w:val="00ED44F7"/>
    <w:rsid w:val="00EE6332"/>
    <w:rsid w:val="00F04650"/>
    <w:rsid w:val="00F41615"/>
    <w:rsid w:val="00F77FA0"/>
    <w:rsid w:val="00F82A9E"/>
    <w:rsid w:val="00F84F2B"/>
    <w:rsid w:val="00F93E86"/>
    <w:rsid w:val="00FA513C"/>
    <w:rsid w:val="00FB0BD5"/>
    <w:rsid w:val="00FB0CB5"/>
    <w:rsid w:val="00FC0100"/>
    <w:rsid w:val="00FE0B62"/>
    <w:rsid w:val="00FF3A54"/>
    <w:rsid w:val="00FF6CD4"/>
    <w:rsid w:val="07046752"/>
    <w:rsid w:val="4A7337AA"/>
    <w:rsid w:val="524016F7"/>
    <w:rsid w:val="6AD7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35B3E0"/>
  <w15:docId w15:val="{3AED8ED6-E186-4E20-B376-9E0E9ACD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a">
    <w:name w:val="annotation subject"/>
    <w:basedOn w:val="a3"/>
    <w:next w:val="a3"/>
    <w:link w:val="ab"/>
    <w:uiPriority w:val="99"/>
    <w:semiHidden/>
    <w:unhideWhenUsed/>
    <w:qFormat/>
    <w:rPr>
      <w:b/>
      <w:bCs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qFormat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ai-assistant-search-inline-index">
    <w:name w:val="ai-assistant-search-inline-index"/>
    <w:basedOn w:val="a0"/>
    <w:qFormat/>
  </w:style>
  <w:style w:type="character" w:customStyle="1" w:styleId="marker">
    <w:name w:val="marker"/>
    <w:basedOn w:val="a0"/>
    <w:qFormat/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b">
    <w:name w:val="批注主题 字符"/>
    <w:basedOn w:val="a4"/>
    <w:link w:val="aa"/>
    <w:uiPriority w:val="99"/>
    <w:semiHidden/>
    <w:qFormat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284413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2844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guocf</dc:creator>
  <cp:lastModifiedBy>guocf</cp:lastModifiedBy>
  <cp:revision>5</cp:revision>
  <dcterms:created xsi:type="dcterms:W3CDTF">2025-04-21T05:54:00Z</dcterms:created>
  <dcterms:modified xsi:type="dcterms:W3CDTF">2025-04-21T06:37:00Z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244C1774DBCF40779A942CC4BCF15D0F_13</vt:lpwstr>
  </property>
</Properties>
</file>