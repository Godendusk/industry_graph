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E5" w:rsidRDefault="00E3601F">
      <w:pPr>
        <w:spacing w:before="480" w:after="480" w:line="288" w:lineRule="auto"/>
        <w:jc w:val="center"/>
        <w:rPr>
          <w:rFonts w:ascii="Arial" w:eastAsia="等线" w:hAnsi="Arial" w:cs="Arial"/>
          <w:b/>
          <w:sz w:val="40"/>
        </w:rPr>
      </w:pPr>
      <w:del w:id="0" w:author="roger" w:date="2024-05-29T09:31:00Z">
        <w:r w:rsidDel="00D55D88">
          <w:rPr>
            <w:rFonts w:ascii="Arial" w:eastAsia="等线" w:hAnsi="Arial" w:cs="Arial"/>
            <w:b/>
            <w:sz w:val="40"/>
          </w:rPr>
          <w:delText>星间链路对卫星互联网发展价值几何？</w:delText>
        </w:r>
      </w:del>
      <w:ins w:id="1" w:author="roger" w:date="2024-05-29T09:31:00Z">
        <w:r w:rsidR="00A9677E">
          <w:rPr>
            <w:rFonts w:ascii="Arial" w:eastAsia="等线" w:hAnsi="Arial" w:cs="Arial" w:hint="eastAsia"/>
            <w:b/>
            <w:sz w:val="40"/>
          </w:rPr>
          <w:t>星间链路</w:t>
        </w:r>
      </w:ins>
      <w:ins w:id="2" w:author="roger" w:date="2024-05-30T16:22:00Z">
        <w:r w:rsidR="00A9677E">
          <w:rPr>
            <w:rFonts w:ascii="Arial" w:eastAsia="等线" w:hAnsi="Arial" w:cs="Arial" w:hint="eastAsia"/>
            <w:b/>
            <w:sz w:val="40"/>
          </w:rPr>
          <w:t>技术</w:t>
        </w:r>
      </w:ins>
      <w:ins w:id="3" w:author="roger" w:date="2024-05-29T09:31:00Z">
        <w:r w:rsidR="00D55D88" w:rsidRPr="00D55D88">
          <w:rPr>
            <w:rFonts w:ascii="Arial" w:eastAsia="等线" w:hAnsi="Arial" w:cs="Arial" w:hint="eastAsia"/>
            <w:b/>
            <w:sz w:val="40"/>
          </w:rPr>
          <w:t>趋势</w:t>
        </w:r>
      </w:ins>
      <w:ins w:id="4" w:author="roger" w:date="2024-05-29T09:40:00Z">
        <w:r w:rsidR="00E4002E">
          <w:rPr>
            <w:rFonts w:ascii="Arial" w:eastAsia="等线" w:hAnsi="Arial" w:cs="Arial" w:hint="eastAsia"/>
            <w:b/>
            <w:sz w:val="40"/>
          </w:rPr>
          <w:t>分析</w:t>
        </w:r>
      </w:ins>
      <w:ins w:id="5" w:author="roger" w:date="2024-05-29T09:31:00Z">
        <w:r w:rsidR="00D55D88" w:rsidRPr="00D55D88">
          <w:rPr>
            <w:rFonts w:ascii="Arial" w:eastAsia="等线" w:hAnsi="Arial" w:cs="Arial" w:hint="eastAsia"/>
            <w:b/>
            <w:sz w:val="40"/>
          </w:rPr>
          <w:t>及</w:t>
        </w:r>
      </w:ins>
      <w:ins w:id="6" w:author="roger" w:date="2024-05-29T09:32:00Z">
        <w:r w:rsidR="00D55D88">
          <w:rPr>
            <w:rFonts w:ascii="Arial" w:eastAsia="等线" w:hAnsi="Arial" w:cs="Arial" w:hint="eastAsia"/>
            <w:b/>
            <w:sz w:val="40"/>
          </w:rPr>
          <w:t>我国</w:t>
        </w:r>
      </w:ins>
      <w:ins w:id="7" w:author="roger" w:date="2024-05-30T16:40:00Z">
        <w:r w:rsidR="00D63A88">
          <w:rPr>
            <w:rFonts w:ascii="Arial" w:eastAsia="等线" w:hAnsi="Arial" w:cs="Arial" w:hint="eastAsia"/>
            <w:b/>
            <w:sz w:val="40"/>
          </w:rPr>
          <w:t>发展</w:t>
        </w:r>
      </w:ins>
      <w:ins w:id="8" w:author="roger" w:date="2024-05-29T09:40:00Z">
        <w:r w:rsidR="00E4002E">
          <w:rPr>
            <w:rFonts w:ascii="Arial" w:eastAsia="等线" w:hAnsi="Arial" w:cs="Arial" w:hint="eastAsia"/>
            <w:b/>
            <w:sz w:val="40"/>
          </w:rPr>
          <w:t>展望</w:t>
        </w:r>
      </w:ins>
    </w:p>
    <w:p w:rsidR="00327B66" w:rsidRDefault="00385CED" w:rsidP="00327B66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2</w:t>
      </w:r>
      <w:r>
        <w:rPr>
          <w:rFonts w:ascii="仿宋" w:eastAsia="仿宋" w:hAnsi="仿宋" w:cs="Arial"/>
          <w:sz w:val="24"/>
          <w:szCs w:val="24"/>
        </w:rPr>
        <w:t>024</w:t>
      </w:r>
      <w:r>
        <w:rPr>
          <w:rFonts w:ascii="仿宋" w:eastAsia="仿宋" w:hAnsi="仿宋" w:cs="Arial" w:hint="eastAsia"/>
          <w:sz w:val="24"/>
          <w:szCs w:val="24"/>
        </w:rPr>
        <w:t>年5月</w:t>
      </w:r>
      <w:r w:rsidR="00327B66">
        <w:rPr>
          <w:rFonts w:ascii="仿宋" w:eastAsia="仿宋" w:hAnsi="仿宋" w:cs="Arial" w:hint="eastAsia"/>
          <w:sz w:val="24"/>
          <w:szCs w:val="24"/>
        </w:rPr>
        <w:t>9日</w:t>
      </w:r>
      <w:r>
        <w:rPr>
          <w:rFonts w:ascii="仿宋" w:eastAsia="仿宋" w:hAnsi="仿宋" w:cs="Arial" w:hint="eastAsia"/>
          <w:sz w:val="24"/>
          <w:szCs w:val="24"/>
        </w:rPr>
        <w:t>，</w:t>
      </w:r>
      <w:r w:rsidRPr="00385CED">
        <w:rPr>
          <w:rFonts w:ascii="仿宋" w:eastAsia="仿宋" w:hAnsi="仿宋" w:cs="Arial" w:hint="eastAsia"/>
          <w:sz w:val="24"/>
          <w:szCs w:val="24"/>
        </w:rPr>
        <w:t>我国首颗中轨宽带通信卫星智慧天网一号</w:t>
      </w:r>
      <w:r w:rsidRPr="00385CED">
        <w:rPr>
          <w:rFonts w:ascii="仿宋" w:eastAsia="仿宋" w:hAnsi="仿宋" w:cs="Arial"/>
          <w:sz w:val="24"/>
          <w:szCs w:val="24"/>
        </w:rPr>
        <w:t>01</w:t>
      </w:r>
      <w:r w:rsidR="00461328">
        <w:rPr>
          <w:rFonts w:ascii="仿宋" w:eastAsia="仿宋" w:hAnsi="仿宋" w:cs="Arial"/>
          <w:sz w:val="24"/>
          <w:szCs w:val="24"/>
        </w:rPr>
        <w:t>星</w:t>
      </w:r>
      <w:r w:rsidRPr="00385CED">
        <w:rPr>
          <w:rFonts w:ascii="仿宋" w:eastAsia="仿宋" w:hAnsi="仿宋" w:cs="Arial"/>
          <w:sz w:val="24"/>
          <w:szCs w:val="24"/>
        </w:rPr>
        <w:t>发射</w:t>
      </w:r>
      <w:r>
        <w:rPr>
          <w:rFonts w:ascii="仿宋" w:eastAsia="仿宋" w:hAnsi="仿宋" w:cs="Arial" w:hint="eastAsia"/>
          <w:sz w:val="24"/>
          <w:szCs w:val="24"/>
        </w:rPr>
        <w:t>，未来将通过</w:t>
      </w:r>
      <w:r w:rsidRPr="00385CED">
        <w:rPr>
          <w:rFonts w:ascii="仿宋" w:eastAsia="仿宋" w:hAnsi="仿宋" w:cs="Arial" w:hint="eastAsia"/>
          <w:sz w:val="24"/>
          <w:szCs w:val="24"/>
        </w:rPr>
        <w:t>星间双向激光链路</w:t>
      </w:r>
      <w:r>
        <w:rPr>
          <w:rFonts w:ascii="仿宋" w:eastAsia="仿宋" w:hAnsi="仿宋" w:cs="Arial" w:hint="eastAsia"/>
          <w:sz w:val="24"/>
          <w:szCs w:val="24"/>
        </w:rPr>
        <w:t>实现星座灵活组网，提供全球</w:t>
      </w:r>
      <w:r w:rsidR="00461328">
        <w:rPr>
          <w:rFonts w:ascii="仿宋" w:eastAsia="仿宋" w:hAnsi="仿宋" w:cs="Arial" w:hint="eastAsia"/>
          <w:sz w:val="24"/>
          <w:szCs w:val="24"/>
        </w:rPr>
        <w:t>覆盖</w:t>
      </w:r>
      <w:r w:rsidRPr="00385CED">
        <w:rPr>
          <w:rFonts w:ascii="仿宋" w:eastAsia="仿宋" w:hAnsi="仿宋" w:cs="Arial" w:hint="eastAsia"/>
          <w:sz w:val="24"/>
          <w:szCs w:val="24"/>
        </w:rPr>
        <w:t>宽带网络服务</w:t>
      </w:r>
      <w:r>
        <w:rPr>
          <w:rFonts w:ascii="仿宋" w:eastAsia="仿宋" w:hAnsi="仿宋" w:cs="Arial" w:hint="eastAsia"/>
          <w:sz w:val="24"/>
          <w:szCs w:val="24"/>
        </w:rPr>
        <w:t>。美国</w:t>
      </w:r>
      <w:r>
        <w:rPr>
          <w:rFonts w:ascii="仿宋" w:eastAsia="仿宋" w:hAnsi="仿宋" w:cs="Arial"/>
          <w:sz w:val="24"/>
          <w:szCs w:val="24"/>
        </w:rPr>
        <w:t>Starlink</w:t>
      </w:r>
      <w:ins w:id="9" w:author="roger" w:date="2024-05-30T16:58:00Z">
        <w:r w:rsidR="00E26911">
          <w:rPr>
            <w:rFonts w:ascii="仿宋" w:eastAsia="仿宋" w:hAnsi="仿宋" w:cs="Arial" w:hint="eastAsia"/>
            <w:sz w:val="24"/>
            <w:szCs w:val="24"/>
          </w:rPr>
          <w:t>则</w:t>
        </w:r>
      </w:ins>
      <w:r w:rsidR="00461328">
        <w:rPr>
          <w:rFonts w:ascii="仿宋" w:eastAsia="仿宋" w:hAnsi="仿宋" w:cs="Arial" w:hint="eastAsia"/>
          <w:sz w:val="24"/>
          <w:szCs w:val="24"/>
        </w:rPr>
        <w:t>在其</w:t>
      </w:r>
      <w:r w:rsidR="00F37B2F">
        <w:rPr>
          <w:rFonts w:ascii="仿宋" w:eastAsia="仿宋" w:hAnsi="仿宋" w:cs="Arial"/>
          <w:sz w:val="24"/>
          <w:szCs w:val="24"/>
        </w:rPr>
        <w:t>V1.5</w:t>
      </w:r>
      <w:r w:rsidR="00F37B2F">
        <w:rPr>
          <w:rFonts w:ascii="仿宋" w:eastAsia="仿宋" w:hAnsi="仿宋" w:cs="Arial" w:hint="eastAsia"/>
          <w:sz w:val="24"/>
          <w:szCs w:val="24"/>
        </w:rPr>
        <w:t>和V</w:t>
      </w:r>
      <w:r w:rsidR="00F37B2F">
        <w:rPr>
          <w:rFonts w:ascii="仿宋" w:eastAsia="仿宋" w:hAnsi="仿宋" w:cs="Arial"/>
          <w:sz w:val="24"/>
          <w:szCs w:val="24"/>
        </w:rPr>
        <w:t>2.0</w:t>
      </w:r>
      <w:r w:rsidR="00F37B2F">
        <w:rPr>
          <w:rFonts w:ascii="仿宋" w:eastAsia="仿宋" w:hAnsi="仿宋" w:cs="Arial" w:hint="eastAsia"/>
          <w:sz w:val="24"/>
          <w:szCs w:val="24"/>
        </w:rPr>
        <w:t>低轨卫星</w:t>
      </w:r>
      <w:r w:rsidR="00461328">
        <w:rPr>
          <w:rFonts w:ascii="仿宋" w:eastAsia="仿宋" w:hAnsi="仿宋" w:cs="Arial" w:hint="eastAsia"/>
          <w:sz w:val="24"/>
          <w:szCs w:val="24"/>
        </w:rPr>
        <w:t>部署超</w:t>
      </w:r>
      <w:r w:rsidR="00F37B2F">
        <w:rPr>
          <w:rFonts w:ascii="仿宋" w:eastAsia="仿宋" w:hAnsi="仿宋" w:cs="Arial"/>
          <w:sz w:val="24"/>
          <w:szCs w:val="24"/>
        </w:rPr>
        <w:t>9000</w:t>
      </w:r>
      <w:r w:rsidR="00461328" w:rsidRPr="00385CED">
        <w:rPr>
          <w:rFonts w:ascii="仿宋" w:eastAsia="仿宋" w:hAnsi="仿宋" w:cs="Arial"/>
          <w:sz w:val="24"/>
          <w:szCs w:val="24"/>
        </w:rPr>
        <w:t>个空间激光器</w:t>
      </w:r>
      <w:r w:rsidR="00461328">
        <w:rPr>
          <w:rFonts w:ascii="仿宋" w:eastAsia="仿宋" w:hAnsi="仿宋" w:cs="Arial" w:hint="eastAsia"/>
          <w:sz w:val="24"/>
          <w:szCs w:val="24"/>
        </w:rPr>
        <w:t>，星</w:t>
      </w:r>
      <w:r w:rsidR="00327B66">
        <w:rPr>
          <w:rFonts w:ascii="仿宋" w:eastAsia="仿宋" w:hAnsi="仿宋" w:cs="Arial" w:hint="eastAsia"/>
          <w:sz w:val="24"/>
          <w:szCs w:val="24"/>
        </w:rPr>
        <w:t>间</w:t>
      </w:r>
      <w:r w:rsidR="00F37B2F">
        <w:rPr>
          <w:rFonts w:ascii="仿宋" w:eastAsia="仿宋" w:hAnsi="仿宋" w:cs="Arial" w:hint="eastAsia"/>
          <w:sz w:val="24"/>
          <w:szCs w:val="24"/>
        </w:rPr>
        <w:t>数据</w:t>
      </w:r>
      <w:r w:rsidR="00327B66">
        <w:rPr>
          <w:rFonts w:ascii="仿宋" w:eastAsia="仿宋" w:hAnsi="仿宋" w:cs="Arial" w:hint="eastAsia"/>
          <w:sz w:val="24"/>
          <w:szCs w:val="24"/>
        </w:rPr>
        <w:t>传输</w:t>
      </w:r>
      <w:r w:rsidR="00461328">
        <w:rPr>
          <w:rFonts w:ascii="仿宋" w:eastAsia="仿宋" w:hAnsi="仿宋" w:cs="Arial"/>
          <w:sz w:val="24"/>
          <w:szCs w:val="24"/>
        </w:rPr>
        <w:t>吞吐量</w:t>
      </w:r>
      <w:r w:rsidR="00461328">
        <w:rPr>
          <w:rFonts w:ascii="仿宋" w:eastAsia="仿宋" w:hAnsi="仿宋" w:cs="Arial" w:hint="eastAsia"/>
          <w:sz w:val="24"/>
          <w:szCs w:val="24"/>
        </w:rPr>
        <w:t>达到</w:t>
      </w:r>
      <w:r w:rsidR="00461328">
        <w:rPr>
          <w:rFonts w:ascii="仿宋" w:eastAsia="仿宋" w:hAnsi="仿宋" w:cs="Arial"/>
          <w:sz w:val="24"/>
          <w:szCs w:val="24"/>
        </w:rPr>
        <w:t>5.6</w:t>
      </w:r>
      <w:r w:rsidRPr="00385CED">
        <w:rPr>
          <w:rFonts w:ascii="仿宋" w:eastAsia="仿宋" w:hAnsi="仿宋" w:cs="Arial"/>
          <w:sz w:val="24"/>
          <w:szCs w:val="24"/>
        </w:rPr>
        <w:t>Tbps</w:t>
      </w:r>
      <w:r w:rsidR="00327B66">
        <w:rPr>
          <w:rFonts w:ascii="仿宋" w:eastAsia="仿宋" w:hAnsi="仿宋" w:cs="Arial" w:hint="eastAsia"/>
          <w:sz w:val="24"/>
          <w:szCs w:val="24"/>
        </w:rPr>
        <w:t>，每日</w:t>
      </w:r>
      <w:r w:rsidR="00327B66" w:rsidRPr="00327B66">
        <w:rPr>
          <w:rFonts w:ascii="仿宋" w:eastAsia="仿宋" w:hAnsi="仿宋" w:cs="Arial" w:hint="eastAsia"/>
          <w:sz w:val="24"/>
          <w:szCs w:val="24"/>
        </w:rPr>
        <w:t>传输</w:t>
      </w:r>
      <w:r w:rsidR="00327B66">
        <w:rPr>
          <w:rFonts w:ascii="仿宋" w:eastAsia="仿宋" w:hAnsi="仿宋" w:cs="Arial" w:hint="eastAsia"/>
          <w:sz w:val="24"/>
          <w:szCs w:val="24"/>
        </w:rPr>
        <w:t>总量</w:t>
      </w:r>
      <w:r w:rsidR="00327B66" w:rsidRPr="00327B66">
        <w:rPr>
          <w:rFonts w:ascii="仿宋" w:eastAsia="仿宋" w:hAnsi="仿宋" w:cs="Arial" w:hint="eastAsia"/>
          <w:sz w:val="24"/>
          <w:szCs w:val="24"/>
        </w:rPr>
        <w:t>超过</w:t>
      </w:r>
      <w:r w:rsidR="00327B66" w:rsidRPr="00327B66">
        <w:rPr>
          <w:rFonts w:ascii="仿宋" w:eastAsia="仿宋" w:hAnsi="仿宋" w:cs="Arial"/>
          <w:sz w:val="24"/>
          <w:szCs w:val="24"/>
        </w:rPr>
        <w:t>42PB</w:t>
      </w:r>
      <w:r w:rsidR="00461328">
        <w:rPr>
          <w:rFonts w:ascii="仿宋" w:eastAsia="仿宋" w:hAnsi="仿宋" w:cs="Arial" w:hint="eastAsia"/>
          <w:sz w:val="24"/>
          <w:szCs w:val="24"/>
        </w:rPr>
        <w:t>。</w:t>
      </w:r>
    </w:p>
    <w:p w:rsidR="00947BE5" w:rsidRPr="00461328" w:rsidRDefault="007C156E" w:rsidP="00327B66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在</w:t>
      </w:r>
      <w:r w:rsidR="00327B66">
        <w:rPr>
          <w:rFonts w:ascii="仿宋" w:eastAsia="仿宋" w:hAnsi="仿宋" w:cs="Arial" w:hint="eastAsia"/>
          <w:sz w:val="24"/>
          <w:szCs w:val="24"/>
        </w:rPr>
        <w:t>以</w:t>
      </w:r>
      <w:r w:rsidRPr="007C156E">
        <w:rPr>
          <w:rFonts w:ascii="仿宋" w:eastAsia="仿宋" w:hAnsi="仿宋" w:cs="Arial" w:hint="eastAsia"/>
          <w:sz w:val="24"/>
          <w:szCs w:val="24"/>
        </w:rPr>
        <w:t>低延迟</w:t>
      </w:r>
      <w:r>
        <w:rPr>
          <w:rFonts w:ascii="仿宋" w:eastAsia="仿宋" w:hAnsi="仿宋" w:cs="Arial" w:hint="eastAsia"/>
          <w:sz w:val="24"/>
          <w:szCs w:val="24"/>
        </w:rPr>
        <w:t>、低成本为</w:t>
      </w:r>
      <w:r w:rsidR="00385CED">
        <w:rPr>
          <w:rFonts w:ascii="仿宋" w:eastAsia="仿宋" w:hAnsi="仿宋" w:cs="Arial" w:hint="eastAsia"/>
          <w:sz w:val="24"/>
          <w:szCs w:val="24"/>
        </w:rPr>
        <w:t>特色的</w:t>
      </w:r>
      <w:ins w:id="10" w:author="roger" w:date="2024-05-30T16:59:00Z">
        <w:r w:rsidR="00E26911">
          <w:rPr>
            <w:rFonts w:ascii="仿宋" w:eastAsia="仿宋" w:hAnsi="仿宋" w:cs="Arial" w:hint="eastAsia"/>
            <w:sz w:val="24"/>
            <w:szCs w:val="24"/>
          </w:rPr>
          <w:t>中</w:t>
        </w:r>
      </w:ins>
      <w:r w:rsidR="00385CED">
        <w:rPr>
          <w:rFonts w:ascii="仿宋" w:eastAsia="仿宋" w:hAnsi="仿宋" w:cs="Arial" w:hint="eastAsia"/>
          <w:sz w:val="24"/>
          <w:szCs w:val="24"/>
        </w:rPr>
        <w:t>低轨</w:t>
      </w:r>
      <w:r w:rsidRPr="007C156E">
        <w:rPr>
          <w:rFonts w:ascii="仿宋" w:eastAsia="仿宋" w:hAnsi="仿宋" w:cs="Arial" w:hint="eastAsia"/>
          <w:sz w:val="24"/>
          <w:szCs w:val="24"/>
        </w:rPr>
        <w:t>星座</w:t>
      </w:r>
      <w:r w:rsidR="00327B66">
        <w:rPr>
          <w:rFonts w:ascii="仿宋" w:eastAsia="仿宋" w:hAnsi="仿宋" w:cs="Arial" w:hint="eastAsia"/>
          <w:sz w:val="24"/>
          <w:szCs w:val="24"/>
        </w:rPr>
        <w:t>组网</w:t>
      </w:r>
      <w:r w:rsidR="00F37B2F">
        <w:rPr>
          <w:rFonts w:ascii="仿宋" w:eastAsia="仿宋" w:hAnsi="仿宋" w:cs="Arial" w:hint="eastAsia"/>
          <w:sz w:val="24"/>
          <w:szCs w:val="24"/>
        </w:rPr>
        <w:t>需求</w:t>
      </w:r>
      <w:r w:rsidRPr="007C156E">
        <w:rPr>
          <w:rFonts w:ascii="仿宋" w:eastAsia="仿宋" w:hAnsi="仿宋" w:cs="Arial" w:hint="eastAsia"/>
          <w:sz w:val="24"/>
          <w:szCs w:val="24"/>
        </w:rPr>
        <w:t>推动下，星间链路</w:t>
      </w:r>
      <w:r w:rsidR="00E3601F">
        <w:rPr>
          <w:rFonts w:ascii="仿宋" w:eastAsia="仿宋" w:hAnsi="仿宋" w:cs="Arial"/>
          <w:sz w:val="24"/>
          <w:szCs w:val="24"/>
        </w:rPr>
        <w:t>实</w:t>
      </w:r>
      <w:r w:rsidR="00327B66">
        <w:rPr>
          <w:rFonts w:ascii="仿宋" w:eastAsia="仿宋" w:hAnsi="仿宋" w:cs="Arial"/>
          <w:sz w:val="24"/>
          <w:szCs w:val="24"/>
        </w:rPr>
        <w:t>现</w:t>
      </w:r>
      <w:r w:rsidR="00461328">
        <w:rPr>
          <w:rFonts w:ascii="仿宋" w:eastAsia="仿宋" w:hAnsi="仿宋" w:cs="Arial" w:hint="eastAsia"/>
          <w:sz w:val="24"/>
          <w:szCs w:val="24"/>
        </w:rPr>
        <w:t>星</w:t>
      </w:r>
      <w:r w:rsidR="00327B66">
        <w:rPr>
          <w:rFonts w:ascii="仿宋" w:eastAsia="仿宋" w:hAnsi="仿宋" w:cs="Arial" w:hint="eastAsia"/>
          <w:sz w:val="24"/>
          <w:szCs w:val="24"/>
        </w:rPr>
        <w:t>间直接</w:t>
      </w:r>
      <w:r w:rsidR="00327B66">
        <w:rPr>
          <w:rFonts w:ascii="仿宋" w:eastAsia="仿宋" w:hAnsi="仿宋" w:cs="Arial"/>
          <w:sz w:val="24"/>
          <w:szCs w:val="24"/>
        </w:rPr>
        <w:t>通信</w:t>
      </w:r>
      <w:r w:rsidR="00327B66">
        <w:rPr>
          <w:rFonts w:ascii="仿宋" w:eastAsia="仿宋" w:hAnsi="仿宋" w:cs="Arial" w:hint="eastAsia"/>
          <w:sz w:val="24"/>
          <w:szCs w:val="24"/>
        </w:rPr>
        <w:t>，</w:t>
      </w:r>
      <w:r w:rsidR="00327B66">
        <w:rPr>
          <w:rFonts w:ascii="仿宋" w:eastAsia="仿宋" w:hAnsi="仿宋" w:cs="Arial"/>
          <w:sz w:val="24"/>
          <w:szCs w:val="24"/>
        </w:rPr>
        <w:t>降低卫星通信系统对地面</w:t>
      </w:r>
      <w:r w:rsidR="00327B66">
        <w:rPr>
          <w:rFonts w:ascii="仿宋" w:eastAsia="仿宋" w:hAnsi="仿宋" w:cs="Arial" w:hint="eastAsia"/>
          <w:sz w:val="24"/>
          <w:szCs w:val="24"/>
        </w:rPr>
        <w:t>站</w:t>
      </w:r>
      <w:r w:rsidR="00327B66">
        <w:rPr>
          <w:rFonts w:ascii="仿宋" w:eastAsia="仿宋" w:hAnsi="仿宋" w:cs="Arial"/>
          <w:sz w:val="24"/>
          <w:szCs w:val="24"/>
        </w:rPr>
        <w:t>依赖，</w:t>
      </w:r>
      <w:r w:rsidR="00E3601F">
        <w:rPr>
          <w:rFonts w:ascii="仿宋" w:eastAsia="仿宋" w:hAnsi="仿宋" w:cs="Arial"/>
          <w:sz w:val="24"/>
          <w:szCs w:val="24"/>
        </w:rPr>
        <w:t>增</w:t>
      </w:r>
      <w:r w:rsidR="00327B66">
        <w:rPr>
          <w:rFonts w:ascii="仿宋" w:eastAsia="仿宋" w:hAnsi="仿宋" w:cs="Arial"/>
          <w:sz w:val="24"/>
          <w:szCs w:val="24"/>
        </w:rPr>
        <w:t>强卫星网络覆盖</w:t>
      </w:r>
      <w:r w:rsidR="00E3601F">
        <w:rPr>
          <w:rFonts w:ascii="仿宋" w:eastAsia="仿宋" w:hAnsi="仿宋" w:cs="Arial"/>
          <w:sz w:val="24"/>
          <w:szCs w:val="24"/>
        </w:rPr>
        <w:t>和通信容量，成为卫星</w:t>
      </w:r>
      <w:r w:rsidR="00327B66">
        <w:rPr>
          <w:rFonts w:ascii="仿宋" w:eastAsia="仿宋" w:hAnsi="仿宋" w:cs="Arial" w:hint="eastAsia"/>
          <w:sz w:val="24"/>
          <w:szCs w:val="24"/>
        </w:rPr>
        <w:t>互联网关键技术之一</w:t>
      </w:r>
      <w:r w:rsidR="003147F9">
        <w:rPr>
          <w:rFonts w:ascii="仿宋" w:eastAsia="仿宋" w:hAnsi="仿宋" w:cs="Arial" w:hint="eastAsia"/>
          <w:sz w:val="24"/>
          <w:szCs w:val="24"/>
        </w:rPr>
        <w:t>，受到学术界与产业界广泛关注</w:t>
      </w:r>
      <w:r w:rsidR="00E3601F">
        <w:rPr>
          <w:rFonts w:ascii="仿宋" w:eastAsia="仿宋" w:hAnsi="仿宋" w:cs="Arial" w:hint="eastAsia"/>
          <w:sz w:val="24"/>
          <w:szCs w:val="24"/>
        </w:rPr>
        <w:t>。</w:t>
      </w: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一、星间链路相关概念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卫星通信主要存在两种方式，卫星</w:t>
      </w:r>
      <w:r>
        <w:rPr>
          <w:rFonts w:ascii="仿宋" w:eastAsia="仿宋" w:hAnsi="仿宋"/>
          <w:sz w:val="24"/>
          <w:szCs w:val="24"/>
        </w:rPr>
        <w:t>-地球链路</w:t>
      </w:r>
      <w:r>
        <w:rPr>
          <w:rFonts w:ascii="仿宋" w:eastAsia="仿宋" w:hAnsi="仿宋" w:hint="eastAsia"/>
          <w:sz w:val="24"/>
          <w:szCs w:val="24"/>
        </w:rPr>
        <w:t>传输模式（图1）所有信息交换均在地面信关站完成，卫星不作信息中继介质。</w:t>
      </w:r>
      <w:r>
        <w:rPr>
          <w:rFonts w:ascii="仿宋" w:eastAsia="仿宋" w:hAnsi="仿宋"/>
          <w:sz w:val="24"/>
          <w:szCs w:val="24"/>
        </w:rPr>
        <w:t>卫星-卫星链路</w:t>
      </w:r>
      <w:r>
        <w:rPr>
          <w:rFonts w:ascii="仿宋" w:eastAsia="仿宋" w:hAnsi="仿宋" w:hint="eastAsia"/>
          <w:sz w:val="24"/>
          <w:szCs w:val="24"/>
        </w:rPr>
        <w:t>传输模式</w:t>
      </w:r>
      <w:r>
        <w:rPr>
          <w:rFonts w:ascii="仿宋" w:eastAsia="仿宋" w:hAnsi="仿宋"/>
          <w:sz w:val="24"/>
          <w:szCs w:val="24"/>
        </w:rPr>
        <w:t>（</w:t>
      </w:r>
      <w:r>
        <w:rPr>
          <w:rFonts w:ascii="仿宋" w:eastAsia="仿宋" w:hAnsi="仿宋" w:hint="eastAsia"/>
          <w:sz w:val="24"/>
          <w:szCs w:val="24"/>
        </w:rPr>
        <w:t>图2</w:t>
      </w:r>
      <w:r>
        <w:rPr>
          <w:rFonts w:ascii="仿宋" w:eastAsia="仿宋" w:hAnsi="仿宋"/>
          <w:sz w:val="24"/>
          <w:szCs w:val="24"/>
        </w:rPr>
        <w:t>）即星间链路</w:t>
      </w:r>
      <w:r>
        <w:rPr>
          <w:rFonts w:ascii="仿宋" w:eastAsia="仿宋" w:hAnsi="仿宋" w:hint="eastAsia"/>
          <w:sz w:val="24"/>
          <w:szCs w:val="24"/>
        </w:rPr>
        <w:t>模式，</w:t>
      </w:r>
      <w:r>
        <w:rPr>
          <w:rFonts w:ascii="仿宋" w:eastAsia="仿宋" w:hAnsi="仿宋"/>
          <w:sz w:val="24"/>
          <w:szCs w:val="24"/>
        </w:rPr>
        <w:t>能够实现卫星间的直接信息交互</w:t>
      </w:r>
      <w:r>
        <w:rPr>
          <w:rFonts w:ascii="仿宋" w:eastAsia="仿宋" w:hAnsi="仿宋" w:hint="eastAsia"/>
          <w:sz w:val="24"/>
          <w:szCs w:val="24"/>
        </w:rPr>
        <w:t>，这一模式能够减少传输“跳数”，降低卫星传输端到端时延以及对地面网络依赖，实现广域网络覆盖</w:t>
      </w:r>
      <w:r>
        <w:rPr>
          <w:rFonts w:ascii="仿宋" w:eastAsia="仿宋" w:hAnsi="仿宋"/>
          <w:sz w:val="24"/>
          <w:szCs w:val="24"/>
        </w:rPr>
        <w:t>，成为发展卫星互联网的</w:t>
      </w:r>
      <w:r w:rsidR="00D55D88">
        <w:rPr>
          <w:rFonts w:ascii="仿宋" w:eastAsia="仿宋" w:hAnsi="仿宋" w:hint="eastAsia"/>
          <w:sz w:val="24"/>
          <w:szCs w:val="24"/>
        </w:rPr>
        <w:t>关键</w:t>
      </w:r>
      <w:r>
        <w:rPr>
          <w:rFonts w:ascii="仿宋" w:eastAsia="仿宋" w:hAnsi="仿宋" w:hint="eastAsia"/>
          <w:sz w:val="24"/>
          <w:szCs w:val="24"/>
        </w:rPr>
        <w:t>技术之一。</w:t>
      </w:r>
    </w:p>
    <w:p w:rsidR="00947BE5" w:rsidRDefault="00E3601F">
      <w:pPr>
        <w:spacing w:before="120" w:after="120" w:line="360" w:lineRule="auto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2342515" cy="2059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794" cy="20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sz w:val="24"/>
          <w:szCs w:val="24"/>
        </w:rPr>
        <w:t xml:space="preserve"> </w:t>
      </w: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2711450" cy="192341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707" cy="19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BE5" w:rsidRDefault="00E3601F">
      <w:pPr>
        <w:spacing w:before="120" w:after="120" w:line="360" w:lineRule="auto"/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图1</w:t>
      </w:r>
      <w:r>
        <w:rPr>
          <w:rFonts w:ascii="仿宋" w:eastAsia="仿宋" w:hAnsi="仿宋"/>
          <w:sz w:val="24"/>
          <w:szCs w:val="24"/>
        </w:rPr>
        <w:t xml:space="preserve">  </w:t>
      </w:r>
      <w:r>
        <w:rPr>
          <w:rFonts w:ascii="仿宋" w:eastAsia="仿宋" w:hAnsi="仿宋" w:hint="eastAsia"/>
          <w:sz w:val="24"/>
          <w:szCs w:val="24"/>
        </w:rPr>
        <w:t xml:space="preserve">传统透明转发模式 </w:t>
      </w:r>
      <w:r>
        <w:rPr>
          <w:rFonts w:ascii="仿宋" w:eastAsia="仿宋" w:hAnsi="仿宋"/>
          <w:sz w:val="24"/>
          <w:szCs w:val="24"/>
        </w:rPr>
        <w:t xml:space="preserve">          </w:t>
      </w:r>
      <w:r>
        <w:rPr>
          <w:rFonts w:ascii="仿宋" w:eastAsia="仿宋" w:hAnsi="仿宋" w:hint="eastAsia"/>
          <w:sz w:val="24"/>
          <w:szCs w:val="24"/>
        </w:rPr>
        <w:t>图2</w:t>
      </w:r>
      <w:r>
        <w:rPr>
          <w:rFonts w:ascii="仿宋" w:eastAsia="仿宋" w:hAnsi="仿宋"/>
          <w:sz w:val="24"/>
          <w:szCs w:val="24"/>
        </w:rPr>
        <w:t xml:space="preserve">  </w:t>
      </w:r>
      <w:r>
        <w:rPr>
          <w:rFonts w:ascii="仿宋" w:eastAsia="仿宋" w:hAnsi="仿宋" w:hint="eastAsia"/>
          <w:sz w:val="24"/>
          <w:szCs w:val="24"/>
        </w:rPr>
        <w:t>星间链路传输模式</w:t>
      </w: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二、星间链路相关技术不断突破，加快全球卫星互联网组网进程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趋势1：星间链路数据传输效率提升，满足大型星座</w:t>
      </w:r>
      <w:r>
        <w:rPr>
          <w:rFonts w:ascii="仿宋" w:eastAsia="仿宋" w:hAnsi="仿宋" w:cs="Arial" w:hint="eastAsia"/>
          <w:b/>
          <w:sz w:val="24"/>
          <w:szCs w:val="24"/>
        </w:rPr>
        <w:t>建设</w:t>
      </w:r>
      <w:r>
        <w:rPr>
          <w:rFonts w:ascii="仿宋" w:eastAsia="仿宋" w:hAnsi="仿宋" w:cs="Arial"/>
          <w:b/>
          <w:sz w:val="24"/>
          <w:szCs w:val="24"/>
        </w:rPr>
        <w:t>需求</w:t>
      </w:r>
    </w:p>
    <w:p w:rsidR="00947BE5" w:rsidRDefault="00E3601F" w:rsidP="00D63A88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  <w:pPrChange w:id="11" w:author="roger" w:date="2024-05-30T16:35:00Z">
          <w:pPr>
            <w:spacing w:before="120" w:after="120" w:line="360" w:lineRule="auto"/>
            <w:ind w:firstLine="420"/>
            <w:jc w:val="left"/>
          </w:pPr>
        </w:pPrChange>
      </w:pPr>
      <w:r>
        <w:rPr>
          <w:rFonts w:ascii="仿宋" w:eastAsia="仿宋" w:hAnsi="仿宋" w:cs="Arial" w:hint="eastAsia"/>
          <w:sz w:val="24"/>
          <w:szCs w:val="24"/>
        </w:rPr>
        <w:t>星间激光通信是一种使用激光信号在卫星之间传输数据的技术，较传统微</w:t>
      </w:r>
      <w:r>
        <w:rPr>
          <w:rFonts w:ascii="仿宋" w:eastAsia="仿宋" w:hAnsi="仿宋" w:cs="Arial" w:hint="eastAsia"/>
          <w:sz w:val="24"/>
          <w:szCs w:val="24"/>
        </w:rPr>
        <w:lastRenderedPageBreak/>
        <w:t>波通信具有高频率、高速率、高安全等特点，</w:t>
      </w:r>
      <w:ins w:id="12" w:author="roger" w:date="2024-05-29T11:09:00Z">
        <w:r w:rsidR="00A64080" w:rsidRPr="00A64080">
          <w:rPr>
            <w:rFonts w:ascii="仿宋" w:eastAsia="仿宋" w:hAnsi="仿宋" w:cs="Arial" w:hint="eastAsia"/>
            <w:sz w:val="24"/>
            <w:szCs w:val="24"/>
          </w:rPr>
          <w:t>可利用的频带宽度达</w:t>
        </w:r>
        <w:r w:rsidR="00A64080" w:rsidRPr="00A64080">
          <w:rPr>
            <w:rFonts w:ascii="仿宋" w:eastAsia="仿宋" w:hAnsi="仿宋" w:cs="Arial"/>
            <w:sz w:val="24"/>
            <w:szCs w:val="24"/>
          </w:rPr>
          <w:t>GHz级</w:t>
        </w:r>
      </w:ins>
      <w:ins w:id="13" w:author="roger" w:date="2024-05-29T11:10:00Z">
        <w:r w:rsidR="00A64080">
          <w:rPr>
            <w:rFonts w:ascii="仿宋" w:eastAsia="仿宋" w:hAnsi="仿宋" w:cs="Arial" w:hint="eastAsia"/>
            <w:sz w:val="24"/>
            <w:szCs w:val="24"/>
          </w:rPr>
          <w:t>，无需</w:t>
        </w:r>
        <w:r w:rsidR="00A64080" w:rsidRPr="00A64080">
          <w:rPr>
            <w:rFonts w:ascii="仿宋" w:eastAsia="仿宋" w:hAnsi="仿宋" w:cs="Arial" w:hint="eastAsia"/>
            <w:sz w:val="24"/>
            <w:szCs w:val="24"/>
          </w:rPr>
          <w:t>向国际电联申请特定频段</w:t>
        </w:r>
        <w:r w:rsidR="00A64080">
          <w:rPr>
            <w:rFonts w:ascii="仿宋" w:eastAsia="仿宋" w:hAnsi="仿宋" w:cs="Arial" w:hint="eastAsia"/>
            <w:sz w:val="24"/>
            <w:szCs w:val="24"/>
          </w:rPr>
          <w:t>，</w:t>
        </w:r>
      </w:ins>
      <w:r>
        <w:rPr>
          <w:rFonts w:ascii="仿宋" w:eastAsia="仿宋" w:hAnsi="仿宋" w:cs="Arial" w:hint="eastAsia"/>
          <w:sz w:val="24"/>
          <w:szCs w:val="24"/>
        </w:rPr>
        <w:t>能够在真空环境下实现卫星与卫星、飞船、空间站间的相互通信</w:t>
      </w:r>
      <w:r>
        <w:rPr>
          <w:rFonts w:ascii="仿宋" w:eastAsia="仿宋" w:hAnsi="仿宋" w:cs="Arial"/>
          <w:sz w:val="24"/>
          <w:szCs w:val="24"/>
        </w:rPr>
        <w:t>，目前开始专注于容量提升，</w:t>
      </w:r>
      <w:r>
        <w:rPr>
          <w:rFonts w:ascii="仿宋" w:eastAsia="仿宋" w:hAnsi="仿宋" w:cs="Arial" w:hint="eastAsia"/>
          <w:sz w:val="24"/>
          <w:szCs w:val="24"/>
        </w:rPr>
        <w:t>正在</w:t>
      </w:r>
      <w:r>
        <w:rPr>
          <w:rFonts w:ascii="仿宋" w:eastAsia="仿宋" w:hAnsi="仿宋" w:cs="Arial"/>
          <w:sz w:val="24"/>
          <w:szCs w:val="24"/>
        </w:rPr>
        <w:t>由兆比特级提升至吉比特级。2016</w:t>
      </w:r>
      <w:r>
        <w:rPr>
          <w:rFonts w:ascii="仿宋" w:eastAsia="仿宋" w:hAnsi="仿宋" w:cs="Arial" w:hint="eastAsia"/>
          <w:sz w:val="24"/>
          <w:szCs w:val="24"/>
        </w:rPr>
        <w:t>年</w:t>
      </w:r>
      <w:r>
        <w:rPr>
          <w:rFonts w:ascii="仿宋" w:eastAsia="仿宋" w:hAnsi="仿宋" w:cs="Arial"/>
          <w:sz w:val="24"/>
          <w:szCs w:val="24"/>
        </w:rPr>
        <w:t>，欧洲EDRS-A</w:t>
      </w:r>
      <w:r>
        <w:rPr>
          <w:rFonts w:ascii="仿宋" w:eastAsia="仿宋" w:hAnsi="仿宋" w:cs="Arial" w:hint="eastAsia"/>
          <w:sz w:val="24"/>
          <w:szCs w:val="24"/>
        </w:rPr>
        <w:t>激光通信中继载荷达到</w:t>
      </w:r>
      <w:r>
        <w:rPr>
          <w:rFonts w:ascii="仿宋" w:eastAsia="仿宋" w:hAnsi="仿宋" w:cs="Arial"/>
          <w:sz w:val="24"/>
          <w:szCs w:val="24"/>
        </w:rPr>
        <w:t>600 Mbit/s信息速率，为40</w:t>
      </w:r>
      <w:r>
        <w:rPr>
          <w:rFonts w:ascii="仿宋" w:eastAsia="仿宋" w:hAnsi="仿宋" w:cs="Arial" w:hint="eastAsia"/>
          <w:sz w:val="24"/>
          <w:szCs w:val="24"/>
        </w:rPr>
        <w:t>余</w:t>
      </w:r>
      <w:r>
        <w:rPr>
          <w:rFonts w:ascii="仿宋" w:eastAsia="仿宋" w:hAnsi="仿宋" w:cs="Arial"/>
          <w:sz w:val="24"/>
          <w:szCs w:val="24"/>
        </w:rPr>
        <w:t>颗卫星提供中继服务。</w:t>
      </w:r>
      <w:r>
        <w:rPr>
          <w:rFonts w:ascii="仿宋" w:eastAsia="仿宋" w:hAnsi="仿宋" w:cs="Arial" w:hint="eastAsia"/>
          <w:sz w:val="24"/>
          <w:szCs w:val="24"/>
        </w:rPr>
        <w:t>2</w:t>
      </w:r>
      <w:r>
        <w:rPr>
          <w:rFonts w:ascii="仿宋" w:eastAsia="仿宋" w:hAnsi="仿宋" w:cs="Arial"/>
          <w:sz w:val="24"/>
          <w:szCs w:val="24"/>
        </w:rPr>
        <w:t>021</w:t>
      </w:r>
      <w:r w:rsidR="00A445BA">
        <w:rPr>
          <w:rFonts w:ascii="仿宋" w:eastAsia="仿宋" w:hAnsi="仿宋" w:cs="Arial" w:hint="eastAsia"/>
          <w:sz w:val="24"/>
          <w:szCs w:val="24"/>
        </w:rPr>
        <w:t>年以来</w:t>
      </w:r>
      <w:r>
        <w:rPr>
          <w:rFonts w:ascii="仿宋" w:eastAsia="仿宋" w:hAnsi="仿宋" w:cs="Arial" w:hint="eastAsia"/>
          <w:sz w:val="24"/>
          <w:szCs w:val="24"/>
        </w:rPr>
        <w:t>，</w:t>
      </w:r>
      <w:r>
        <w:rPr>
          <w:rFonts w:ascii="仿宋" w:eastAsia="仿宋" w:hAnsi="仿宋" w:cs="Arial"/>
          <w:sz w:val="24"/>
          <w:szCs w:val="24"/>
        </w:rPr>
        <w:t>SpaceX Starlink V1.5和V2.0版</w:t>
      </w:r>
      <w:r>
        <w:rPr>
          <w:rFonts w:ascii="仿宋" w:eastAsia="仿宋" w:hAnsi="仿宋" w:cs="Arial" w:hint="eastAsia"/>
          <w:sz w:val="24"/>
          <w:szCs w:val="24"/>
        </w:rPr>
        <w:t>低轨</w:t>
      </w:r>
      <w:r>
        <w:rPr>
          <w:rFonts w:ascii="仿宋" w:eastAsia="仿宋" w:hAnsi="仿宋" w:cs="Arial"/>
          <w:sz w:val="24"/>
          <w:szCs w:val="24"/>
        </w:rPr>
        <w:t>卫星均</w:t>
      </w:r>
      <w:r>
        <w:rPr>
          <w:rFonts w:ascii="仿宋" w:eastAsia="仿宋" w:hAnsi="仿宋" w:cs="Arial" w:hint="eastAsia"/>
          <w:sz w:val="24"/>
          <w:szCs w:val="24"/>
        </w:rPr>
        <w:t>加装光学空间激光器，通过</w:t>
      </w:r>
      <w:r>
        <w:rPr>
          <w:rFonts w:ascii="仿宋" w:eastAsia="仿宋" w:hAnsi="仿宋" w:cs="Arial"/>
          <w:sz w:val="24"/>
          <w:szCs w:val="24"/>
        </w:rPr>
        <w:t>星</w:t>
      </w:r>
      <w:r>
        <w:rPr>
          <w:rFonts w:ascii="仿宋" w:eastAsia="仿宋" w:hAnsi="仿宋" w:cs="Arial" w:hint="eastAsia"/>
          <w:sz w:val="24"/>
          <w:szCs w:val="24"/>
        </w:rPr>
        <w:t>间数据</w:t>
      </w:r>
      <w:r>
        <w:rPr>
          <w:rFonts w:ascii="仿宋" w:eastAsia="仿宋" w:hAnsi="仿宋" w:cs="Arial"/>
          <w:sz w:val="24"/>
          <w:szCs w:val="24"/>
        </w:rPr>
        <w:t>交换</w:t>
      </w:r>
      <w:r>
        <w:rPr>
          <w:rFonts w:ascii="仿宋" w:eastAsia="仿宋" w:hAnsi="仿宋" w:cs="Arial" w:hint="eastAsia"/>
          <w:sz w:val="24"/>
          <w:szCs w:val="24"/>
        </w:rPr>
        <w:t>达到网络优化管理以及服务连续性目标</w:t>
      </w:r>
      <w:r>
        <w:rPr>
          <w:rFonts w:ascii="仿宋" w:eastAsia="仿宋" w:hAnsi="仿宋" w:cs="Arial"/>
          <w:sz w:val="24"/>
          <w:szCs w:val="24"/>
        </w:rPr>
        <w:t>。2023年，亚马逊Project Kuiper利用星载激光通信实现1000公里双向100Gbps星间链路测试。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趋势2：星间链路多轨道协同提高传输灵活性，保障卫星互联网稳健运行</w:t>
      </w:r>
    </w:p>
    <w:p w:rsidR="00947BE5" w:rsidRDefault="00E3601F" w:rsidP="00D63A88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  <w:pPrChange w:id="14" w:author="roger" w:date="2024-05-30T16:35:00Z">
          <w:pPr>
            <w:spacing w:before="120" w:after="120" w:line="360" w:lineRule="auto"/>
            <w:ind w:firstLine="420"/>
            <w:jc w:val="left"/>
          </w:pPr>
        </w:pPrChange>
      </w:pPr>
      <w:r>
        <w:rPr>
          <w:rFonts w:ascii="仿宋" w:eastAsia="仿宋" w:hAnsi="仿宋" w:cs="Arial"/>
          <w:sz w:val="24"/>
          <w:szCs w:val="24"/>
        </w:rPr>
        <w:t>不同轨道的卫星单独组网均无法满足天基网络建设需要，星间链路支持多轨道</w:t>
      </w:r>
      <w:r>
        <w:rPr>
          <w:rFonts w:ascii="仿宋" w:eastAsia="仿宋" w:hAnsi="仿宋" w:cs="Arial" w:hint="eastAsia"/>
          <w:sz w:val="24"/>
          <w:szCs w:val="24"/>
        </w:rPr>
        <w:t>协同</w:t>
      </w:r>
      <w:r>
        <w:rPr>
          <w:rFonts w:ascii="仿宋" w:eastAsia="仿宋" w:hAnsi="仿宋" w:cs="Arial"/>
          <w:sz w:val="24"/>
          <w:szCs w:val="24"/>
        </w:rPr>
        <w:t>，</w:t>
      </w:r>
      <w:r>
        <w:rPr>
          <w:rFonts w:ascii="仿宋" w:eastAsia="仿宋" w:hAnsi="仿宋" w:cs="Arial" w:hint="eastAsia"/>
          <w:sz w:val="24"/>
          <w:szCs w:val="24"/>
        </w:rPr>
        <w:t>实现同一轨道面卫星和相邻轨道面卫星之间的相互通信，保障卫星互联网弹性灵活与容量</w:t>
      </w:r>
      <w:r>
        <w:rPr>
          <w:rFonts w:ascii="仿宋" w:eastAsia="仿宋" w:hAnsi="仿宋" w:cs="Arial"/>
          <w:sz w:val="24"/>
          <w:szCs w:val="24"/>
        </w:rPr>
        <w:t>冗余。</w:t>
      </w:r>
      <w:r>
        <w:rPr>
          <w:rFonts w:ascii="仿宋" w:eastAsia="仿宋" w:hAnsi="仿宋" w:cs="Arial" w:hint="eastAsia"/>
          <w:sz w:val="24"/>
          <w:szCs w:val="24"/>
        </w:rPr>
        <w:t>我国北斗三号在全球首创相控阵星间链路方案，</w:t>
      </w:r>
      <w:r>
        <w:rPr>
          <w:rFonts w:ascii="仿宋" w:eastAsia="仿宋" w:hAnsi="仿宋" w:cs="Arial"/>
          <w:sz w:val="24"/>
          <w:szCs w:val="24"/>
        </w:rPr>
        <w:t>48颗卫星</w:t>
      </w:r>
      <w:r>
        <w:rPr>
          <w:rFonts w:ascii="仿宋" w:eastAsia="仿宋" w:hAnsi="仿宋" w:cs="Arial" w:hint="eastAsia"/>
          <w:sz w:val="24"/>
          <w:szCs w:val="24"/>
        </w:rPr>
        <w:t>在</w:t>
      </w:r>
      <w:r>
        <w:rPr>
          <w:rFonts w:ascii="仿宋" w:eastAsia="仿宋" w:hAnsi="仿宋" w:cs="Arial"/>
          <w:sz w:val="24"/>
          <w:szCs w:val="24"/>
        </w:rPr>
        <w:t>Ka频段</w:t>
      </w:r>
      <w:r>
        <w:rPr>
          <w:rFonts w:ascii="仿宋" w:eastAsia="仿宋" w:hAnsi="仿宋" w:cs="Arial" w:hint="eastAsia"/>
          <w:sz w:val="24"/>
          <w:szCs w:val="24"/>
        </w:rPr>
        <w:t>实现高中轨道协同，自主定轨、时间同步等技术实现自主可控，星座抗干扰能力较高。</w:t>
      </w:r>
      <w:r>
        <w:rPr>
          <w:rFonts w:ascii="仿宋" w:eastAsia="仿宋" w:hAnsi="仿宋" w:cs="Arial"/>
          <w:sz w:val="24"/>
          <w:szCs w:val="24"/>
        </w:rPr>
        <w:t>2022年底，SpaceX推出的星盾业务支持跨轨道通信</w:t>
      </w:r>
      <w:r>
        <w:rPr>
          <w:rFonts w:ascii="仿宋" w:eastAsia="仿宋" w:hAnsi="仿宋" w:cs="Arial" w:hint="eastAsia"/>
          <w:sz w:val="24"/>
          <w:szCs w:val="24"/>
        </w:rPr>
        <w:t>，通过同轨道、异轨道卫星之间的永久链，以及跨轨道交叉链，保障军事卫星星座健壮性。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b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趋势3：</w:t>
      </w:r>
      <w:r>
        <w:rPr>
          <w:rFonts w:ascii="仿宋" w:eastAsia="仿宋" w:hAnsi="仿宋" w:cs="Arial" w:hint="eastAsia"/>
          <w:b/>
          <w:sz w:val="24"/>
          <w:szCs w:val="24"/>
        </w:rPr>
        <w:t>星间链路叠加人工智能技术满足未来卫星互联网</w:t>
      </w:r>
      <w:r>
        <w:rPr>
          <w:rFonts w:ascii="仿宋" w:eastAsia="仿宋" w:hAnsi="仿宋" w:cs="Arial"/>
          <w:b/>
          <w:sz w:val="24"/>
          <w:szCs w:val="24"/>
        </w:rPr>
        <w:t>太空交通管理</w:t>
      </w:r>
      <w:r>
        <w:rPr>
          <w:rFonts w:ascii="仿宋" w:eastAsia="仿宋" w:hAnsi="仿宋" w:cs="Arial" w:hint="eastAsia"/>
          <w:b/>
          <w:sz w:val="24"/>
          <w:szCs w:val="24"/>
        </w:rPr>
        <w:t>需求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全球卫星发射量爆发增长导致</w:t>
      </w:r>
      <w:r>
        <w:rPr>
          <w:rFonts w:ascii="仿宋" w:eastAsia="仿宋" w:hAnsi="仿宋" w:cs="Arial"/>
          <w:sz w:val="24"/>
          <w:szCs w:val="24"/>
        </w:rPr>
        <w:t>太空轨道成为各国稀缺资源，</w:t>
      </w:r>
      <w:r>
        <w:rPr>
          <w:rFonts w:ascii="仿宋" w:eastAsia="仿宋" w:hAnsi="仿宋" w:cs="Arial" w:hint="eastAsia"/>
          <w:sz w:val="24"/>
          <w:szCs w:val="24"/>
        </w:rPr>
        <w:t>日益增多的</w:t>
      </w:r>
      <w:r>
        <w:rPr>
          <w:rFonts w:ascii="仿宋" w:eastAsia="仿宋" w:hAnsi="仿宋" w:cs="Arial"/>
          <w:sz w:val="24"/>
          <w:szCs w:val="24"/>
        </w:rPr>
        <w:t>在轨碎片</w:t>
      </w:r>
      <w:r>
        <w:rPr>
          <w:rFonts w:ascii="仿宋" w:eastAsia="仿宋" w:hAnsi="仿宋" w:cs="Arial" w:hint="eastAsia"/>
          <w:sz w:val="24"/>
          <w:szCs w:val="24"/>
        </w:rPr>
        <w:t>和太空垃圾也不断</w:t>
      </w:r>
      <w:r>
        <w:rPr>
          <w:rFonts w:ascii="仿宋" w:eastAsia="仿宋" w:hAnsi="仿宋" w:cs="Arial"/>
          <w:sz w:val="24"/>
          <w:szCs w:val="24"/>
        </w:rPr>
        <w:t>威胁空间基础设施安全</w:t>
      </w:r>
      <w:r>
        <w:rPr>
          <w:rFonts w:ascii="仿宋" w:eastAsia="仿宋" w:hAnsi="仿宋" w:cs="Arial" w:hint="eastAsia"/>
          <w:sz w:val="24"/>
          <w:szCs w:val="24"/>
        </w:rPr>
        <w:t>，包括我国在内，美、欧、俄等陆续出台太空交通管理法案与国际标准。</w:t>
      </w:r>
      <w:r>
        <w:rPr>
          <w:rFonts w:ascii="仿宋" w:eastAsia="仿宋" w:hAnsi="仿宋" w:cs="Arial"/>
          <w:sz w:val="24"/>
          <w:szCs w:val="24"/>
        </w:rPr>
        <w:t>星间链路通过</w:t>
      </w:r>
      <w:r>
        <w:rPr>
          <w:rFonts w:ascii="仿宋" w:eastAsia="仿宋" w:hAnsi="仿宋" w:cs="Arial" w:hint="eastAsia"/>
          <w:sz w:val="24"/>
          <w:szCs w:val="24"/>
        </w:rPr>
        <w:t>在</w:t>
      </w:r>
      <w:r>
        <w:rPr>
          <w:rFonts w:ascii="仿宋" w:eastAsia="仿宋" w:hAnsi="仿宋" w:cs="Arial"/>
          <w:sz w:val="24"/>
          <w:szCs w:val="24"/>
        </w:rPr>
        <w:t>星上实现在轨数据处理</w:t>
      </w:r>
      <w:r>
        <w:rPr>
          <w:rFonts w:ascii="仿宋" w:eastAsia="仿宋" w:hAnsi="仿宋" w:cs="Arial" w:hint="eastAsia"/>
          <w:sz w:val="24"/>
          <w:szCs w:val="24"/>
        </w:rPr>
        <w:t>、感知</w:t>
      </w:r>
      <w:r>
        <w:rPr>
          <w:rFonts w:ascii="仿宋" w:eastAsia="仿宋" w:hAnsi="仿宋" w:cs="Arial"/>
          <w:sz w:val="24"/>
          <w:szCs w:val="24"/>
        </w:rPr>
        <w:t>及路由调度，</w:t>
      </w:r>
      <w:r>
        <w:rPr>
          <w:rFonts w:ascii="仿宋" w:eastAsia="仿宋" w:hAnsi="仿宋" w:cs="Arial" w:hint="eastAsia"/>
          <w:sz w:val="24"/>
          <w:szCs w:val="24"/>
        </w:rPr>
        <w:t>能够</w:t>
      </w:r>
      <w:r>
        <w:rPr>
          <w:rFonts w:ascii="仿宋" w:eastAsia="仿宋" w:hAnsi="仿宋" w:cs="Arial"/>
          <w:sz w:val="24"/>
          <w:szCs w:val="24"/>
        </w:rPr>
        <w:t>减少数据回传并提升响应速度，</w:t>
      </w:r>
      <w:r>
        <w:rPr>
          <w:rFonts w:ascii="仿宋" w:eastAsia="仿宋" w:hAnsi="仿宋" w:cs="Arial" w:hint="eastAsia"/>
          <w:sz w:val="24"/>
          <w:szCs w:val="24"/>
        </w:rPr>
        <w:t>未来与星上人工智能技术融合，</w:t>
      </w:r>
      <w:r>
        <w:rPr>
          <w:rFonts w:ascii="仿宋" w:eastAsia="仿宋" w:hAnsi="仿宋" w:cs="Arial"/>
          <w:sz w:val="24"/>
          <w:szCs w:val="24"/>
        </w:rPr>
        <w:t>能够提前感知</w:t>
      </w:r>
      <w:r>
        <w:rPr>
          <w:rFonts w:ascii="仿宋" w:eastAsia="仿宋" w:hAnsi="仿宋" w:cs="Arial" w:hint="eastAsia"/>
          <w:sz w:val="24"/>
          <w:szCs w:val="24"/>
        </w:rPr>
        <w:t>与</w:t>
      </w:r>
      <w:r>
        <w:rPr>
          <w:rFonts w:ascii="仿宋" w:eastAsia="仿宋" w:hAnsi="仿宋" w:cs="Arial"/>
          <w:sz w:val="24"/>
          <w:szCs w:val="24"/>
        </w:rPr>
        <w:t>其他卫星或太空碎片</w:t>
      </w:r>
      <w:r>
        <w:rPr>
          <w:rFonts w:ascii="仿宋" w:eastAsia="仿宋" w:hAnsi="仿宋" w:cs="Arial" w:hint="eastAsia"/>
          <w:sz w:val="24"/>
          <w:szCs w:val="24"/>
        </w:rPr>
        <w:t>碰撞风险并实现轨道变轨控制，技术应用价值不断提升。</w:t>
      </w:r>
    </w:p>
    <w:p w:rsidR="00947BE5" w:rsidRDefault="00947BE5">
      <w:pPr>
        <w:spacing w:before="120" w:after="120" w:line="360" w:lineRule="auto"/>
        <w:jc w:val="left"/>
        <w:rPr>
          <w:rFonts w:ascii="仿宋" w:eastAsia="仿宋" w:hAnsi="仿宋"/>
          <w:sz w:val="24"/>
          <w:szCs w:val="24"/>
        </w:rPr>
      </w:pP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cs="Arial" w:hint="eastAsia"/>
          <w:b/>
          <w:sz w:val="24"/>
          <w:szCs w:val="24"/>
        </w:rPr>
        <w:t>三</w:t>
      </w:r>
      <w:r>
        <w:rPr>
          <w:rFonts w:ascii="仿宋" w:eastAsia="仿宋" w:hAnsi="仿宋" w:cs="Arial"/>
          <w:b/>
          <w:sz w:val="24"/>
          <w:szCs w:val="24"/>
        </w:rPr>
        <w:t>、星间</w:t>
      </w:r>
      <w:r>
        <w:rPr>
          <w:rFonts w:ascii="仿宋" w:eastAsia="仿宋" w:hAnsi="仿宋" w:cs="Arial" w:hint="eastAsia"/>
          <w:b/>
          <w:sz w:val="24"/>
          <w:szCs w:val="24"/>
        </w:rPr>
        <w:t>链路</w:t>
      </w:r>
      <w:r>
        <w:rPr>
          <w:rFonts w:ascii="仿宋" w:eastAsia="仿宋" w:hAnsi="仿宋" w:cs="Arial"/>
          <w:b/>
          <w:sz w:val="24"/>
          <w:szCs w:val="24"/>
        </w:rPr>
        <w:t>发展</w:t>
      </w:r>
      <w:r>
        <w:rPr>
          <w:rFonts w:ascii="仿宋" w:eastAsia="仿宋" w:hAnsi="仿宋" w:cs="Arial" w:hint="eastAsia"/>
          <w:b/>
          <w:sz w:val="24"/>
          <w:szCs w:val="24"/>
        </w:rPr>
        <w:t>面临的</w:t>
      </w:r>
      <w:r>
        <w:rPr>
          <w:rFonts w:ascii="仿宋" w:eastAsia="仿宋" w:hAnsi="仿宋" w:cs="Arial"/>
          <w:b/>
          <w:sz w:val="24"/>
          <w:szCs w:val="24"/>
        </w:rPr>
        <w:t>问题</w:t>
      </w:r>
      <w:r>
        <w:rPr>
          <w:rFonts w:ascii="仿宋" w:eastAsia="仿宋" w:hAnsi="仿宋" w:cs="Arial" w:hint="eastAsia"/>
          <w:b/>
          <w:sz w:val="24"/>
          <w:szCs w:val="24"/>
        </w:rPr>
        <w:t>、挑战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1</w:t>
      </w:r>
      <w:r w:rsidR="009C7D11">
        <w:rPr>
          <w:rFonts w:ascii="仿宋" w:eastAsia="仿宋" w:hAnsi="仿宋" w:hint="eastAsia"/>
          <w:b/>
          <w:sz w:val="24"/>
          <w:szCs w:val="24"/>
        </w:rPr>
        <w:t>、星间链路面临路由复杂、受外界环境影响大等技术挑战</w:t>
      </w:r>
    </w:p>
    <w:p w:rsidR="00D63A88" w:rsidRDefault="00E3601F">
      <w:pPr>
        <w:spacing w:before="120" w:after="120" w:line="360" w:lineRule="auto"/>
        <w:ind w:firstLineChars="200" w:firstLine="480"/>
        <w:jc w:val="left"/>
        <w:rPr>
          <w:ins w:id="15" w:author="roger" w:date="2024-05-30T16:34:00Z"/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一是对于大规模星座</w:t>
      </w:r>
      <w:ins w:id="16" w:author="roger" w:date="2024-05-29T10:06:00Z">
        <w:r w:rsidR="00221595">
          <w:rPr>
            <w:rFonts w:ascii="仿宋" w:eastAsia="仿宋" w:hAnsi="仿宋" w:hint="eastAsia"/>
            <w:sz w:val="24"/>
            <w:szCs w:val="24"/>
          </w:rPr>
          <w:t>（</w:t>
        </w:r>
      </w:ins>
      <w:ins w:id="17" w:author="roger" w:date="2024-05-30T16:23:00Z">
        <w:r w:rsidR="00A9677E">
          <w:rPr>
            <w:rFonts w:ascii="仿宋" w:eastAsia="仿宋" w:hAnsi="仿宋" w:hint="eastAsia"/>
            <w:sz w:val="24"/>
            <w:szCs w:val="24"/>
          </w:rPr>
          <w:t>一般</w:t>
        </w:r>
      </w:ins>
      <w:ins w:id="18" w:author="roger" w:date="2024-05-30T16:24:00Z">
        <w:r w:rsidR="00A9677E">
          <w:rPr>
            <w:rFonts w:ascii="仿宋" w:eastAsia="仿宋" w:hAnsi="仿宋" w:hint="eastAsia"/>
            <w:sz w:val="24"/>
            <w:szCs w:val="24"/>
          </w:rPr>
          <w:t>由</w:t>
        </w:r>
      </w:ins>
      <w:ins w:id="19" w:author="roger" w:date="2024-05-29T10:07:00Z">
        <w:r w:rsidR="00221595">
          <w:rPr>
            <w:rFonts w:ascii="仿宋" w:eastAsia="仿宋" w:hAnsi="仿宋" w:hint="eastAsia"/>
            <w:sz w:val="24"/>
            <w:szCs w:val="24"/>
          </w:rPr>
          <w:t>1</w:t>
        </w:r>
        <w:r w:rsidR="00A9677E">
          <w:rPr>
            <w:rFonts w:ascii="仿宋" w:eastAsia="仿宋" w:hAnsi="仿宋" w:hint="eastAsia"/>
            <w:sz w:val="24"/>
            <w:szCs w:val="24"/>
          </w:rPr>
          <w:t>万颗</w:t>
        </w:r>
      </w:ins>
      <w:ins w:id="20" w:author="roger" w:date="2024-05-30T16:24:00Z">
        <w:r w:rsidR="00A9677E">
          <w:rPr>
            <w:rFonts w:ascii="仿宋" w:eastAsia="仿宋" w:hAnsi="仿宋" w:hint="eastAsia"/>
            <w:sz w:val="24"/>
            <w:szCs w:val="24"/>
          </w:rPr>
          <w:t>以上</w:t>
        </w:r>
      </w:ins>
      <w:ins w:id="21" w:author="roger" w:date="2024-05-29T10:07:00Z">
        <w:r w:rsidR="00A9677E">
          <w:rPr>
            <w:rFonts w:ascii="仿宋" w:eastAsia="仿宋" w:hAnsi="仿宋" w:hint="eastAsia"/>
            <w:sz w:val="24"/>
            <w:szCs w:val="24"/>
          </w:rPr>
          <w:t>卫星</w:t>
        </w:r>
      </w:ins>
      <w:ins w:id="22" w:author="roger" w:date="2024-05-30T16:24:00Z">
        <w:r w:rsidR="00A9677E">
          <w:rPr>
            <w:rFonts w:ascii="仿宋" w:eastAsia="仿宋" w:hAnsi="仿宋" w:hint="eastAsia"/>
            <w:sz w:val="24"/>
            <w:szCs w:val="24"/>
          </w:rPr>
          <w:t>组成</w:t>
        </w:r>
      </w:ins>
      <w:ins w:id="23" w:author="roger" w:date="2024-05-29T10:06:00Z">
        <w:r w:rsidR="00221595">
          <w:rPr>
            <w:rFonts w:ascii="仿宋" w:eastAsia="仿宋" w:hAnsi="仿宋" w:hint="eastAsia"/>
            <w:sz w:val="24"/>
            <w:szCs w:val="24"/>
          </w:rPr>
          <w:t>）</w:t>
        </w:r>
      </w:ins>
      <w:r>
        <w:rPr>
          <w:rFonts w:ascii="仿宋" w:eastAsia="仿宋" w:hAnsi="仿宋" w:hint="eastAsia"/>
          <w:sz w:val="24"/>
          <w:szCs w:val="24"/>
        </w:rPr>
        <w:t>，卫星相对位置时刻变</w:t>
      </w:r>
      <w:r>
        <w:rPr>
          <w:rFonts w:ascii="仿宋" w:eastAsia="仿宋" w:hAnsi="仿宋" w:hint="eastAsia"/>
          <w:sz w:val="24"/>
          <w:szCs w:val="24"/>
        </w:rPr>
        <w:lastRenderedPageBreak/>
        <w:t>化，</w:t>
      </w:r>
      <w:ins w:id="24" w:author="roger" w:date="2024-05-30T16:24:00Z">
        <w:r w:rsidR="00A9677E">
          <w:rPr>
            <w:rFonts w:ascii="仿宋" w:eastAsia="仿宋" w:hAnsi="仿宋" w:hint="eastAsia"/>
            <w:sz w:val="24"/>
            <w:szCs w:val="24"/>
          </w:rPr>
          <w:t>在</w:t>
        </w:r>
      </w:ins>
      <w:ins w:id="25" w:author="roger" w:date="2024-05-29T11:01:00Z">
        <w:r w:rsidR="008D06B5">
          <w:rPr>
            <w:rFonts w:ascii="仿宋" w:eastAsia="仿宋" w:hAnsi="仿宋" w:hint="eastAsia"/>
            <w:sz w:val="24"/>
            <w:szCs w:val="24"/>
          </w:rPr>
          <w:t>异轨道面需要解决链路设置数目、链路切换频度等问题，</w:t>
        </w:r>
      </w:ins>
      <w:ins w:id="26" w:author="roger" w:date="2024-05-29T11:04:00Z">
        <w:r w:rsidR="008D06B5">
          <w:rPr>
            <w:rFonts w:ascii="仿宋" w:eastAsia="仿宋" w:hAnsi="仿宋" w:hint="eastAsia"/>
            <w:sz w:val="24"/>
            <w:szCs w:val="24"/>
          </w:rPr>
          <w:t>导致</w:t>
        </w:r>
      </w:ins>
      <w:ins w:id="27" w:author="roger" w:date="2024-05-30T16:24:00Z">
        <w:r w:rsidR="00A9677E">
          <w:rPr>
            <w:rFonts w:ascii="仿宋" w:eastAsia="仿宋" w:hAnsi="仿宋" w:hint="eastAsia"/>
            <w:sz w:val="24"/>
            <w:szCs w:val="24"/>
          </w:rPr>
          <w:t>星间</w:t>
        </w:r>
      </w:ins>
      <w:ins w:id="28" w:author="roger" w:date="2024-05-29T10:49:00Z">
        <w:r w:rsidR="008D06B5">
          <w:rPr>
            <w:rFonts w:ascii="仿宋" w:eastAsia="仿宋" w:hAnsi="仿宋" w:hint="eastAsia"/>
            <w:sz w:val="24"/>
            <w:szCs w:val="24"/>
          </w:rPr>
          <w:t>路由</w:t>
        </w:r>
        <w:r w:rsidR="00A64080">
          <w:rPr>
            <w:rFonts w:ascii="仿宋" w:eastAsia="仿宋" w:hAnsi="仿宋" w:hint="eastAsia"/>
            <w:sz w:val="24"/>
            <w:szCs w:val="24"/>
          </w:rPr>
          <w:t>算法设计</w:t>
        </w:r>
      </w:ins>
      <w:ins w:id="29" w:author="roger" w:date="2024-05-30T16:26:00Z">
        <w:r w:rsidR="00A9677E">
          <w:rPr>
            <w:rFonts w:ascii="仿宋" w:eastAsia="仿宋" w:hAnsi="仿宋" w:hint="eastAsia"/>
            <w:sz w:val="24"/>
            <w:szCs w:val="24"/>
          </w:rPr>
          <w:t>及调度</w:t>
        </w:r>
      </w:ins>
      <w:ins w:id="30" w:author="roger" w:date="2024-05-29T10:49:00Z">
        <w:r w:rsidR="00A64080">
          <w:rPr>
            <w:rFonts w:ascii="仿宋" w:eastAsia="仿宋" w:hAnsi="仿宋" w:hint="eastAsia"/>
            <w:sz w:val="24"/>
            <w:szCs w:val="24"/>
          </w:rPr>
          <w:t>难度大</w:t>
        </w:r>
      </w:ins>
      <w:del w:id="31" w:author="roger" w:date="2024-05-29T11:01:00Z">
        <w:r w:rsidDel="008D06B5">
          <w:rPr>
            <w:rFonts w:ascii="仿宋" w:eastAsia="仿宋" w:hAnsi="仿宋" w:hint="eastAsia"/>
            <w:sz w:val="24"/>
            <w:szCs w:val="24"/>
          </w:rPr>
          <w:delText>且异轨道面卫星需要解决链路设置数目、链路切换频度等问题，</w:delText>
        </w:r>
      </w:del>
      <w:del w:id="32" w:author="roger" w:date="2024-05-29T10:49:00Z">
        <w:r w:rsidDel="0093203A">
          <w:rPr>
            <w:rFonts w:ascii="仿宋" w:eastAsia="仿宋" w:hAnsi="仿宋" w:hint="eastAsia"/>
            <w:sz w:val="24"/>
            <w:szCs w:val="24"/>
          </w:rPr>
          <w:delText>星间链路的路由选择算法设计难度大，成本投入高</w:delText>
        </w:r>
      </w:del>
      <w:r>
        <w:rPr>
          <w:rFonts w:ascii="仿宋" w:eastAsia="仿宋" w:hAnsi="仿宋" w:hint="eastAsia"/>
          <w:sz w:val="24"/>
          <w:szCs w:val="24"/>
        </w:rPr>
        <w:t>。</w:t>
      </w:r>
    </w:p>
    <w:p w:rsidR="00947BE5" w:rsidRDefault="00E3601F">
      <w:pPr>
        <w:spacing w:before="120" w:after="120" w:line="360" w:lineRule="auto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二是星间链路</w:t>
      </w:r>
      <w:ins w:id="33" w:author="roger" w:date="2024-05-29T10:57:00Z">
        <w:r w:rsidR="000918CB">
          <w:rPr>
            <w:rFonts w:ascii="仿宋" w:eastAsia="仿宋" w:hAnsi="仿宋" w:hint="eastAsia"/>
            <w:sz w:val="24"/>
            <w:szCs w:val="24"/>
          </w:rPr>
          <w:t>卫星之间</w:t>
        </w:r>
        <w:r w:rsidR="000918CB" w:rsidRPr="000918CB">
          <w:rPr>
            <w:rFonts w:ascii="仿宋" w:eastAsia="仿宋" w:hAnsi="仿宋" w:hint="eastAsia"/>
            <w:sz w:val="24"/>
            <w:szCs w:val="24"/>
          </w:rPr>
          <w:t>方位角、仰角和星间距离</w:t>
        </w:r>
        <w:r w:rsidR="000918CB">
          <w:rPr>
            <w:rFonts w:ascii="仿宋" w:eastAsia="仿宋" w:hAnsi="仿宋" w:hint="eastAsia"/>
            <w:sz w:val="24"/>
            <w:szCs w:val="24"/>
          </w:rPr>
          <w:t>实时变化，</w:t>
        </w:r>
      </w:ins>
      <w:ins w:id="34" w:author="roger" w:date="2024-05-29T11:13:00Z">
        <w:r w:rsidR="00A64080">
          <w:rPr>
            <w:rFonts w:ascii="仿宋" w:eastAsia="仿宋" w:hAnsi="仿宋" w:hint="eastAsia"/>
            <w:sz w:val="24"/>
            <w:szCs w:val="24"/>
          </w:rPr>
          <w:t>导致</w:t>
        </w:r>
      </w:ins>
      <w:ins w:id="35" w:author="roger" w:date="2024-05-29T10:58:00Z">
        <w:r w:rsidR="000918CB" w:rsidRPr="000918CB">
          <w:rPr>
            <w:rFonts w:ascii="仿宋" w:eastAsia="仿宋" w:hAnsi="仿宋" w:hint="eastAsia"/>
            <w:sz w:val="24"/>
            <w:szCs w:val="24"/>
          </w:rPr>
          <w:t>星载</w:t>
        </w:r>
      </w:ins>
      <w:r>
        <w:rPr>
          <w:rFonts w:ascii="仿宋" w:eastAsia="仿宋" w:hAnsi="仿宋" w:hint="eastAsia"/>
          <w:sz w:val="24"/>
          <w:szCs w:val="24"/>
        </w:rPr>
        <w:t>天线的指向范围变化较大，</w:t>
      </w:r>
      <w:ins w:id="36" w:author="roger" w:date="2024-05-29T10:58:00Z">
        <w:r w:rsidR="000918CB">
          <w:rPr>
            <w:rFonts w:ascii="仿宋" w:eastAsia="仿宋" w:hAnsi="仿宋" w:hint="eastAsia"/>
            <w:sz w:val="24"/>
            <w:szCs w:val="24"/>
          </w:rPr>
          <w:t>一般需要具备</w:t>
        </w:r>
        <w:r w:rsidR="000918CB" w:rsidRPr="000918CB">
          <w:rPr>
            <w:rFonts w:ascii="仿宋" w:eastAsia="仿宋" w:hAnsi="仿宋" w:hint="eastAsia"/>
            <w:sz w:val="24"/>
            <w:szCs w:val="24"/>
          </w:rPr>
          <w:t>自动跟踪能力</w:t>
        </w:r>
        <w:r w:rsidR="000918CB">
          <w:rPr>
            <w:rFonts w:ascii="仿宋" w:eastAsia="仿宋" w:hAnsi="仿宋" w:hint="eastAsia"/>
            <w:sz w:val="24"/>
            <w:szCs w:val="24"/>
          </w:rPr>
          <w:t>，</w:t>
        </w:r>
      </w:ins>
      <w:ins w:id="37" w:author="roger" w:date="2024-05-30T16:28:00Z">
        <w:r w:rsidR="00A9677E">
          <w:rPr>
            <w:rFonts w:ascii="仿宋" w:eastAsia="仿宋" w:hAnsi="仿宋" w:hint="eastAsia"/>
            <w:sz w:val="24"/>
            <w:szCs w:val="24"/>
          </w:rPr>
          <w:t>同时也</w:t>
        </w:r>
      </w:ins>
      <w:ins w:id="38" w:author="roger" w:date="2024-05-29T11:13:00Z">
        <w:r w:rsidR="00A64080">
          <w:rPr>
            <w:rFonts w:ascii="仿宋" w:eastAsia="仿宋" w:hAnsi="仿宋" w:hint="eastAsia"/>
            <w:sz w:val="24"/>
            <w:szCs w:val="24"/>
          </w:rPr>
          <w:t>会</w:t>
        </w:r>
      </w:ins>
      <w:del w:id="39" w:author="roger" w:date="2024-05-29T11:13:00Z">
        <w:r w:rsidDel="00A64080">
          <w:rPr>
            <w:rFonts w:ascii="仿宋" w:eastAsia="仿宋" w:hAnsi="仿宋" w:hint="eastAsia"/>
            <w:sz w:val="24"/>
            <w:szCs w:val="24"/>
          </w:rPr>
          <w:delText>可能会</w:delText>
        </w:r>
      </w:del>
      <w:r>
        <w:rPr>
          <w:rFonts w:ascii="仿宋" w:eastAsia="仿宋" w:hAnsi="仿宋" w:hint="eastAsia"/>
          <w:sz w:val="24"/>
          <w:szCs w:val="24"/>
        </w:rPr>
        <w:t>受到</w:t>
      </w:r>
      <w:r>
        <w:rPr>
          <w:rFonts w:ascii="仿宋" w:eastAsia="仿宋" w:hAnsi="仿宋"/>
          <w:sz w:val="24"/>
          <w:szCs w:val="24"/>
        </w:rPr>
        <w:t>背景噪声</w:t>
      </w:r>
      <w:r>
        <w:rPr>
          <w:rFonts w:ascii="仿宋" w:eastAsia="仿宋" w:hAnsi="仿宋" w:hint="eastAsia"/>
          <w:sz w:val="24"/>
          <w:szCs w:val="24"/>
        </w:rPr>
        <w:t>及</w:t>
      </w:r>
      <w:r>
        <w:rPr>
          <w:rFonts w:ascii="仿宋" w:eastAsia="仿宋" w:hAnsi="仿宋"/>
          <w:sz w:val="24"/>
          <w:szCs w:val="24"/>
        </w:rPr>
        <w:t>温度动态变化</w:t>
      </w:r>
      <w:r>
        <w:rPr>
          <w:rFonts w:ascii="仿宋" w:eastAsia="仿宋" w:hAnsi="仿宋" w:hint="eastAsia"/>
          <w:sz w:val="24"/>
          <w:szCs w:val="24"/>
        </w:rPr>
        <w:t>影响</w:t>
      </w:r>
      <w:r>
        <w:rPr>
          <w:rFonts w:ascii="仿宋" w:eastAsia="仿宋" w:hAnsi="仿宋"/>
          <w:sz w:val="24"/>
          <w:szCs w:val="24"/>
        </w:rPr>
        <w:t>，</w:t>
      </w:r>
      <w:ins w:id="40" w:author="roger" w:date="2024-05-30T16:39:00Z">
        <w:r w:rsidR="00D63A88">
          <w:rPr>
            <w:rFonts w:ascii="仿宋" w:eastAsia="仿宋" w:hAnsi="仿宋" w:hint="eastAsia"/>
            <w:sz w:val="24"/>
            <w:szCs w:val="24"/>
          </w:rPr>
          <w:t>降低</w:t>
        </w:r>
      </w:ins>
      <w:del w:id="41" w:author="roger" w:date="2024-05-30T16:39:00Z">
        <w:r w:rsidDel="00D63A88">
          <w:rPr>
            <w:rFonts w:ascii="仿宋" w:eastAsia="仿宋" w:hAnsi="仿宋"/>
            <w:sz w:val="24"/>
            <w:szCs w:val="24"/>
          </w:rPr>
          <w:delText>影响</w:delText>
        </w:r>
      </w:del>
      <w:r>
        <w:rPr>
          <w:rFonts w:ascii="仿宋" w:eastAsia="仿宋" w:hAnsi="仿宋"/>
          <w:sz w:val="24"/>
          <w:szCs w:val="24"/>
        </w:rPr>
        <w:t>星间链路通信</w:t>
      </w:r>
      <w:r>
        <w:rPr>
          <w:rFonts w:ascii="仿宋" w:eastAsia="仿宋" w:hAnsi="仿宋" w:hint="eastAsia"/>
          <w:sz w:val="24"/>
          <w:szCs w:val="24"/>
        </w:rPr>
        <w:t>质量。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2、星间链路发展受到频率资源、产品成熟度以及应用范围限制</w:t>
      </w:r>
    </w:p>
    <w:p w:rsidR="00D63A88" w:rsidRDefault="00E3601F">
      <w:pPr>
        <w:spacing w:before="120" w:after="120" w:line="360" w:lineRule="auto"/>
        <w:jc w:val="left"/>
        <w:rPr>
          <w:ins w:id="42" w:author="roger" w:date="2024-05-30T16:33:00Z"/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ab/>
      </w:r>
      <w:r>
        <w:rPr>
          <w:rFonts w:ascii="仿宋" w:eastAsia="仿宋" w:hAnsi="仿宋" w:hint="eastAsia"/>
          <w:sz w:val="24"/>
          <w:szCs w:val="24"/>
        </w:rPr>
        <w:t>一是星间链路可</w:t>
      </w:r>
      <w:ins w:id="43" w:author="roger" w:date="2024-05-30T16:28:00Z">
        <w:r w:rsidR="00A9677E">
          <w:rPr>
            <w:rFonts w:ascii="仿宋" w:eastAsia="仿宋" w:hAnsi="仿宋" w:hint="eastAsia"/>
            <w:sz w:val="24"/>
            <w:szCs w:val="24"/>
          </w:rPr>
          <w:t>用</w:t>
        </w:r>
      </w:ins>
      <w:del w:id="44" w:author="roger" w:date="2024-05-30T16:28:00Z">
        <w:r w:rsidDel="00A9677E">
          <w:rPr>
            <w:rFonts w:ascii="仿宋" w:eastAsia="仿宋" w:hAnsi="仿宋" w:hint="eastAsia"/>
            <w:sz w:val="24"/>
            <w:szCs w:val="24"/>
          </w:rPr>
          <w:delText>用</w:delText>
        </w:r>
      </w:del>
      <w:del w:id="45" w:author="roger" w:date="2024-05-29T10:56:00Z">
        <w:r w:rsidDel="0093203A">
          <w:rPr>
            <w:rFonts w:ascii="仿宋" w:eastAsia="仿宋" w:hAnsi="仿宋" w:hint="eastAsia"/>
            <w:sz w:val="24"/>
            <w:szCs w:val="24"/>
          </w:rPr>
          <w:delText>的</w:delText>
        </w:r>
      </w:del>
      <w:r>
        <w:rPr>
          <w:rFonts w:ascii="仿宋" w:eastAsia="仿宋" w:hAnsi="仿宋" w:hint="eastAsia"/>
          <w:sz w:val="24"/>
          <w:szCs w:val="24"/>
        </w:rPr>
        <w:t>微波频率</w:t>
      </w:r>
      <w:ins w:id="46" w:author="roger" w:date="2024-05-30T16:28:00Z">
        <w:r w:rsidR="00A9677E">
          <w:rPr>
            <w:rFonts w:ascii="仿宋" w:eastAsia="仿宋" w:hAnsi="仿宋" w:hint="eastAsia"/>
            <w:sz w:val="24"/>
            <w:szCs w:val="24"/>
          </w:rPr>
          <w:t>（</w:t>
        </w:r>
        <w:r w:rsidR="00A9677E">
          <w:rPr>
            <w:rFonts w:ascii="仿宋" w:eastAsia="仿宋" w:hAnsi="仿宋"/>
            <w:sz w:val="24"/>
            <w:szCs w:val="24"/>
          </w:rPr>
          <w:t>22.55-</w:t>
        </w:r>
        <w:r w:rsidR="00A9677E" w:rsidRPr="00762096">
          <w:rPr>
            <w:rFonts w:ascii="仿宋" w:eastAsia="仿宋" w:hAnsi="仿宋"/>
            <w:sz w:val="24"/>
            <w:szCs w:val="24"/>
          </w:rPr>
          <w:t>23.55 GHz</w:t>
        </w:r>
        <w:r w:rsidR="00A9677E">
          <w:rPr>
            <w:rFonts w:ascii="仿宋" w:eastAsia="仿宋" w:hAnsi="仿宋" w:hint="eastAsia"/>
            <w:sz w:val="24"/>
            <w:szCs w:val="24"/>
          </w:rPr>
          <w:t>）</w:t>
        </w:r>
      </w:ins>
      <w:r>
        <w:rPr>
          <w:rFonts w:ascii="仿宋" w:eastAsia="仿宋" w:hAnsi="仿宋" w:hint="eastAsia"/>
          <w:sz w:val="24"/>
          <w:szCs w:val="24"/>
        </w:rPr>
        <w:t>资源</w:t>
      </w:r>
      <w:del w:id="47" w:author="roger" w:date="2024-05-29T10:44:00Z">
        <w:r w:rsidDel="0093203A">
          <w:rPr>
            <w:rFonts w:ascii="仿宋" w:eastAsia="仿宋" w:hAnsi="仿宋" w:hint="eastAsia"/>
            <w:sz w:val="24"/>
            <w:szCs w:val="24"/>
          </w:rPr>
          <w:delText>固定且</w:delText>
        </w:r>
      </w:del>
      <w:r>
        <w:rPr>
          <w:rFonts w:ascii="仿宋" w:eastAsia="仿宋" w:hAnsi="仿宋" w:hint="eastAsia"/>
          <w:sz w:val="24"/>
          <w:szCs w:val="24"/>
        </w:rPr>
        <w:t>有限，</w:t>
      </w:r>
      <w:ins w:id="48" w:author="roger" w:date="2024-05-30T16:49:00Z">
        <w:r w:rsidR="00D502F0">
          <w:rPr>
            <w:rFonts w:ascii="仿宋" w:eastAsia="仿宋" w:hAnsi="仿宋" w:hint="eastAsia"/>
            <w:sz w:val="24"/>
            <w:szCs w:val="24"/>
          </w:rPr>
          <w:t>频谱资源紧张，</w:t>
        </w:r>
      </w:ins>
      <w:r>
        <w:rPr>
          <w:rFonts w:ascii="仿宋" w:eastAsia="仿宋" w:hAnsi="仿宋" w:hint="eastAsia"/>
          <w:sz w:val="24"/>
          <w:szCs w:val="24"/>
        </w:rPr>
        <w:t>难以同时满足多个大规模星座的宽带星间链路</w:t>
      </w:r>
      <w:ins w:id="49" w:author="roger" w:date="2024-05-30T16:29:00Z">
        <w:r w:rsidR="00A9677E">
          <w:rPr>
            <w:rFonts w:ascii="仿宋" w:eastAsia="仿宋" w:hAnsi="仿宋" w:hint="eastAsia"/>
            <w:sz w:val="24"/>
            <w:szCs w:val="24"/>
          </w:rPr>
          <w:t>并行</w:t>
        </w:r>
      </w:ins>
      <w:r>
        <w:rPr>
          <w:rFonts w:ascii="仿宋" w:eastAsia="仿宋" w:hAnsi="仿宋" w:hint="eastAsia"/>
          <w:sz w:val="24"/>
          <w:szCs w:val="24"/>
        </w:rPr>
        <w:t>使用</w:t>
      </w:r>
      <w:ins w:id="50" w:author="roger" w:date="2024-05-29T10:34:00Z">
        <w:r w:rsidR="00762096">
          <w:rPr>
            <w:rFonts w:ascii="仿宋" w:eastAsia="仿宋" w:hAnsi="仿宋" w:hint="eastAsia"/>
            <w:sz w:val="24"/>
            <w:szCs w:val="24"/>
          </w:rPr>
          <w:t>，</w:t>
        </w:r>
      </w:ins>
      <w:ins w:id="51" w:author="roger" w:date="2024-05-30T16:50:00Z">
        <w:r w:rsidR="00D502F0">
          <w:rPr>
            <w:rFonts w:ascii="仿宋" w:eastAsia="仿宋" w:hAnsi="仿宋" w:hint="eastAsia"/>
            <w:sz w:val="24"/>
            <w:szCs w:val="24"/>
          </w:rPr>
          <w:t>规模化应用难度较</w:t>
        </w:r>
        <w:r w:rsidR="00D502F0">
          <w:rPr>
            <w:rFonts w:ascii="仿宋" w:eastAsia="仿宋" w:hAnsi="仿宋" w:hint="eastAsia"/>
            <w:sz w:val="24"/>
            <w:szCs w:val="24"/>
          </w:rPr>
          <w:t>大，</w:t>
        </w:r>
      </w:ins>
      <w:ins w:id="52" w:author="roger" w:date="2024-05-30T16:28:00Z">
        <w:r w:rsidR="00A9677E">
          <w:rPr>
            <w:rFonts w:ascii="仿宋" w:eastAsia="仿宋" w:hAnsi="仿宋" w:hint="eastAsia"/>
            <w:sz w:val="24"/>
            <w:szCs w:val="24"/>
          </w:rPr>
          <w:t>而</w:t>
        </w:r>
      </w:ins>
      <w:ins w:id="53" w:author="roger" w:date="2024-05-29T10:34:00Z">
        <w:r w:rsidR="00762096">
          <w:rPr>
            <w:rFonts w:ascii="仿宋" w:eastAsia="仿宋" w:hAnsi="仿宋" w:hint="eastAsia"/>
            <w:sz w:val="24"/>
            <w:szCs w:val="24"/>
          </w:rPr>
          <w:t>激光链路</w:t>
        </w:r>
      </w:ins>
      <w:ins w:id="54" w:author="roger" w:date="2024-05-29T10:35:00Z">
        <w:r w:rsidR="00762096">
          <w:rPr>
            <w:rFonts w:ascii="仿宋" w:eastAsia="仿宋" w:hAnsi="仿宋" w:hint="eastAsia"/>
            <w:sz w:val="24"/>
            <w:szCs w:val="24"/>
          </w:rPr>
          <w:t>（</w:t>
        </w:r>
        <w:r w:rsidR="00762096" w:rsidRPr="00762096">
          <w:rPr>
            <w:rFonts w:ascii="仿宋" w:eastAsia="仿宋" w:hAnsi="仿宋"/>
            <w:sz w:val="24"/>
            <w:szCs w:val="24"/>
          </w:rPr>
          <w:t>10.6μm</w:t>
        </w:r>
        <w:r w:rsidR="00762096">
          <w:rPr>
            <w:rFonts w:ascii="仿宋" w:eastAsia="仿宋" w:hAnsi="仿宋" w:hint="eastAsia"/>
            <w:sz w:val="24"/>
            <w:szCs w:val="24"/>
          </w:rPr>
          <w:t>）</w:t>
        </w:r>
      </w:ins>
      <w:ins w:id="55" w:author="roger" w:date="2024-05-29T10:34:00Z">
        <w:r w:rsidR="00762096">
          <w:rPr>
            <w:rFonts w:ascii="仿宋" w:eastAsia="仿宋" w:hAnsi="仿宋" w:hint="eastAsia"/>
            <w:sz w:val="24"/>
            <w:szCs w:val="24"/>
          </w:rPr>
          <w:t>则因为</w:t>
        </w:r>
        <w:r w:rsidR="002104E2">
          <w:rPr>
            <w:rFonts w:ascii="仿宋" w:eastAsia="仿宋" w:hAnsi="仿宋" w:hint="eastAsia"/>
            <w:sz w:val="24"/>
            <w:szCs w:val="24"/>
          </w:rPr>
          <w:t>波束窄</w:t>
        </w:r>
      </w:ins>
      <w:ins w:id="56" w:author="roger" w:date="2024-05-29T11:22:00Z">
        <w:r w:rsidR="002104E2">
          <w:rPr>
            <w:rFonts w:ascii="仿宋" w:eastAsia="仿宋" w:hAnsi="仿宋" w:hint="eastAsia"/>
            <w:sz w:val="24"/>
            <w:szCs w:val="24"/>
          </w:rPr>
          <w:t>使得</w:t>
        </w:r>
      </w:ins>
      <w:ins w:id="57" w:author="roger" w:date="2024-05-29T10:35:00Z">
        <w:r w:rsidR="00762096">
          <w:rPr>
            <w:rFonts w:ascii="仿宋" w:eastAsia="仿宋" w:hAnsi="仿宋" w:hint="eastAsia"/>
            <w:sz w:val="24"/>
            <w:szCs w:val="24"/>
          </w:rPr>
          <w:t>卫星</w:t>
        </w:r>
        <w:r w:rsidR="00762096" w:rsidRPr="00762096">
          <w:rPr>
            <w:rFonts w:ascii="仿宋" w:eastAsia="仿宋" w:hAnsi="仿宋"/>
            <w:sz w:val="24"/>
            <w:szCs w:val="24"/>
          </w:rPr>
          <w:t>系统</w:t>
        </w:r>
      </w:ins>
      <w:ins w:id="58" w:author="roger" w:date="2024-05-29T10:34:00Z">
        <w:r w:rsidR="00762096">
          <w:rPr>
            <w:rFonts w:ascii="仿宋" w:eastAsia="仿宋" w:hAnsi="仿宋" w:hint="eastAsia"/>
            <w:sz w:val="24"/>
            <w:szCs w:val="24"/>
          </w:rPr>
          <w:t>瞄准、跟踪</w:t>
        </w:r>
      </w:ins>
      <w:ins w:id="59" w:author="roger" w:date="2024-05-29T10:44:00Z">
        <w:r w:rsidR="0093203A">
          <w:rPr>
            <w:rFonts w:ascii="仿宋" w:eastAsia="仿宋" w:hAnsi="仿宋" w:hint="eastAsia"/>
            <w:sz w:val="24"/>
            <w:szCs w:val="24"/>
          </w:rPr>
          <w:t>相对</w:t>
        </w:r>
      </w:ins>
      <w:ins w:id="60" w:author="roger" w:date="2024-05-29T10:35:00Z">
        <w:r w:rsidR="00762096">
          <w:rPr>
            <w:rFonts w:ascii="仿宋" w:eastAsia="仿宋" w:hAnsi="仿宋" w:hint="eastAsia"/>
            <w:sz w:val="24"/>
            <w:szCs w:val="24"/>
          </w:rPr>
          <w:t>困难</w:t>
        </w:r>
      </w:ins>
      <w:ins w:id="61" w:author="roger" w:date="2024-05-30T16:33:00Z">
        <w:r w:rsidR="00D63A88">
          <w:rPr>
            <w:rFonts w:ascii="仿宋" w:eastAsia="仿宋" w:hAnsi="仿宋" w:hint="eastAsia"/>
            <w:sz w:val="24"/>
            <w:szCs w:val="24"/>
          </w:rPr>
          <w:t>。</w:t>
        </w:r>
      </w:ins>
      <w:del w:id="62" w:author="roger" w:date="2024-05-30T16:33:00Z">
        <w:r w:rsidDel="00D63A88">
          <w:rPr>
            <w:rFonts w:ascii="仿宋" w:eastAsia="仿宋" w:hAnsi="仿宋" w:hint="eastAsia"/>
            <w:sz w:val="24"/>
            <w:szCs w:val="24"/>
          </w:rPr>
          <w:delText>；</w:delText>
        </w:r>
      </w:del>
    </w:p>
    <w:p w:rsidR="00D502F0" w:rsidRDefault="00E3601F" w:rsidP="00E26911">
      <w:pPr>
        <w:spacing w:before="120" w:after="120" w:line="360" w:lineRule="auto"/>
        <w:ind w:firstLine="420"/>
        <w:jc w:val="left"/>
        <w:rPr>
          <w:rFonts w:ascii="仿宋" w:eastAsia="仿宋" w:hAnsi="仿宋" w:hint="eastAsia"/>
          <w:sz w:val="24"/>
          <w:szCs w:val="24"/>
        </w:rPr>
        <w:pPrChange w:id="63" w:author="roger" w:date="2024-05-30T16:53:00Z">
          <w:pPr>
            <w:spacing w:before="120" w:after="120" w:line="360" w:lineRule="auto"/>
            <w:jc w:val="left"/>
          </w:pPr>
        </w:pPrChange>
      </w:pPr>
      <w:del w:id="64" w:author="roger" w:date="2024-05-30T16:49:00Z">
        <w:r w:rsidDel="00D502F0">
          <w:rPr>
            <w:rFonts w:ascii="仿宋" w:eastAsia="仿宋" w:hAnsi="仿宋" w:hint="eastAsia"/>
            <w:sz w:val="24"/>
            <w:szCs w:val="24"/>
          </w:rPr>
          <w:delText>二是</w:delText>
        </w:r>
      </w:del>
      <w:del w:id="65" w:author="roger" w:date="2024-05-30T16:47:00Z">
        <w:r w:rsidDel="00D502F0">
          <w:rPr>
            <w:rFonts w:ascii="仿宋" w:eastAsia="仿宋" w:hAnsi="仿宋" w:hint="eastAsia"/>
            <w:sz w:val="24"/>
            <w:szCs w:val="24"/>
          </w:rPr>
          <w:delText>基于</w:delText>
        </w:r>
      </w:del>
      <w:del w:id="66" w:author="roger" w:date="2024-05-30T16:49:00Z">
        <w:r w:rsidDel="00D502F0">
          <w:rPr>
            <w:rFonts w:ascii="仿宋" w:eastAsia="仿宋" w:hAnsi="仿宋" w:hint="eastAsia"/>
            <w:sz w:val="24"/>
            <w:szCs w:val="24"/>
          </w:rPr>
          <w:delText>毫米波频段</w:delText>
        </w:r>
      </w:del>
      <w:del w:id="67" w:author="roger" w:date="2024-05-30T16:48:00Z">
        <w:r w:rsidDel="00D502F0">
          <w:rPr>
            <w:rFonts w:ascii="仿宋" w:eastAsia="仿宋" w:hAnsi="仿宋" w:hint="eastAsia"/>
            <w:sz w:val="24"/>
            <w:szCs w:val="24"/>
          </w:rPr>
          <w:delText>频率资源成熟产品较少，</w:delText>
        </w:r>
      </w:del>
      <w:del w:id="68" w:author="roger" w:date="2024-05-30T16:50:00Z">
        <w:r w:rsidDel="00D502F0">
          <w:rPr>
            <w:rFonts w:ascii="仿宋" w:eastAsia="仿宋" w:hAnsi="仿宋" w:hint="eastAsia"/>
            <w:sz w:val="24"/>
            <w:szCs w:val="24"/>
          </w:rPr>
          <w:delText>规模化应用难度大，</w:delText>
        </w:r>
      </w:del>
      <w:del w:id="69" w:author="roger" w:date="2024-05-30T16:44:00Z">
        <w:r w:rsidDel="00D502F0">
          <w:rPr>
            <w:rFonts w:ascii="仿宋" w:eastAsia="仿宋" w:hAnsi="仿宋" w:hint="eastAsia"/>
            <w:sz w:val="24"/>
            <w:szCs w:val="24"/>
          </w:rPr>
          <w:delText>难以</w:delText>
        </w:r>
      </w:del>
      <w:del w:id="70" w:author="roger" w:date="2024-05-30T16:45:00Z">
        <w:r w:rsidDel="00D502F0">
          <w:rPr>
            <w:rFonts w:ascii="仿宋" w:eastAsia="仿宋" w:hAnsi="仿宋" w:hint="eastAsia"/>
            <w:sz w:val="24"/>
            <w:szCs w:val="24"/>
          </w:rPr>
          <w:delText>复用在</w:delText>
        </w:r>
      </w:del>
      <w:del w:id="71" w:author="roger" w:date="2024-05-30T16:50:00Z">
        <w:r w:rsidDel="00D502F0">
          <w:rPr>
            <w:rFonts w:ascii="仿宋" w:eastAsia="仿宋" w:hAnsi="仿宋" w:hint="eastAsia"/>
            <w:sz w:val="24"/>
            <w:szCs w:val="24"/>
          </w:rPr>
          <w:delText>星间链路场景</w:delText>
        </w:r>
      </w:del>
      <w:del w:id="72" w:author="roger" w:date="2024-05-30T16:33:00Z">
        <w:r w:rsidDel="00D63A88">
          <w:rPr>
            <w:rFonts w:ascii="仿宋" w:eastAsia="仿宋" w:hAnsi="仿宋" w:hint="eastAsia"/>
            <w:sz w:val="24"/>
            <w:szCs w:val="24"/>
          </w:rPr>
          <w:delText>；</w:delText>
        </w:r>
      </w:del>
      <w:ins w:id="73" w:author="roger" w:date="2024-05-30T16:50:00Z">
        <w:r w:rsidR="00D502F0">
          <w:rPr>
            <w:rFonts w:ascii="仿宋" w:eastAsia="仿宋" w:hAnsi="仿宋" w:hint="eastAsia"/>
            <w:sz w:val="24"/>
            <w:szCs w:val="24"/>
          </w:rPr>
          <w:t>二</w:t>
        </w:r>
      </w:ins>
      <w:del w:id="74" w:author="roger" w:date="2024-05-30T16:50:00Z">
        <w:r w:rsidDel="00D502F0">
          <w:rPr>
            <w:rFonts w:ascii="仿宋" w:eastAsia="仿宋" w:hAnsi="仿宋" w:hint="eastAsia"/>
            <w:sz w:val="24"/>
            <w:szCs w:val="24"/>
          </w:rPr>
          <w:delText>三</w:delText>
        </w:r>
      </w:del>
      <w:r>
        <w:rPr>
          <w:rFonts w:ascii="仿宋" w:eastAsia="仿宋" w:hAnsi="仿宋" w:hint="eastAsia"/>
          <w:sz w:val="24"/>
          <w:szCs w:val="24"/>
        </w:rPr>
        <w:t>是星间链路的天线或激光终端设计复杂，</w:t>
      </w:r>
      <w:ins w:id="75" w:author="roger" w:date="2024-05-30T16:53:00Z">
        <w:r w:rsidR="00E26911">
          <w:rPr>
            <w:rFonts w:ascii="仿宋" w:eastAsia="仿宋" w:hAnsi="仿宋" w:hint="eastAsia"/>
            <w:sz w:val="24"/>
            <w:szCs w:val="24"/>
          </w:rPr>
          <w:t>涉及捕捉、跟踪、瞄准和控制等操作，因</w:t>
        </w:r>
        <w:r w:rsidR="00E26911" w:rsidRPr="00D502F0">
          <w:rPr>
            <w:rFonts w:ascii="仿宋" w:eastAsia="仿宋" w:hAnsi="仿宋" w:hint="eastAsia"/>
            <w:sz w:val="24"/>
            <w:szCs w:val="24"/>
          </w:rPr>
          <w:t>低轨</w:t>
        </w:r>
        <w:r w:rsidR="00E26911">
          <w:rPr>
            <w:rFonts w:ascii="仿宋" w:eastAsia="仿宋" w:hAnsi="仿宋" w:hint="eastAsia"/>
            <w:sz w:val="24"/>
            <w:szCs w:val="24"/>
          </w:rPr>
          <w:t>小卫星平台</w:t>
        </w:r>
        <w:r w:rsidR="00E26911" w:rsidRPr="00D502F0">
          <w:rPr>
            <w:rFonts w:ascii="仿宋" w:eastAsia="仿宋" w:hAnsi="仿宋" w:hint="eastAsia"/>
            <w:sz w:val="24"/>
            <w:szCs w:val="24"/>
          </w:rPr>
          <w:t>同时安装多副星间链路天线或终端</w:t>
        </w:r>
        <w:r w:rsidR="00E26911">
          <w:rPr>
            <w:rFonts w:ascii="仿宋" w:eastAsia="仿宋" w:hAnsi="仿宋" w:hint="eastAsia"/>
            <w:sz w:val="24"/>
            <w:szCs w:val="24"/>
          </w:rPr>
          <w:t>相对困难</w:t>
        </w:r>
        <w:r w:rsidR="00E26911">
          <w:rPr>
            <w:rFonts w:ascii="仿宋" w:eastAsia="仿宋" w:hAnsi="仿宋" w:hint="eastAsia"/>
            <w:sz w:val="24"/>
            <w:szCs w:val="24"/>
          </w:rPr>
          <w:t>，</w:t>
        </w:r>
      </w:ins>
      <w:del w:id="76" w:author="roger" w:date="2024-05-30T16:53:00Z">
        <w:r w:rsidDel="00E26911">
          <w:rPr>
            <w:rFonts w:ascii="仿宋" w:eastAsia="仿宋" w:hAnsi="仿宋" w:hint="eastAsia"/>
            <w:sz w:val="24"/>
            <w:szCs w:val="24"/>
          </w:rPr>
          <w:delText>难以搭载到低轨小卫星上，</w:delText>
        </w:r>
      </w:del>
      <w:ins w:id="77" w:author="roger" w:date="2024-05-30T16:43:00Z">
        <w:r w:rsidR="00D502F0">
          <w:rPr>
            <w:rFonts w:ascii="仿宋" w:eastAsia="仿宋" w:hAnsi="仿宋" w:hint="eastAsia"/>
            <w:sz w:val="24"/>
            <w:szCs w:val="24"/>
          </w:rPr>
          <w:t>一定程度上</w:t>
        </w:r>
      </w:ins>
      <w:r>
        <w:rPr>
          <w:rFonts w:ascii="仿宋" w:eastAsia="仿宋" w:hAnsi="仿宋" w:hint="eastAsia"/>
          <w:sz w:val="24"/>
          <w:szCs w:val="24"/>
        </w:rPr>
        <w:t>限制了星间链路</w:t>
      </w:r>
      <w:del w:id="78" w:author="roger" w:date="2024-05-29T11:22:00Z">
        <w:r w:rsidDel="002104E2">
          <w:rPr>
            <w:rFonts w:ascii="仿宋" w:eastAsia="仿宋" w:hAnsi="仿宋" w:hint="eastAsia"/>
            <w:sz w:val="24"/>
            <w:szCs w:val="24"/>
          </w:rPr>
          <w:delText>的</w:delText>
        </w:r>
      </w:del>
      <w:r>
        <w:rPr>
          <w:rFonts w:ascii="仿宋" w:eastAsia="仿宋" w:hAnsi="仿宋" w:hint="eastAsia"/>
          <w:sz w:val="24"/>
          <w:szCs w:val="24"/>
        </w:rPr>
        <w:t>应用场景。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3、星间链路对</w:t>
      </w:r>
      <w:r w:rsidR="004340CD">
        <w:rPr>
          <w:rFonts w:ascii="仿宋" w:eastAsia="仿宋" w:hAnsi="仿宋" w:hint="eastAsia"/>
          <w:b/>
          <w:sz w:val="24"/>
          <w:szCs w:val="24"/>
        </w:rPr>
        <w:t>全球</w:t>
      </w:r>
      <w:r>
        <w:rPr>
          <w:rFonts w:ascii="仿宋" w:eastAsia="仿宋" w:hAnsi="仿宋" w:hint="eastAsia"/>
          <w:b/>
          <w:sz w:val="24"/>
          <w:szCs w:val="24"/>
        </w:rPr>
        <w:t>星上数据</w:t>
      </w:r>
      <w:r w:rsidR="00553241">
        <w:rPr>
          <w:rFonts w:ascii="仿宋" w:eastAsia="仿宋" w:hAnsi="仿宋" w:hint="eastAsia"/>
          <w:b/>
          <w:sz w:val="24"/>
          <w:szCs w:val="24"/>
        </w:rPr>
        <w:t>安全、数据</w:t>
      </w:r>
      <w:r>
        <w:rPr>
          <w:rFonts w:ascii="仿宋" w:eastAsia="仿宋" w:hAnsi="仿宋" w:hint="eastAsia"/>
          <w:b/>
          <w:sz w:val="24"/>
          <w:szCs w:val="24"/>
        </w:rPr>
        <w:t>监管提出了更高要求</w:t>
      </w:r>
    </w:p>
    <w:p w:rsidR="00D63A88" w:rsidRDefault="00553241" w:rsidP="00D63A88">
      <w:pPr>
        <w:spacing w:before="120" w:after="120" w:line="360" w:lineRule="auto"/>
        <w:ind w:firstLine="420"/>
        <w:jc w:val="left"/>
        <w:rPr>
          <w:ins w:id="79" w:author="roger" w:date="2024-05-30T16:33:00Z"/>
          <w:rFonts w:ascii="仿宋" w:eastAsia="仿宋" w:hAnsi="仿宋"/>
          <w:sz w:val="24"/>
          <w:szCs w:val="24"/>
        </w:rPr>
        <w:pPrChange w:id="80" w:author="roger" w:date="2024-05-30T16:33:00Z">
          <w:pPr>
            <w:spacing w:before="120" w:after="120" w:line="360" w:lineRule="auto"/>
            <w:ind w:firstLine="420"/>
            <w:jc w:val="left"/>
          </w:pPr>
        </w:pPrChange>
      </w:pPr>
      <w:r>
        <w:rPr>
          <w:rFonts w:ascii="仿宋" w:eastAsia="仿宋" w:hAnsi="仿宋" w:hint="eastAsia"/>
          <w:sz w:val="24"/>
          <w:szCs w:val="24"/>
        </w:rPr>
        <w:t>一是</w:t>
      </w:r>
      <w:r w:rsidR="009E59B2">
        <w:rPr>
          <w:rFonts w:ascii="仿宋" w:eastAsia="仿宋" w:hAnsi="仿宋" w:hint="eastAsia"/>
          <w:sz w:val="24"/>
          <w:szCs w:val="24"/>
        </w:rPr>
        <w:t>星间链路拓扑结构动态变化，增加了卫星节点间身份假冒、信息窃听、信息篡改、路由攻击等威胁，可能导致卫星受到非法访问与数据窃取。</w:t>
      </w:r>
      <w:ins w:id="81" w:author="roger" w:date="2024-05-30T16:32:00Z">
        <w:r w:rsidR="00A9677E">
          <w:rPr>
            <w:rFonts w:ascii="仿宋" w:eastAsia="仿宋" w:hAnsi="仿宋" w:hint="eastAsia"/>
            <w:sz w:val="24"/>
            <w:szCs w:val="24"/>
          </w:rPr>
          <w:t>例如</w:t>
        </w:r>
      </w:ins>
      <w:ins w:id="82" w:author="roger" w:date="2024-05-30T16:31:00Z">
        <w:r w:rsidR="00A9677E" w:rsidRPr="00A9677E">
          <w:rPr>
            <w:rFonts w:ascii="仿宋" w:eastAsia="仿宋" w:hAnsi="仿宋"/>
            <w:sz w:val="24"/>
            <w:szCs w:val="24"/>
          </w:rPr>
          <w:t>2022年2月</w:t>
        </w:r>
      </w:ins>
      <w:ins w:id="83" w:author="roger" w:date="2024-05-30T16:32:00Z">
        <w:r w:rsidR="00A9677E">
          <w:rPr>
            <w:rFonts w:ascii="仿宋" w:eastAsia="仿宋" w:hAnsi="仿宋" w:hint="eastAsia"/>
            <w:sz w:val="24"/>
            <w:szCs w:val="24"/>
          </w:rPr>
          <w:t>，</w:t>
        </w:r>
        <w:r w:rsidR="00A9677E" w:rsidRPr="00A9677E">
          <w:rPr>
            <w:rFonts w:ascii="仿宋" w:eastAsia="仿宋" w:hAnsi="仿宋"/>
            <w:sz w:val="24"/>
            <w:szCs w:val="24"/>
          </w:rPr>
          <w:t>Viasat</w:t>
        </w:r>
        <w:r w:rsidR="00A9677E">
          <w:rPr>
            <w:rFonts w:ascii="仿宋" w:eastAsia="仿宋" w:hAnsi="仿宋" w:hint="eastAsia"/>
            <w:sz w:val="24"/>
            <w:szCs w:val="24"/>
          </w:rPr>
          <w:t>公司</w:t>
        </w:r>
        <w:r w:rsidR="00D63A88" w:rsidRPr="00A9677E">
          <w:rPr>
            <w:rFonts w:ascii="仿宋" w:eastAsia="仿宋" w:hAnsi="仿宋"/>
            <w:sz w:val="24"/>
            <w:szCs w:val="24"/>
          </w:rPr>
          <w:t>KA-SAT</w:t>
        </w:r>
        <w:r w:rsidR="00D63A88">
          <w:rPr>
            <w:rFonts w:ascii="仿宋" w:eastAsia="仿宋" w:hAnsi="仿宋"/>
            <w:sz w:val="24"/>
            <w:szCs w:val="24"/>
          </w:rPr>
          <w:t>商业卫星网络</w:t>
        </w:r>
        <w:r w:rsidR="00D63A88">
          <w:rPr>
            <w:rFonts w:ascii="仿宋" w:eastAsia="仿宋" w:hAnsi="仿宋" w:hint="eastAsia"/>
            <w:sz w:val="24"/>
            <w:szCs w:val="24"/>
          </w:rPr>
          <w:t>受到</w:t>
        </w:r>
        <w:r w:rsidR="00D63A88" w:rsidRPr="00A9677E">
          <w:rPr>
            <w:rFonts w:ascii="仿宋" w:eastAsia="仿宋" w:hAnsi="仿宋"/>
            <w:sz w:val="24"/>
            <w:szCs w:val="24"/>
          </w:rPr>
          <w:t>攻击</w:t>
        </w:r>
        <w:r w:rsidR="00D63A88">
          <w:rPr>
            <w:rFonts w:ascii="仿宋" w:eastAsia="仿宋" w:hAnsi="仿宋" w:hint="eastAsia"/>
            <w:sz w:val="24"/>
            <w:szCs w:val="24"/>
          </w:rPr>
          <w:t>，</w:t>
        </w:r>
      </w:ins>
      <w:ins w:id="84" w:author="roger" w:date="2024-05-30T16:33:00Z">
        <w:r w:rsidR="00D63A88">
          <w:rPr>
            <w:rFonts w:ascii="仿宋" w:eastAsia="仿宋" w:hAnsi="仿宋"/>
            <w:sz w:val="24"/>
            <w:szCs w:val="24"/>
          </w:rPr>
          <w:t>数万</w:t>
        </w:r>
        <w:r w:rsidR="00D63A88" w:rsidRPr="00A9677E">
          <w:rPr>
            <w:rFonts w:ascii="仿宋" w:eastAsia="仿宋" w:hAnsi="仿宋"/>
            <w:sz w:val="24"/>
            <w:szCs w:val="24"/>
          </w:rPr>
          <w:t>SATCOM调制解调器被毁坏</w:t>
        </w:r>
        <w:r w:rsidR="00D63A88">
          <w:rPr>
            <w:rFonts w:ascii="仿宋" w:eastAsia="仿宋" w:hAnsi="仿宋" w:hint="eastAsia"/>
            <w:sz w:val="24"/>
            <w:szCs w:val="24"/>
          </w:rPr>
          <w:t>，影响欧洲</w:t>
        </w:r>
        <w:r w:rsidR="00D63A88" w:rsidRPr="00A9677E">
          <w:rPr>
            <w:rFonts w:ascii="仿宋" w:eastAsia="仿宋" w:hAnsi="仿宋"/>
            <w:sz w:val="24"/>
            <w:szCs w:val="24"/>
          </w:rPr>
          <w:t>卫星宽带服务</w:t>
        </w:r>
        <w:r w:rsidR="00D63A88">
          <w:rPr>
            <w:rFonts w:ascii="仿宋" w:eastAsia="仿宋" w:hAnsi="仿宋" w:hint="eastAsia"/>
            <w:sz w:val="24"/>
            <w:szCs w:val="24"/>
          </w:rPr>
          <w:t>近一个月。</w:t>
        </w:r>
      </w:ins>
    </w:p>
    <w:p w:rsidR="00553241" w:rsidRDefault="009E59B2" w:rsidP="00D63A88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  <w:pPrChange w:id="85" w:author="roger" w:date="2024-05-30T16:33:00Z">
          <w:pPr>
            <w:spacing w:before="120" w:after="120" w:line="360" w:lineRule="auto"/>
            <w:ind w:firstLine="420"/>
            <w:jc w:val="left"/>
          </w:pPr>
        </w:pPrChange>
      </w:pPr>
      <w:r>
        <w:rPr>
          <w:rFonts w:ascii="仿宋" w:eastAsia="仿宋" w:hAnsi="仿宋" w:hint="eastAsia"/>
          <w:sz w:val="24"/>
          <w:szCs w:val="24"/>
        </w:rPr>
        <w:t>二是低轨星间链路覆盖全球，对于星上传输数据</w:t>
      </w:r>
      <w:ins w:id="86" w:author="roger" w:date="2024-05-30T16:55:00Z">
        <w:r w:rsidR="00E26911">
          <w:rPr>
            <w:rFonts w:ascii="仿宋" w:eastAsia="仿宋" w:hAnsi="仿宋" w:hint="eastAsia"/>
            <w:sz w:val="24"/>
            <w:szCs w:val="24"/>
          </w:rPr>
          <w:t>流通、</w:t>
        </w:r>
      </w:ins>
      <w:r>
        <w:rPr>
          <w:rFonts w:ascii="仿宋" w:eastAsia="仿宋" w:hAnsi="仿宋" w:hint="eastAsia"/>
          <w:sz w:val="24"/>
          <w:szCs w:val="24"/>
        </w:rPr>
        <w:t>跟踪及实时监控，包括我国在内</w:t>
      </w:r>
      <w:del w:id="87" w:author="roger" w:date="2024-05-30T16:54:00Z">
        <w:r w:rsidDel="00E26911">
          <w:rPr>
            <w:rFonts w:ascii="仿宋" w:eastAsia="仿宋" w:hAnsi="仿宋" w:hint="eastAsia"/>
            <w:sz w:val="24"/>
            <w:szCs w:val="24"/>
          </w:rPr>
          <w:delText>，</w:delText>
        </w:r>
      </w:del>
      <w:r>
        <w:rPr>
          <w:rFonts w:ascii="仿宋" w:eastAsia="仿宋" w:hAnsi="仿宋" w:hint="eastAsia"/>
          <w:sz w:val="24"/>
          <w:szCs w:val="24"/>
        </w:rPr>
        <w:t>受到</w:t>
      </w:r>
      <w:ins w:id="88" w:author="roger" w:date="2024-05-30T16:57:00Z">
        <w:r w:rsidR="00E26911">
          <w:rPr>
            <w:rFonts w:ascii="仿宋" w:eastAsia="仿宋" w:hAnsi="仿宋" w:hint="eastAsia"/>
            <w:sz w:val="24"/>
            <w:szCs w:val="24"/>
          </w:rPr>
          <w:t>美、欧、日等</w:t>
        </w:r>
      </w:ins>
      <w:r>
        <w:rPr>
          <w:rFonts w:ascii="仿宋" w:eastAsia="仿宋" w:hAnsi="仿宋" w:hint="eastAsia"/>
          <w:sz w:val="24"/>
          <w:szCs w:val="24"/>
        </w:rPr>
        <w:t>各国</w:t>
      </w:r>
      <w:ins w:id="89" w:author="roger" w:date="2024-05-30T16:54:00Z">
        <w:r w:rsidR="00E26911">
          <w:rPr>
            <w:rFonts w:ascii="仿宋" w:eastAsia="仿宋" w:hAnsi="仿宋" w:hint="eastAsia"/>
            <w:sz w:val="24"/>
            <w:szCs w:val="24"/>
          </w:rPr>
          <w:t>政府</w:t>
        </w:r>
      </w:ins>
      <w:del w:id="90" w:author="roger" w:date="2024-05-30T16:54:00Z">
        <w:r w:rsidDel="00E26911">
          <w:rPr>
            <w:rFonts w:ascii="仿宋" w:eastAsia="仿宋" w:hAnsi="仿宋" w:hint="eastAsia"/>
            <w:sz w:val="24"/>
            <w:szCs w:val="24"/>
          </w:rPr>
          <w:delText>政府</w:delText>
        </w:r>
      </w:del>
      <w:r>
        <w:rPr>
          <w:rFonts w:ascii="仿宋" w:eastAsia="仿宋" w:hAnsi="仿宋" w:hint="eastAsia"/>
          <w:sz w:val="24"/>
          <w:szCs w:val="24"/>
        </w:rPr>
        <w:t>重视，</w:t>
      </w:r>
      <w:r w:rsidR="005E200A">
        <w:rPr>
          <w:rFonts w:ascii="仿宋" w:eastAsia="仿宋" w:hAnsi="仿宋" w:hint="eastAsia"/>
          <w:sz w:val="24"/>
          <w:szCs w:val="24"/>
        </w:rPr>
        <w:t>但</w:t>
      </w:r>
      <w:ins w:id="91" w:author="roger" w:date="2024-05-30T16:54:00Z">
        <w:r w:rsidR="00E26911">
          <w:rPr>
            <w:rFonts w:ascii="仿宋" w:eastAsia="仿宋" w:hAnsi="仿宋" w:hint="eastAsia"/>
            <w:sz w:val="24"/>
            <w:szCs w:val="24"/>
          </w:rPr>
          <w:t>在协议</w:t>
        </w:r>
      </w:ins>
      <w:ins w:id="92" w:author="roger" w:date="2024-05-30T16:58:00Z">
        <w:r w:rsidR="00E26911">
          <w:rPr>
            <w:rFonts w:ascii="仿宋" w:eastAsia="仿宋" w:hAnsi="仿宋" w:hint="eastAsia"/>
            <w:sz w:val="24"/>
            <w:szCs w:val="24"/>
          </w:rPr>
          <w:t>规范</w:t>
        </w:r>
      </w:ins>
      <w:ins w:id="93" w:author="roger" w:date="2024-05-30T16:54:00Z">
        <w:r w:rsidR="00E26911">
          <w:rPr>
            <w:rFonts w:ascii="仿宋" w:eastAsia="仿宋" w:hAnsi="仿宋" w:hint="eastAsia"/>
            <w:sz w:val="24"/>
            <w:szCs w:val="24"/>
          </w:rPr>
          <w:t>层面</w:t>
        </w:r>
      </w:ins>
      <w:r>
        <w:rPr>
          <w:rFonts w:ascii="仿宋" w:eastAsia="仿宋" w:hAnsi="仿宋" w:hint="eastAsia"/>
          <w:sz w:val="24"/>
          <w:szCs w:val="24"/>
        </w:rPr>
        <w:t>尚未达成</w:t>
      </w:r>
      <w:r w:rsidR="005E200A">
        <w:rPr>
          <w:rFonts w:ascii="仿宋" w:eastAsia="仿宋" w:hAnsi="仿宋" w:hint="eastAsia"/>
          <w:sz w:val="24"/>
          <w:szCs w:val="24"/>
        </w:rPr>
        <w:t>广泛</w:t>
      </w:r>
      <w:r>
        <w:rPr>
          <w:rFonts w:ascii="仿宋" w:eastAsia="仿宋" w:hAnsi="仿宋" w:hint="eastAsia"/>
          <w:sz w:val="24"/>
          <w:szCs w:val="24"/>
        </w:rPr>
        <w:t>共识</w:t>
      </w:r>
      <w:ins w:id="94" w:author="roger" w:date="2024-05-30T16:57:00Z">
        <w:r w:rsidR="00E26911">
          <w:rPr>
            <w:rFonts w:ascii="仿宋" w:eastAsia="仿宋" w:hAnsi="仿宋" w:hint="eastAsia"/>
            <w:sz w:val="24"/>
            <w:szCs w:val="24"/>
          </w:rPr>
          <w:t>并</w:t>
        </w:r>
      </w:ins>
      <w:ins w:id="95" w:author="roger" w:date="2024-05-30T16:54:00Z">
        <w:r w:rsidR="00E26911">
          <w:rPr>
            <w:rFonts w:ascii="仿宋" w:eastAsia="仿宋" w:hAnsi="仿宋" w:hint="eastAsia"/>
            <w:sz w:val="24"/>
            <w:szCs w:val="24"/>
          </w:rPr>
          <w:t>实现全球动态监管</w:t>
        </w:r>
      </w:ins>
      <w:r>
        <w:rPr>
          <w:rFonts w:ascii="仿宋" w:eastAsia="仿宋" w:hAnsi="仿宋" w:hint="eastAsia"/>
          <w:sz w:val="24"/>
          <w:szCs w:val="24"/>
        </w:rPr>
        <w:t>。</w:t>
      </w:r>
    </w:p>
    <w:p w:rsidR="00D63A88" w:rsidRDefault="00D63A88">
      <w:pPr>
        <w:spacing w:before="120" w:after="120" w:line="360" w:lineRule="auto"/>
        <w:jc w:val="left"/>
        <w:rPr>
          <w:ins w:id="96" w:author="roger" w:date="2024-05-30T16:34:00Z"/>
          <w:rFonts w:ascii="仿宋" w:eastAsia="仿宋" w:hAnsi="仿宋" w:cs="Arial"/>
          <w:b/>
          <w:sz w:val="24"/>
          <w:szCs w:val="24"/>
        </w:rPr>
      </w:pP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 w:hint="eastAsia"/>
          <w:b/>
          <w:sz w:val="24"/>
          <w:szCs w:val="24"/>
        </w:rPr>
        <w:t>四</w:t>
      </w:r>
      <w:r>
        <w:rPr>
          <w:rFonts w:ascii="仿宋" w:eastAsia="仿宋" w:hAnsi="仿宋" w:cs="Arial"/>
          <w:b/>
          <w:sz w:val="24"/>
          <w:szCs w:val="24"/>
        </w:rPr>
        <w:t>、我国星间链路发展展望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1、技术融合方面：加强激光通信、高低轨协同、人工智能等技术研发应用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sz w:val="24"/>
          <w:szCs w:val="24"/>
        </w:rPr>
        <w:t>美欧在星间链路等技术方面占据主导权，</w:t>
      </w:r>
      <w:r>
        <w:rPr>
          <w:rFonts w:ascii="仿宋" w:eastAsia="仿宋" w:hAnsi="仿宋" w:hint="eastAsia"/>
          <w:sz w:val="24"/>
          <w:szCs w:val="24"/>
        </w:rPr>
        <w:t>建议充分吸纳商业航天力量，针对高、低轨混</w:t>
      </w:r>
      <w:r w:rsidR="005E200A">
        <w:rPr>
          <w:rFonts w:ascii="仿宋" w:eastAsia="仿宋" w:hAnsi="仿宋" w:hint="eastAsia"/>
          <w:sz w:val="24"/>
          <w:szCs w:val="24"/>
        </w:rPr>
        <w:t>合星座星间链路开展激光通信、路由管理、人工智能等新兴技术融合应用</w:t>
      </w:r>
      <w:r>
        <w:rPr>
          <w:rFonts w:ascii="仿宋" w:eastAsia="仿宋" w:hAnsi="仿宋" w:hint="eastAsia"/>
          <w:sz w:val="24"/>
          <w:szCs w:val="24"/>
        </w:rPr>
        <w:t>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lastRenderedPageBreak/>
        <w:t>2、产业合作方面：发挥政策引导作用，开展全球星间链路资源共享及商业应用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sz w:val="24"/>
          <w:szCs w:val="24"/>
        </w:rPr>
        <w:t>把握与周边及友好国家合作机遇，依托金砖联盟、一带一路计划等，将共同发展卫星互联网纳入双边协议，充分开放共享星间链路轨道资源，促进新业态、新产品、新场景落地。</w:t>
      </w:r>
    </w:p>
    <w:p w:rsidR="00947BE5" w:rsidRDefault="00E3601F">
      <w:pPr>
        <w:spacing w:before="120" w:after="120" w:line="360" w:lineRule="auto"/>
        <w:ind w:firstLine="420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cs="Arial"/>
          <w:b/>
          <w:sz w:val="24"/>
          <w:szCs w:val="24"/>
        </w:rPr>
        <w:t>3</w:t>
      </w:r>
      <w:r w:rsidR="009E59B2">
        <w:rPr>
          <w:rFonts w:ascii="仿宋" w:eastAsia="仿宋" w:hAnsi="仿宋" w:cs="Arial"/>
          <w:b/>
          <w:sz w:val="24"/>
          <w:szCs w:val="24"/>
        </w:rPr>
        <w:t>、安全保障方面：建立安全可控的星间链路动态</w:t>
      </w:r>
      <w:r w:rsidR="009E59B2">
        <w:rPr>
          <w:rFonts w:ascii="仿宋" w:eastAsia="仿宋" w:hAnsi="仿宋" w:cs="Arial" w:hint="eastAsia"/>
          <w:b/>
          <w:sz w:val="24"/>
          <w:szCs w:val="24"/>
        </w:rPr>
        <w:t>监管</w:t>
      </w:r>
      <w:r>
        <w:rPr>
          <w:rFonts w:ascii="仿宋" w:eastAsia="仿宋" w:hAnsi="仿宋" w:cs="Arial"/>
          <w:b/>
          <w:sz w:val="24"/>
          <w:szCs w:val="24"/>
        </w:rPr>
        <w:t>机制</w:t>
      </w:r>
    </w:p>
    <w:p w:rsidR="00E26911" w:rsidRDefault="005E200A" w:rsidP="00E3601F">
      <w:pPr>
        <w:spacing w:before="120" w:after="120" w:line="360" w:lineRule="auto"/>
        <w:ind w:firstLine="420"/>
        <w:jc w:val="left"/>
        <w:rPr>
          <w:ins w:id="97" w:author="roger" w:date="2024-05-30T16:59:00Z"/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一是</w:t>
      </w:r>
      <w:r w:rsidR="00E3601F">
        <w:rPr>
          <w:rFonts w:ascii="仿宋" w:eastAsia="仿宋" w:hAnsi="仿宋" w:cs="Arial"/>
          <w:sz w:val="24"/>
          <w:szCs w:val="24"/>
        </w:rPr>
        <w:t>成立卫星</w:t>
      </w:r>
      <w:r w:rsidR="00E3601F">
        <w:rPr>
          <w:rFonts w:ascii="仿宋" w:eastAsia="仿宋" w:hAnsi="仿宋" w:cs="Arial" w:hint="eastAsia"/>
          <w:sz w:val="24"/>
          <w:szCs w:val="24"/>
        </w:rPr>
        <w:t>互联网</w:t>
      </w:r>
      <w:r w:rsidR="00E3601F">
        <w:rPr>
          <w:rFonts w:ascii="仿宋" w:eastAsia="仿宋" w:hAnsi="仿宋" w:cs="Arial"/>
          <w:sz w:val="24"/>
          <w:szCs w:val="24"/>
        </w:rPr>
        <w:t>安全联盟，</w:t>
      </w:r>
      <w:r w:rsidR="00E3601F">
        <w:rPr>
          <w:rFonts w:ascii="仿宋" w:eastAsia="仿宋" w:hAnsi="仿宋" w:cs="Arial" w:hint="eastAsia"/>
          <w:sz w:val="24"/>
          <w:szCs w:val="24"/>
        </w:rPr>
        <w:t>针对</w:t>
      </w:r>
      <w:r w:rsidR="00E3601F">
        <w:rPr>
          <w:rFonts w:ascii="仿宋" w:eastAsia="仿宋" w:hAnsi="仿宋" w:cs="Arial"/>
          <w:sz w:val="24"/>
          <w:szCs w:val="24"/>
        </w:rPr>
        <w:t>复杂环境</w:t>
      </w:r>
      <w:r w:rsidR="00E3601F">
        <w:rPr>
          <w:rFonts w:ascii="仿宋" w:eastAsia="仿宋" w:hAnsi="仿宋" w:cs="Arial" w:hint="eastAsia"/>
          <w:sz w:val="24"/>
          <w:szCs w:val="24"/>
        </w:rPr>
        <w:t>下的</w:t>
      </w:r>
      <w:r w:rsidR="009E59B2">
        <w:rPr>
          <w:rFonts w:ascii="仿宋" w:eastAsia="仿宋" w:hAnsi="仿宋" w:cs="Arial"/>
          <w:sz w:val="24"/>
          <w:szCs w:val="24"/>
        </w:rPr>
        <w:t>星间链路加强卫星设备间互联认证及抗干扰、抗截获、防入侵</w:t>
      </w:r>
      <w:r w:rsidR="00E3601F">
        <w:rPr>
          <w:rFonts w:ascii="仿宋" w:eastAsia="仿宋" w:hAnsi="仿宋" w:cs="Arial"/>
          <w:sz w:val="24"/>
          <w:szCs w:val="24"/>
        </w:rPr>
        <w:t>等安全加密技术应用</w:t>
      </w:r>
      <w:r w:rsidR="009E59B2">
        <w:rPr>
          <w:rFonts w:ascii="仿宋" w:eastAsia="仿宋" w:hAnsi="仿宋" w:cs="Arial" w:hint="eastAsia"/>
          <w:sz w:val="24"/>
          <w:szCs w:val="24"/>
        </w:rPr>
        <w:t>。</w:t>
      </w:r>
    </w:p>
    <w:p w:rsidR="00947BE5" w:rsidRDefault="005E200A" w:rsidP="00E3601F">
      <w:pPr>
        <w:spacing w:before="120" w:after="120" w:line="360" w:lineRule="auto"/>
        <w:ind w:firstLine="420"/>
        <w:jc w:val="left"/>
        <w:rPr>
          <w:rFonts w:ascii="仿宋" w:eastAsia="仿宋" w:hAnsi="仿宋" w:cs="Arial"/>
          <w:sz w:val="24"/>
          <w:szCs w:val="24"/>
        </w:rPr>
      </w:pPr>
      <w:bookmarkStart w:id="98" w:name="_GoBack"/>
      <w:bookmarkEnd w:id="98"/>
      <w:r>
        <w:rPr>
          <w:rFonts w:ascii="仿宋" w:eastAsia="仿宋" w:hAnsi="仿宋" w:cs="Arial" w:hint="eastAsia"/>
          <w:sz w:val="24"/>
          <w:szCs w:val="24"/>
        </w:rPr>
        <w:t>二是</w:t>
      </w:r>
      <w:r w:rsidR="00E3601F">
        <w:rPr>
          <w:rFonts w:ascii="仿宋" w:eastAsia="仿宋" w:hAnsi="仿宋" w:cs="Arial" w:hint="eastAsia"/>
          <w:sz w:val="24"/>
          <w:szCs w:val="24"/>
        </w:rPr>
        <w:t>在一带一路框架内联合有关国家制定星上数据跨国监管标准，针对N</w:t>
      </w:r>
      <w:r w:rsidR="00E3601F">
        <w:rPr>
          <w:rFonts w:ascii="仿宋" w:eastAsia="仿宋" w:hAnsi="仿宋" w:cs="Arial"/>
          <w:sz w:val="24"/>
          <w:szCs w:val="24"/>
        </w:rPr>
        <w:t>TN</w:t>
      </w:r>
      <w:r w:rsidR="00E3601F">
        <w:rPr>
          <w:rFonts w:ascii="仿宋" w:eastAsia="仿宋" w:hAnsi="仿宋" w:cs="Arial" w:hint="eastAsia"/>
          <w:sz w:val="24"/>
          <w:szCs w:val="24"/>
        </w:rPr>
        <w:t>手机直连、北斗短报文等出海业务探索跨国星间数据共享。</w:t>
      </w:r>
    </w:p>
    <w:p w:rsidR="00E3601F" w:rsidRDefault="00E3601F">
      <w:pPr>
        <w:spacing w:before="120" w:after="120" w:line="360" w:lineRule="auto"/>
        <w:jc w:val="left"/>
        <w:rPr>
          <w:rFonts w:ascii="仿宋" w:eastAsia="仿宋" w:hAnsi="仿宋" w:cs="Arial"/>
          <w:sz w:val="24"/>
          <w:szCs w:val="24"/>
        </w:rPr>
      </w:pP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参考资料：</w:t>
      </w: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1、信达证券《卫星：大国科技竞技场，太空经济新引擎》</w:t>
      </w: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2、左海，郭洋，吴洪亮，吴巧玲《浅析“星链”卫星系统的发展及其影响》</w:t>
      </w:r>
    </w:p>
    <w:p w:rsidR="00947BE5" w:rsidRDefault="00E3601F">
      <w:pPr>
        <w:spacing w:before="120" w:after="120" w:line="360" w:lineRule="auto"/>
        <w:jc w:val="left"/>
        <w:rPr>
          <w:rFonts w:ascii="仿宋" w:eastAsia="仿宋" w:hAnsi="仿宋" w:cs="Arial"/>
          <w:sz w:val="24"/>
          <w:szCs w:val="24"/>
        </w:rPr>
      </w:pPr>
      <w:r>
        <w:rPr>
          <w:rFonts w:ascii="仿宋" w:eastAsia="仿宋" w:hAnsi="仿宋" w:cs="Arial" w:hint="eastAsia"/>
          <w:sz w:val="24"/>
          <w:szCs w:val="24"/>
        </w:rPr>
        <w:t>3、“星间链路”是卫星通信服务全球通信关键技术（</w:t>
      </w:r>
      <w:r>
        <w:rPr>
          <w:rFonts w:ascii="仿宋" w:eastAsia="仿宋" w:hAnsi="仿宋" w:cs="Arial"/>
          <w:sz w:val="24"/>
          <w:szCs w:val="24"/>
        </w:rPr>
        <w:t>https://mp.weixin.qq.com/s/4o95bPDirHpfD74JhCkXiQ</w:t>
      </w:r>
      <w:r>
        <w:rPr>
          <w:rFonts w:ascii="仿宋" w:eastAsia="仿宋" w:hAnsi="仿宋" w:cs="Arial" w:hint="eastAsia"/>
          <w:sz w:val="24"/>
          <w:szCs w:val="24"/>
        </w:rPr>
        <w:t>）</w:t>
      </w:r>
    </w:p>
    <w:sectPr w:rsidR="00947BE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BC8" w:rsidRDefault="00D62BC8" w:rsidP="00D55D88">
      <w:r>
        <w:separator/>
      </w:r>
    </w:p>
  </w:endnote>
  <w:endnote w:type="continuationSeparator" w:id="0">
    <w:p w:rsidR="00D62BC8" w:rsidRDefault="00D62BC8" w:rsidP="00D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BC8" w:rsidRDefault="00D62BC8" w:rsidP="00D55D88">
      <w:r>
        <w:separator/>
      </w:r>
    </w:p>
  </w:footnote>
  <w:footnote w:type="continuationSeparator" w:id="0">
    <w:p w:rsidR="00D62BC8" w:rsidRDefault="00D62BC8" w:rsidP="00D55D8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ger">
    <w15:presenceInfo w15:providerId="Windows Live" w15:userId="a6870229cc886f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trackRevisions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DAC"/>
    <w:rsid w:val="00055AE0"/>
    <w:rsid w:val="000918CB"/>
    <w:rsid w:val="000C0DD5"/>
    <w:rsid w:val="000E40A5"/>
    <w:rsid w:val="001209E2"/>
    <w:rsid w:val="00164480"/>
    <w:rsid w:val="002104E2"/>
    <w:rsid w:val="00221595"/>
    <w:rsid w:val="00250A25"/>
    <w:rsid w:val="002A6737"/>
    <w:rsid w:val="002C01A4"/>
    <w:rsid w:val="003147F9"/>
    <w:rsid w:val="00323D74"/>
    <w:rsid w:val="00327B66"/>
    <w:rsid w:val="00340442"/>
    <w:rsid w:val="003423BA"/>
    <w:rsid w:val="00385CED"/>
    <w:rsid w:val="00393BD0"/>
    <w:rsid w:val="003B19B1"/>
    <w:rsid w:val="00427FFD"/>
    <w:rsid w:val="004340CD"/>
    <w:rsid w:val="00450CDC"/>
    <w:rsid w:val="00461328"/>
    <w:rsid w:val="004D75B9"/>
    <w:rsid w:val="00515131"/>
    <w:rsid w:val="00517DAC"/>
    <w:rsid w:val="00553241"/>
    <w:rsid w:val="005A771E"/>
    <w:rsid w:val="005C1B18"/>
    <w:rsid w:val="005E200A"/>
    <w:rsid w:val="0060179A"/>
    <w:rsid w:val="006F5CEA"/>
    <w:rsid w:val="00716D25"/>
    <w:rsid w:val="0072742E"/>
    <w:rsid w:val="00734A9D"/>
    <w:rsid w:val="00762096"/>
    <w:rsid w:val="00764947"/>
    <w:rsid w:val="00772CE9"/>
    <w:rsid w:val="007B7D27"/>
    <w:rsid w:val="007C156E"/>
    <w:rsid w:val="007F500A"/>
    <w:rsid w:val="008330D8"/>
    <w:rsid w:val="00863B39"/>
    <w:rsid w:val="00897A1D"/>
    <w:rsid w:val="008C2314"/>
    <w:rsid w:val="008D06B5"/>
    <w:rsid w:val="008D0F28"/>
    <w:rsid w:val="0093203A"/>
    <w:rsid w:val="00932903"/>
    <w:rsid w:val="00941C5F"/>
    <w:rsid w:val="00947BE5"/>
    <w:rsid w:val="00971D1E"/>
    <w:rsid w:val="009C7D11"/>
    <w:rsid w:val="009E59B2"/>
    <w:rsid w:val="00A445BA"/>
    <w:rsid w:val="00A5117A"/>
    <w:rsid w:val="00A64080"/>
    <w:rsid w:val="00A9677E"/>
    <w:rsid w:val="00AD16A7"/>
    <w:rsid w:val="00AE080B"/>
    <w:rsid w:val="00B16063"/>
    <w:rsid w:val="00B37C9A"/>
    <w:rsid w:val="00B637B2"/>
    <w:rsid w:val="00B65E55"/>
    <w:rsid w:val="00BE424C"/>
    <w:rsid w:val="00C0607B"/>
    <w:rsid w:val="00C07B1A"/>
    <w:rsid w:val="00C83B27"/>
    <w:rsid w:val="00CE609F"/>
    <w:rsid w:val="00D502F0"/>
    <w:rsid w:val="00D55D88"/>
    <w:rsid w:val="00D62BC8"/>
    <w:rsid w:val="00D63A88"/>
    <w:rsid w:val="00D70E1A"/>
    <w:rsid w:val="00D7130E"/>
    <w:rsid w:val="00E225F5"/>
    <w:rsid w:val="00E26911"/>
    <w:rsid w:val="00E353A4"/>
    <w:rsid w:val="00E3601F"/>
    <w:rsid w:val="00E4002E"/>
    <w:rsid w:val="00EE084E"/>
    <w:rsid w:val="00F214BA"/>
    <w:rsid w:val="00F231F3"/>
    <w:rsid w:val="00F37B2F"/>
    <w:rsid w:val="00F648B5"/>
    <w:rsid w:val="00FC11D6"/>
    <w:rsid w:val="00FD0C6D"/>
    <w:rsid w:val="10C730E9"/>
    <w:rsid w:val="178D249B"/>
    <w:rsid w:val="18A84210"/>
    <w:rsid w:val="1F502E6E"/>
    <w:rsid w:val="20BB6480"/>
    <w:rsid w:val="3401735D"/>
    <w:rsid w:val="39D12CC6"/>
    <w:rsid w:val="42A83EAC"/>
    <w:rsid w:val="4B8166BB"/>
    <w:rsid w:val="5585062D"/>
    <w:rsid w:val="60D400EB"/>
    <w:rsid w:val="61B73BB5"/>
    <w:rsid w:val="67A81366"/>
    <w:rsid w:val="751D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40D35"/>
  <w15:docId w15:val="{0F1A7C94-0408-4E82-BF87-214EC3E5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annotation subject"/>
    <w:basedOn w:val="a3"/>
    <w:next w:val="a3"/>
    <w:link w:val="a8"/>
    <w:uiPriority w:val="99"/>
    <w:semiHidden/>
    <w:unhideWhenUsed/>
    <w:qFormat/>
    <w:rPr>
      <w:b/>
      <w:bCs/>
    </w:rPr>
  </w:style>
  <w:style w:type="character" w:styleId="a9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8">
    <w:name w:val="批注主题 字符"/>
    <w:basedOn w:val="a4"/>
    <w:link w:val="a7"/>
    <w:uiPriority w:val="99"/>
    <w:semiHidden/>
    <w:qFormat/>
    <w:rPr>
      <w:b/>
      <w:bCs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ab">
    <w:name w:val="header"/>
    <w:basedOn w:val="a"/>
    <w:link w:val="ac"/>
    <w:uiPriority w:val="99"/>
    <w:unhideWhenUsed/>
    <w:rsid w:val="00D55D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D55D88"/>
    <w:rPr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D55D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D55D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5C68C-90F3-4F47-BB5D-4A8DDD7A6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roger</cp:lastModifiedBy>
  <cp:revision>10</cp:revision>
  <dcterms:created xsi:type="dcterms:W3CDTF">2024-05-14T01:38:00Z</dcterms:created>
  <dcterms:modified xsi:type="dcterms:W3CDTF">2024-05-30T08:59:00Z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562F29546D8C4F43AA3641113AFBEFEE_13</vt:lpwstr>
  </property>
</Properties>
</file>