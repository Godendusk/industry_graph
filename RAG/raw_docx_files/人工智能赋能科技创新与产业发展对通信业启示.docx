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A2EE9" w14:textId="6CA954CC" w:rsidR="004E12D9" w:rsidRPr="0057312E" w:rsidRDefault="0057312E" w:rsidP="00944B5A">
      <w:pPr>
        <w:spacing w:afterLines="50" w:after="156"/>
        <w:ind w:firstLineChars="0" w:firstLine="0"/>
        <w:jc w:val="center"/>
        <w:rPr>
          <w:rFonts w:ascii="仿宋" w:eastAsia="仿宋" w:hAnsi="仿宋" w:hint="eastAsia"/>
          <w:b/>
          <w:bCs/>
          <w:sz w:val="36"/>
          <w:szCs w:val="40"/>
        </w:rPr>
      </w:pPr>
      <w:r w:rsidRPr="0057312E">
        <w:rPr>
          <w:rFonts w:ascii="仿宋" w:eastAsia="仿宋" w:hAnsi="仿宋" w:hint="eastAsia"/>
          <w:b/>
          <w:bCs/>
          <w:sz w:val="36"/>
          <w:szCs w:val="40"/>
        </w:rPr>
        <w:t>人工智能赋能科技创新与产业发展对通信业启示</w:t>
      </w:r>
    </w:p>
    <w:p w14:paraId="0CC89A62" w14:textId="1182A4D6" w:rsidR="004E12D9" w:rsidRDefault="004E12D9" w:rsidP="00666257">
      <w:pPr>
        <w:spacing w:line="360" w:lineRule="auto"/>
        <w:ind w:firstLine="480"/>
        <w:rPr>
          <w:rFonts w:ascii="仿宋" w:eastAsia="仿宋" w:hAnsi="仿宋" w:hint="eastAsia"/>
          <w:sz w:val="24"/>
        </w:rPr>
      </w:pPr>
      <w:r>
        <w:rPr>
          <w:rFonts w:ascii="仿宋" w:eastAsia="仿宋" w:hAnsi="仿宋" w:hint="eastAsia"/>
          <w:sz w:val="24"/>
        </w:rPr>
        <w:t>人工智能</w:t>
      </w:r>
      <w:r w:rsidR="00CE6879">
        <w:rPr>
          <w:rFonts w:ascii="仿宋" w:eastAsia="仿宋" w:hAnsi="仿宋" w:hint="eastAsia"/>
          <w:sz w:val="24"/>
        </w:rPr>
        <w:t>具有巨大的</w:t>
      </w:r>
      <w:r w:rsidR="00CD42C9">
        <w:rPr>
          <w:rFonts w:ascii="仿宋" w:eastAsia="仿宋" w:hAnsi="仿宋" w:hint="eastAsia"/>
          <w:sz w:val="24"/>
        </w:rPr>
        <w:t>技术</w:t>
      </w:r>
      <w:r w:rsidR="00CE6879">
        <w:rPr>
          <w:rFonts w:ascii="仿宋" w:eastAsia="仿宋" w:hAnsi="仿宋" w:hint="eastAsia"/>
          <w:sz w:val="24"/>
        </w:rPr>
        <w:t>潜能和产业潜力，</w:t>
      </w:r>
      <w:r w:rsidR="006E6ED1">
        <w:rPr>
          <w:rFonts w:ascii="仿宋" w:eastAsia="仿宋" w:hAnsi="仿宋" w:hint="eastAsia"/>
          <w:sz w:val="24"/>
        </w:rPr>
        <w:t>是</w:t>
      </w:r>
      <w:r w:rsidR="00B778A4">
        <w:rPr>
          <w:rFonts w:ascii="仿宋" w:eastAsia="仿宋" w:hAnsi="仿宋" w:hint="eastAsia"/>
          <w:sz w:val="24"/>
        </w:rPr>
        <w:t>未来十年</w:t>
      </w:r>
      <w:r w:rsidR="00CD42C9">
        <w:rPr>
          <w:rFonts w:ascii="仿宋" w:eastAsia="仿宋" w:hAnsi="仿宋" w:hint="eastAsia"/>
          <w:sz w:val="24"/>
        </w:rPr>
        <w:t>全球</w:t>
      </w:r>
      <w:r w:rsidR="00CE6879" w:rsidRPr="00CE6879">
        <w:rPr>
          <w:rFonts w:ascii="仿宋" w:eastAsia="仿宋" w:hAnsi="仿宋" w:hint="eastAsia"/>
          <w:sz w:val="24"/>
        </w:rPr>
        <w:t>科技竞争和</w:t>
      </w:r>
      <w:r w:rsidR="00BD3809">
        <w:rPr>
          <w:rFonts w:ascii="仿宋" w:eastAsia="仿宋" w:hAnsi="仿宋" w:hint="eastAsia"/>
          <w:sz w:val="24"/>
        </w:rPr>
        <w:t>产业</w:t>
      </w:r>
      <w:r w:rsidR="00CE6879" w:rsidRPr="00CE6879">
        <w:rPr>
          <w:rFonts w:ascii="仿宋" w:eastAsia="仿宋" w:hAnsi="仿宋" w:hint="eastAsia"/>
          <w:sz w:val="24"/>
        </w:rPr>
        <w:t>发展</w:t>
      </w:r>
      <w:r w:rsidR="00BD3809">
        <w:rPr>
          <w:rFonts w:ascii="仿宋" w:eastAsia="仿宋" w:hAnsi="仿宋" w:hint="eastAsia"/>
          <w:sz w:val="24"/>
        </w:rPr>
        <w:t>的</w:t>
      </w:r>
      <w:r w:rsidR="006E6ED1">
        <w:rPr>
          <w:rFonts w:ascii="仿宋" w:eastAsia="仿宋" w:hAnsi="仿宋" w:hint="eastAsia"/>
          <w:sz w:val="24"/>
        </w:rPr>
        <w:t>战略</w:t>
      </w:r>
      <w:r w:rsidR="00CE6879" w:rsidRPr="00CE6879">
        <w:rPr>
          <w:rFonts w:ascii="仿宋" w:eastAsia="仿宋" w:hAnsi="仿宋" w:hint="eastAsia"/>
          <w:sz w:val="24"/>
        </w:rPr>
        <w:t>制高点</w:t>
      </w:r>
      <w:r w:rsidR="006E6ED1">
        <w:rPr>
          <w:rFonts w:ascii="仿宋" w:eastAsia="仿宋" w:hAnsi="仿宋" w:hint="eastAsia"/>
          <w:sz w:val="24"/>
        </w:rPr>
        <w:t>，</w:t>
      </w:r>
      <w:r w:rsidR="005B140D">
        <w:rPr>
          <w:rFonts w:ascii="仿宋" w:eastAsia="仿宋" w:hAnsi="仿宋" w:hint="eastAsia"/>
          <w:sz w:val="24"/>
        </w:rPr>
        <w:t>抓住这一轮难得发展机遇，将有利于打造科技强国优势</w:t>
      </w:r>
      <w:r w:rsidR="009F67F7">
        <w:rPr>
          <w:rFonts w:ascii="仿宋" w:eastAsia="仿宋" w:hAnsi="仿宋" w:hint="eastAsia"/>
          <w:sz w:val="24"/>
        </w:rPr>
        <w:t>和推进产业体系现代化升级。通信业应加快运营技术创新，着力人工智能根技术创新和</w:t>
      </w:r>
      <w:r w:rsidR="001B699A">
        <w:rPr>
          <w:rFonts w:ascii="仿宋" w:eastAsia="仿宋" w:hAnsi="仿宋" w:hint="eastAsia"/>
          <w:sz w:val="24"/>
        </w:rPr>
        <w:t>开辟操作系统级产品服务</w:t>
      </w:r>
      <w:r w:rsidR="009F67F7">
        <w:rPr>
          <w:rFonts w:ascii="仿宋" w:eastAsia="仿宋" w:hAnsi="仿宋" w:hint="eastAsia"/>
          <w:sz w:val="24"/>
        </w:rPr>
        <w:t>，</w:t>
      </w:r>
      <w:r w:rsidR="001B699A">
        <w:rPr>
          <w:rFonts w:ascii="仿宋" w:eastAsia="仿宋" w:hAnsi="仿宋" w:hint="eastAsia"/>
          <w:sz w:val="24"/>
        </w:rPr>
        <w:t>为</w:t>
      </w:r>
      <w:r w:rsidR="009F67F7">
        <w:rPr>
          <w:rFonts w:ascii="仿宋" w:eastAsia="仿宋" w:hAnsi="仿宋" w:hint="eastAsia"/>
          <w:sz w:val="24"/>
        </w:rPr>
        <w:t>科技强国</w:t>
      </w:r>
      <w:r w:rsidR="001B699A">
        <w:rPr>
          <w:rFonts w:ascii="仿宋" w:eastAsia="仿宋" w:hAnsi="仿宋" w:hint="eastAsia"/>
          <w:sz w:val="24"/>
        </w:rPr>
        <w:t>构建</w:t>
      </w:r>
      <w:r w:rsidR="009F67F7">
        <w:rPr>
          <w:rFonts w:ascii="仿宋" w:eastAsia="仿宋" w:hAnsi="仿宋" w:hint="eastAsia"/>
          <w:sz w:val="24"/>
        </w:rPr>
        <w:t>人工智能优势</w:t>
      </w:r>
      <w:r w:rsidR="001B699A">
        <w:rPr>
          <w:rFonts w:ascii="仿宋" w:eastAsia="仿宋" w:hAnsi="仿宋" w:hint="eastAsia"/>
          <w:sz w:val="24"/>
        </w:rPr>
        <w:t>、为</w:t>
      </w:r>
      <w:r w:rsidR="009F67F7">
        <w:rPr>
          <w:rFonts w:ascii="仿宋" w:eastAsia="仿宋" w:hAnsi="仿宋" w:hint="eastAsia"/>
          <w:sz w:val="24"/>
        </w:rPr>
        <w:t>现代产业体系</w:t>
      </w:r>
      <w:r w:rsidR="001B699A">
        <w:rPr>
          <w:rFonts w:ascii="仿宋" w:eastAsia="仿宋" w:hAnsi="仿宋" w:hint="eastAsia"/>
          <w:sz w:val="24"/>
        </w:rPr>
        <w:t>筑牢智能底座。</w:t>
      </w:r>
      <w:r w:rsidR="001B699A" w:rsidDel="001B699A">
        <w:rPr>
          <w:rFonts w:ascii="仿宋" w:eastAsia="仿宋" w:hAnsi="仿宋" w:hint="eastAsia"/>
          <w:sz w:val="24"/>
        </w:rPr>
        <w:t xml:space="preserve"> </w:t>
      </w:r>
    </w:p>
    <w:p w14:paraId="06D76BDC" w14:textId="6A4D59CB" w:rsidR="004E12D9" w:rsidRDefault="00F12FF5" w:rsidP="004E12D9">
      <w:pPr>
        <w:pStyle w:val="2"/>
        <w:ind w:firstLineChars="0" w:firstLine="0"/>
        <w:rPr>
          <w:sz w:val="24"/>
          <w:szCs w:val="20"/>
        </w:rPr>
      </w:pPr>
      <w:r>
        <w:rPr>
          <w:rFonts w:hint="eastAsia"/>
          <w:sz w:val="24"/>
          <w:szCs w:val="20"/>
        </w:rPr>
        <w:t>一、</w:t>
      </w:r>
      <w:r w:rsidR="00455727">
        <w:rPr>
          <w:rFonts w:hint="eastAsia"/>
          <w:sz w:val="24"/>
          <w:szCs w:val="20"/>
        </w:rPr>
        <w:t>人工智能</w:t>
      </w:r>
      <w:r w:rsidR="00D94F89">
        <w:rPr>
          <w:rFonts w:hint="eastAsia"/>
          <w:sz w:val="24"/>
          <w:szCs w:val="20"/>
        </w:rPr>
        <w:t>创新</w:t>
      </w:r>
      <w:r w:rsidR="00455727">
        <w:rPr>
          <w:rFonts w:hint="eastAsia"/>
          <w:sz w:val="24"/>
          <w:szCs w:val="20"/>
        </w:rPr>
        <w:t>广泛</w:t>
      </w:r>
      <w:r w:rsidR="00D94F89">
        <w:rPr>
          <w:rFonts w:hint="eastAsia"/>
          <w:sz w:val="24"/>
          <w:szCs w:val="20"/>
        </w:rPr>
        <w:t>辐射带动</w:t>
      </w:r>
      <w:r w:rsidR="00455727">
        <w:rPr>
          <w:rFonts w:hint="eastAsia"/>
          <w:sz w:val="24"/>
          <w:szCs w:val="20"/>
        </w:rPr>
        <w:t>科技创新</w:t>
      </w:r>
      <w:r w:rsidR="004E12D9">
        <w:rPr>
          <w:rFonts w:hint="eastAsia"/>
          <w:sz w:val="24"/>
          <w:szCs w:val="20"/>
        </w:rPr>
        <w:t>，</w:t>
      </w:r>
      <w:r w:rsidR="005A0D4B">
        <w:rPr>
          <w:rFonts w:hint="eastAsia"/>
          <w:sz w:val="24"/>
          <w:szCs w:val="20"/>
        </w:rPr>
        <w:t>有利于打造</w:t>
      </w:r>
      <w:r w:rsidR="00455727">
        <w:rPr>
          <w:rFonts w:hint="eastAsia"/>
          <w:sz w:val="24"/>
          <w:szCs w:val="20"/>
        </w:rPr>
        <w:t>科技</w:t>
      </w:r>
      <w:r w:rsidR="00F421DA">
        <w:rPr>
          <w:rFonts w:hint="eastAsia"/>
          <w:sz w:val="24"/>
          <w:szCs w:val="20"/>
        </w:rPr>
        <w:t>强国</w:t>
      </w:r>
      <w:r w:rsidR="005A0D4B">
        <w:rPr>
          <w:rFonts w:hint="eastAsia"/>
          <w:sz w:val="24"/>
          <w:szCs w:val="20"/>
        </w:rPr>
        <w:t>核心优势</w:t>
      </w:r>
    </w:p>
    <w:p w14:paraId="29464058" w14:textId="2C5E70C8" w:rsidR="00F30C7C" w:rsidRDefault="00F30C7C" w:rsidP="00F13315">
      <w:pPr>
        <w:spacing w:line="360" w:lineRule="auto"/>
        <w:ind w:firstLine="480"/>
        <w:rPr>
          <w:rFonts w:ascii="仿宋" w:eastAsia="仿宋" w:hAnsi="仿宋" w:hint="eastAsia"/>
          <w:sz w:val="24"/>
        </w:rPr>
      </w:pPr>
      <w:r w:rsidRPr="00F30C7C">
        <w:rPr>
          <w:rFonts w:ascii="仿宋" w:eastAsia="仿宋" w:hAnsi="仿宋" w:hint="eastAsia"/>
          <w:sz w:val="24"/>
        </w:rPr>
        <w:t>每一次科技革命都是</w:t>
      </w:r>
      <w:r w:rsidR="000D3DA9">
        <w:rPr>
          <w:rFonts w:ascii="仿宋" w:eastAsia="仿宋" w:hAnsi="仿宋" w:hint="eastAsia"/>
          <w:sz w:val="24"/>
        </w:rPr>
        <w:t>变革</w:t>
      </w:r>
      <w:r>
        <w:rPr>
          <w:rFonts w:ascii="仿宋" w:eastAsia="仿宋" w:hAnsi="仿宋" w:hint="eastAsia"/>
          <w:sz w:val="24"/>
        </w:rPr>
        <w:t>性</w:t>
      </w:r>
      <w:r w:rsidRPr="00F30C7C">
        <w:rPr>
          <w:rFonts w:ascii="仿宋" w:eastAsia="仿宋" w:hAnsi="仿宋" w:hint="eastAsia"/>
          <w:sz w:val="24"/>
        </w:rPr>
        <w:t>技术</w:t>
      </w:r>
      <w:r>
        <w:rPr>
          <w:rFonts w:ascii="仿宋" w:eastAsia="仿宋" w:hAnsi="仿宋" w:hint="eastAsia"/>
          <w:sz w:val="24"/>
        </w:rPr>
        <w:t>诞生</w:t>
      </w:r>
      <w:r w:rsidRPr="00F30C7C">
        <w:rPr>
          <w:rFonts w:ascii="仿宋" w:eastAsia="仿宋" w:hAnsi="仿宋" w:hint="eastAsia"/>
          <w:sz w:val="24"/>
        </w:rPr>
        <w:t>、扩散成为</w:t>
      </w:r>
      <w:r>
        <w:rPr>
          <w:rFonts w:ascii="仿宋" w:eastAsia="仿宋" w:hAnsi="仿宋" w:hint="eastAsia"/>
          <w:sz w:val="24"/>
        </w:rPr>
        <w:t>社会主导性通用技术的过程，</w:t>
      </w:r>
      <w:bookmarkStart w:id="0" w:name="_Hlk174631236"/>
      <w:r w:rsidR="007D4E8D">
        <w:rPr>
          <w:rFonts w:ascii="仿宋" w:eastAsia="仿宋" w:hAnsi="仿宋" w:hint="eastAsia"/>
          <w:sz w:val="24"/>
        </w:rPr>
        <w:t>人工智能技术创新</w:t>
      </w:r>
      <w:r w:rsidR="00D07885">
        <w:rPr>
          <w:rFonts w:ascii="仿宋" w:eastAsia="仿宋" w:hAnsi="仿宋" w:hint="eastAsia"/>
          <w:sz w:val="24"/>
        </w:rPr>
        <w:t>呈</w:t>
      </w:r>
      <w:r w:rsidR="007D4E8D">
        <w:rPr>
          <w:rFonts w:ascii="仿宋" w:eastAsia="仿宋" w:hAnsi="仿宋" w:hint="eastAsia"/>
          <w:sz w:val="24"/>
        </w:rPr>
        <w:t>指数级攀升趋势</w:t>
      </w:r>
      <w:r w:rsidR="00D07885">
        <w:rPr>
          <w:rFonts w:ascii="仿宋" w:eastAsia="仿宋" w:hAnsi="仿宋" w:hint="eastAsia"/>
          <w:sz w:val="24"/>
        </w:rPr>
        <w:t>，具有</w:t>
      </w:r>
      <w:r w:rsidR="007D4E8D">
        <w:rPr>
          <w:rFonts w:ascii="仿宋" w:eastAsia="仿宋" w:hAnsi="仿宋" w:hint="eastAsia"/>
          <w:sz w:val="24"/>
        </w:rPr>
        <w:t>颠覆性的科技创新范式潜力，将有利于打造科技强国的技术领先优势、质量效率优势</w:t>
      </w:r>
      <w:bookmarkEnd w:id="0"/>
      <w:r w:rsidR="007D4E8D">
        <w:rPr>
          <w:rFonts w:ascii="仿宋" w:eastAsia="仿宋" w:hAnsi="仿宋" w:hint="eastAsia"/>
          <w:sz w:val="24"/>
        </w:rPr>
        <w:t>。</w:t>
      </w:r>
    </w:p>
    <w:p w14:paraId="0010B63D" w14:textId="256FCFD0" w:rsidR="00A22EC2" w:rsidRDefault="00F03477" w:rsidP="00722F2C">
      <w:pPr>
        <w:spacing w:line="360" w:lineRule="auto"/>
        <w:ind w:firstLine="482"/>
        <w:rPr>
          <w:rFonts w:ascii="仿宋" w:eastAsia="仿宋" w:hAnsi="仿宋" w:hint="eastAsia"/>
          <w:sz w:val="24"/>
        </w:rPr>
      </w:pPr>
      <w:r>
        <w:rPr>
          <w:rFonts w:ascii="仿宋" w:eastAsia="仿宋" w:hAnsi="仿宋" w:hint="eastAsia"/>
          <w:b/>
          <w:bCs/>
          <w:sz w:val="24"/>
        </w:rPr>
        <w:t>从</w:t>
      </w:r>
      <w:r w:rsidR="00263028" w:rsidRPr="00F13315">
        <w:rPr>
          <w:rFonts w:ascii="仿宋" w:eastAsia="仿宋" w:hAnsi="仿宋" w:hint="eastAsia"/>
          <w:b/>
          <w:bCs/>
          <w:sz w:val="24"/>
        </w:rPr>
        <w:t>人工智能</w:t>
      </w:r>
      <w:r>
        <w:rPr>
          <w:rFonts w:ascii="仿宋" w:eastAsia="仿宋" w:hAnsi="仿宋" w:hint="eastAsia"/>
          <w:b/>
          <w:bCs/>
          <w:sz w:val="24"/>
        </w:rPr>
        <w:t>本身</w:t>
      </w:r>
      <w:r w:rsidR="005A0D4B">
        <w:rPr>
          <w:rFonts w:ascii="仿宋" w:eastAsia="仿宋" w:hAnsi="仿宋" w:hint="eastAsia"/>
          <w:b/>
          <w:bCs/>
          <w:sz w:val="24"/>
        </w:rPr>
        <w:t>创新</w:t>
      </w:r>
      <w:r>
        <w:rPr>
          <w:rFonts w:ascii="仿宋" w:eastAsia="仿宋" w:hAnsi="仿宋" w:hint="eastAsia"/>
          <w:b/>
          <w:bCs/>
          <w:sz w:val="24"/>
        </w:rPr>
        <w:t>看，创新活动将</w:t>
      </w:r>
      <w:r w:rsidR="00B93AD2">
        <w:rPr>
          <w:rFonts w:ascii="仿宋" w:eastAsia="仿宋" w:hAnsi="仿宋" w:hint="eastAsia"/>
          <w:b/>
          <w:bCs/>
          <w:sz w:val="24"/>
        </w:rPr>
        <w:t>继续</w:t>
      </w:r>
      <w:r w:rsidR="005A0D4B">
        <w:rPr>
          <w:rFonts w:ascii="仿宋" w:eastAsia="仿宋" w:hAnsi="仿宋" w:hint="eastAsia"/>
          <w:b/>
          <w:bCs/>
          <w:sz w:val="24"/>
        </w:rPr>
        <w:t>呈</w:t>
      </w:r>
      <w:r w:rsidR="00B93AD2">
        <w:rPr>
          <w:rFonts w:ascii="仿宋" w:eastAsia="仿宋" w:hAnsi="仿宋" w:hint="eastAsia"/>
          <w:b/>
          <w:bCs/>
          <w:sz w:val="24"/>
        </w:rPr>
        <w:t>现</w:t>
      </w:r>
      <w:r w:rsidR="001363D5">
        <w:rPr>
          <w:rFonts w:ascii="仿宋" w:eastAsia="仿宋" w:hAnsi="仿宋" w:hint="eastAsia"/>
          <w:b/>
          <w:bCs/>
          <w:sz w:val="24"/>
        </w:rPr>
        <w:t>指数级</w:t>
      </w:r>
      <w:r>
        <w:rPr>
          <w:rFonts w:ascii="仿宋" w:eastAsia="仿宋" w:hAnsi="仿宋" w:hint="eastAsia"/>
          <w:b/>
          <w:bCs/>
          <w:sz w:val="24"/>
        </w:rPr>
        <w:t>攀升</w:t>
      </w:r>
      <w:r w:rsidR="005A0D4B">
        <w:rPr>
          <w:rFonts w:ascii="仿宋" w:eastAsia="仿宋" w:hAnsi="仿宋" w:hint="eastAsia"/>
          <w:b/>
          <w:bCs/>
          <w:sz w:val="24"/>
        </w:rPr>
        <w:t>趋势</w:t>
      </w:r>
      <w:r w:rsidR="00F13315" w:rsidRPr="00F13315">
        <w:rPr>
          <w:rFonts w:ascii="仿宋" w:eastAsia="仿宋" w:hAnsi="仿宋" w:hint="eastAsia"/>
          <w:b/>
          <w:bCs/>
          <w:sz w:val="24"/>
        </w:rPr>
        <w:t>。</w:t>
      </w:r>
      <w:r w:rsidR="00A5236D" w:rsidRPr="005A474C">
        <w:rPr>
          <w:rFonts w:ascii="仿宋" w:eastAsia="仿宋" w:hAnsi="仿宋" w:hint="eastAsia"/>
          <w:sz w:val="24"/>
        </w:rPr>
        <w:t>人工智能在历经</w:t>
      </w:r>
      <w:r w:rsidR="00FE1544">
        <w:rPr>
          <w:rFonts w:ascii="仿宋" w:eastAsia="仿宋" w:hAnsi="仿宋" w:hint="eastAsia"/>
          <w:sz w:val="24"/>
        </w:rPr>
        <w:t>通用计算装置</w:t>
      </w:r>
      <w:r w:rsidR="00A5236D" w:rsidRPr="005A474C">
        <w:rPr>
          <w:rFonts w:ascii="仿宋" w:eastAsia="仿宋" w:hAnsi="仿宋" w:hint="eastAsia"/>
          <w:sz w:val="24"/>
        </w:rPr>
        <w:t>、专家系统、深度学习</w:t>
      </w:r>
      <w:r w:rsidR="00A5236D">
        <w:rPr>
          <w:rFonts w:ascii="仿宋" w:eastAsia="仿宋" w:hAnsi="仿宋" w:hint="eastAsia"/>
          <w:sz w:val="24"/>
        </w:rPr>
        <w:t>和大模型等技术</w:t>
      </w:r>
      <w:r w:rsidR="008C16A3">
        <w:rPr>
          <w:rFonts w:ascii="仿宋" w:eastAsia="仿宋" w:hAnsi="仿宋" w:hint="eastAsia"/>
          <w:sz w:val="24"/>
        </w:rPr>
        <w:t>创新阶段后</w:t>
      </w:r>
      <w:r w:rsidR="00A5236D">
        <w:rPr>
          <w:rFonts w:ascii="仿宋" w:eastAsia="仿宋" w:hAnsi="仿宋" w:hint="eastAsia"/>
          <w:sz w:val="24"/>
        </w:rPr>
        <w:t>，</w:t>
      </w:r>
      <w:r w:rsidR="000D17B8">
        <w:rPr>
          <w:rFonts w:ascii="仿宋" w:eastAsia="仿宋" w:hAnsi="仿宋" w:hint="eastAsia"/>
          <w:sz w:val="24"/>
        </w:rPr>
        <w:t>已成为</w:t>
      </w:r>
      <w:r w:rsidR="00F45BB4" w:rsidRPr="00E00900">
        <w:rPr>
          <w:rFonts w:ascii="仿宋" w:eastAsia="仿宋" w:hAnsi="仿宋" w:hint="eastAsia"/>
          <w:sz w:val="24"/>
        </w:rPr>
        <w:t>全球</w:t>
      </w:r>
      <w:r w:rsidR="000D17B8">
        <w:rPr>
          <w:rFonts w:ascii="仿宋" w:eastAsia="仿宋" w:hAnsi="仿宋" w:hint="eastAsia"/>
          <w:sz w:val="24"/>
        </w:rPr>
        <w:t>数字技术领域最为活跃</w:t>
      </w:r>
      <w:r w:rsidR="009B2793">
        <w:rPr>
          <w:rFonts w:ascii="仿宋" w:eastAsia="仿宋" w:hAnsi="仿宋" w:hint="eastAsia"/>
          <w:sz w:val="24"/>
        </w:rPr>
        <w:t>的</w:t>
      </w:r>
      <w:r w:rsidR="000D17B8">
        <w:rPr>
          <w:rFonts w:ascii="仿宋" w:eastAsia="仿宋" w:hAnsi="仿宋" w:hint="eastAsia"/>
          <w:sz w:val="24"/>
        </w:rPr>
        <w:t>创新领域，2022年全球AI专利授权量</w:t>
      </w:r>
      <w:r w:rsidR="009B2793">
        <w:rPr>
          <w:rFonts w:ascii="仿宋" w:eastAsia="仿宋" w:hAnsi="仿宋" w:hint="eastAsia"/>
          <w:sz w:val="24"/>
        </w:rPr>
        <w:t>为6.23万件</w:t>
      </w:r>
      <w:r w:rsidR="008C16A3">
        <w:rPr>
          <w:rFonts w:ascii="仿宋" w:eastAsia="仿宋" w:hAnsi="仿宋" w:hint="eastAsia"/>
          <w:sz w:val="24"/>
        </w:rPr>
        <w:t>、十年间提升23.5倍，授权量</w:t>
      </w:r>
      <w:r w:rsidR="009B2793">
        <w:rPr>
          <w:rFonts w:ascii="仿宋" w:eastAsia="仿宋" w:hAnsi="仿宋" w:hint="eastAsia"/>
          <w:sz w:val="24"/>
        </w:rPr>
        <w:t>占全球专利3.2%、数字技术专利10</w:t>
      </w:r>
      <w:r w:rsidR="008C16A3">
        <w:rPr>
          <w:rFonts w:ascii="仿宋" w:eastAsia="仿宋" w:hAnsi="仿宋" w:hint="eastAsia"/>
          <w:sz w:val="24"/>
        </w:rPr>
        <w:t>.2</w:t>
      </w:r>
      <w:r w:rsidR="009B2793">
        <w:rPr>
          <w:rFonts w:ascii="仿宋" w:eastAsia="仿宋" w:hAnsi="仿宋" w:hint="eastAsia"/>
          <w:sz w:val="24"/>
        </w:rPr>
        <w:t>%</w:t>
      </w:r>
      <w:r w:rsidR="008C16A3">
        <w:rPr>
          <w:rFonts w:ascii="仿宋" w:eastAsia="仿宋" w:hAnsi="仿宋" w:hint="eastAsia"/>
          <w:sz w:val="24"/>
        </w:rPr>
        <w:t>，</w:t>
      </w:r>
      <w:r w:rsidR="008C16A3" w:rsidRPr="008C16A3">
        <w:rPr>
          <w:rFonts w:ascii="仿宋" w:eastAsia="仿宋" w:hAnsi="仿宋" w:hint="eastAsia"/>
          <w:sz w:val="24"/>
        </w:rPr>
        <w:t>我国人工智能授权专利量</w:t>
      </w:r>
      <w:r w:rsidR="008C16A3">
        <w:rPr>
          <w:rFonts w:ascii="仿宋" w:eastAsia="仿宋" w:hAnsi="仿宋" w:hint="eastAsia"/>
          <w:sz w:val="24"/>
        </w:rPr>
        <w:t>3.53万件，</w:t>
      </w:r>
      <w:r w:rsidR="008C16A3" w:rsidRPr="008C16A3">
        <w:rPr>
          <w:rFonts w:ascii="仿宋" w:eastAsia="仿宋" w:hAnsi="仿宋" w:hint="eastAsia"/>
          <w:sz w:val="24"/>
        </w:rPr>
        <w:t>占全球人工智能专利的57%</w:t>
      </w:r>
      <w:r w:rsidR="008C16A3">
        <w:rPr>
          <w:rFonts w:ascii="仿宋" w:eastAsia="仿宋" w:hAnsi="仿宋" w:hint="eastAsia"/>
          <w:sz w:val="24"/>
        </w:rPr>
        <w:t>，全球占比</w:t>
      </w:r>
      <w:r w:rsidR="002714C6">
        <w:rPr>
          <w:rFonts w:ascii="仿宋" w:eastAsia="仿宋" w:hAnsi="仿宋" w:hint="eastAsia"/>
          <w:sz w:val="24"/>
        </w:rPr>
        <w:t>十年间</w:t>
      </w:r>
      <w:r w:rsidR="008C16A3">
        <w:rPr>
          <w:rFonts w:ascii="仿宋" w:eastAsia="仿宋" w:hAnsi="仿宋" w:hint="eastAsia"/>
          <w:sz w:val="24"/>
        </w:rPr>
        <w:t>提升22个百分点</w:t>
      </w:r>
      <w:r w:rsidR="005730CC">
        <w:rPr>
          <w:rFonts w:ascii="仿宋" w:eastAsia="仿宋" w:hAnsi="仿宋" w:hint="eastAsia"/>
          <w:sz w:val="24"/>
        </w:rPr>
        <w:t>，是全球人工智能技术创新的主要来源国</w:t>
      </w:r>
      <w:r w:rsidR="000D17B8">
        <w:rPr>
          <w:rFonts w:ascii="仿宋" w:eastAsia="仿宋" w:hAnsi="仿宋" w:hint="eastAsia"/>
          <w:sz w:val="24"/>
        </w:rPr>
        <w:t>。</w:t>
      </w:r>
      <w:r w:rsidR="00321300">
        <w:rPr>
          <w:rFonts w:ascii="仿宋" w:eastAsia="仿宋" w:hAnsi="仿宋" w:hint="eastAsia"/>
          <w:sz w:val="24"/>
        </w:rPr>
        <w:t>未来十年人工智能技术</w:t>
      </w:r>
      <w:r w:rsidR="00ED70AC">
        <w:rPr>
          <w:rFonts w:ascii="仿宋" w:eastAsia="仿宋" w:hAnsi="仿宋" w:hint="eastAsia"/>
          <w:sz w:val="24"/>
        </w:rPr>
        <w:t>创新</w:t>
      </w:r>
      <w:r w:rsidR="002F358B">
        <w:rPr>
          <w:rFonts w:ascii="仿宋" w:eastAsia="仿宋" w:hAnsi="仿宋" w:hint="eastAsia"/>
          <w:sz w:val="24"/>
        </w:rPr>
        <w:t>将</w:t>
      </w:r>
      <w:r w:rsidR="00E304FF">
        <w:rPr>
          <w:rFonts w:ascii="仿宋" w:eastAsia="仿宋" w:hAnsi="仿宋" w:hint="eastAsia"/>
          <w:sz w:val="24"/>
        </w:rPr>
        <w:t>继续呈现指数级趋势</w:t>
      </w:r>
      <w:r w:rsidR="00ED70AC">
        <w:rPr>
          <w:rFonts w:ascii="仿宋" w:eastAsia="仿宋" w:hAnsi="仿宋" w:hint="eastAsia"/>
          <w:sz w:val="24"/>
        </w:rPr>
        <w:t>，</w:t>
      </w:r>
      <w:r w:rsidR="002F358B">
        <w:rPr>
          <w:rFonts w:ascii="仿宋" w:eastAsia="仿宋" w:hAnsi="仿宋" w:hint="eastAsia"/>
          <w:sz w:val="24"/>
        </w:rPr>
        <w:t>据相关</w:t>
      </w:r>
      <w:r w:rsidR="0061398A">
        <w:rPr>
          <w:rFonts w:ascii="仿宋" w:eastAsia="仿宋" w:hAnsi="仿宋" w:hint="eastAsia"/>
          <w:sz w:val="24"/>
        </w:rPr>
        <w:t>研究预计</w:t>
      </w:r>
      <w:r w:rsidR="00321300">
        <w:rPr>
          <w:rFonts w:ascii="仿宋" w:eastAsia="仿宋" w:hAnsi="仿宋" w:hint="eastAsia"/>
          <w:sz w:val="24"/>
        </w:rPr>
        <w:t>将</w:t>
      </w:r>
      <w:r w:rsidR="00E304FF">
        <w:rPr>
          <w:rFonts w:ascii="仿宋" w:eastAsia="仿宋" w:hAnsi="仿宋" w:hint="eastAsia"/>
          <w:sz w:val="24"/>
        </w:rPr>
        <w:t>于2028年前后实现1-10倍人类智力的</w:t>
      </w:r>
      <w:r w:rsidR="00050F4C">
        <w:rPr>
          <w:rFonts w:ascii="仿宋" w:eastAsia="仿宋" w:hAnsi="仿宋" w:hint="eastAsia"/>
          <w:sz w:val="24"/>
        </w:rPr>
        <w:t>AGI</w:t>
      </w:r>
      <w:r w:rsidR="00321300">
        <w:rPr>
          <w:rFonts w:ascii="仿宋" w:eastAsia="仿宋" w:hAnsi="仿宋" w:hint="eastAsia"/>
          <w:sz w:val="24"/>
        </w:rPr>
        <w:t>技术突破、</w:t>
      </w:r>
      <w:r w:rsidR="00E304FF">
        <w:rPr>
          <w:rFonts w:ascii="仿宋" w:eastAsia="仿宋" w:hAnsi="仿宋" w:hint="eastAsia"/>
          <w:sz w:val="24"/>
        </w:rPr>
        <w:t>预计于2035年前后</w:t>
      </w:r>
      <w:r w:rsidR="00ED70AC">
        <w:rPr>
          <w:rFonts w:ascii="仿宋" w:eastAsia="仿宋" w:hAnsi="仿宋" w:hint="eastAsia"/>
          <w:sz w:val="24"/>
        </w:rPr>
        <w:t>出现</w:t>
      </w:r>
      <w:r w:rsidR="00E304FF">
        <w:rPr>
          <w:rFonts w:ascii="仿宋" w:eastAsia="仿宋" w:hAnsi="仿宋" w:hint="eastAsia"/>
          <w:sz w:val="24"/>
        </w:rPr>
        <w:t>万倍</w:t>
      </w:r>
      <w:r w:rsidR="00ED70AC">
        <w:rPr>
          <w:rFonts w:ascii="仿宋" w:eastAsia="仿宋" w:hAnsi="仿宋" w:hint="eastAsia"/>
          <w:sz w:val="24"/>
        </w:rPr>
        <w:t>人类</w:t>
      </w:r>
      <w:r w:rsidR="00E304FF">
        <w:rPr>
          <w:rFonts w:ascii="仿宋" w:eastAsia="仿宋" w:hAnsi="仿宋" w:hint="eastAsia"/>
          <w:sz w:val="24"/>
        </w:rPr>
        <w:t>智力的</w:t>
      </w:r>
      <w:r w:rsidR="00050F4C">
        <w:rPr>
          <w:rFonts w:ascii="仿宋" w:eastAsia="仿宋" w:hAnsi="仿宋" w:hint="eastAsia"/>
          <w:sz w:val="24"/>
        </w:rPr>
        <w:t>ASI技术</w:t>
      </w:r>
      <w:r w:rsidR="00321300">
        <w:rPr>
          <w:rFonts w:ascii="仿宋" w:eastAsia="仿宋" w:hAnsi="仿宋" w:hint="eastAsia"/>
          <w:sz w:val="24"/>
        </w:rPr>
        <w:t>突破</w:t>
      </w:r>
      <w:r w:rsidR="003D13E0">
        <w:rPr>
          <w:rFonts w:ascii="仿宋" w:eastAsia="仿宋" w:hAnsi="仿宋" w:hint="eastAsia"/>
          <w:sz w:val="24"/>
        </w:rPr>
        <w:t>，</w:t>
      </w:r>
      <w:r w:rsidR="002D6C5D">
        <w:rPr>
          <w:rFonts w:ascii="仿宋" w:eastAsia="仿宋" w:hAnsi="仿宋" w:hint="eastAsia"/>
          <w:sz w:val="24"/>
        </w:rPr>
        <w:t>性能</w:t>
      </w:r>
      <w:r w:rsidR="00F454E8">
        <w:rPr>
          <w:rFonts w:ascii="仿宋" w:eastAsia="仿宋" w:hAnsi="仿宋" w:hint="eastAsia"/>
          <w:sz w:val="24"/>
        </w:rPr>
        <w:t>指数级</w:t>
      </w:r>
      <w:r w:rsidR="002D6C5D">
        <w:rPr>
          <w:rFonts w:ascii="仿宋" w:eastAsia="仿宋" w:hAnsi="仿宋" w:hint="eastAsia"/>
          <w:sz w:val="24"/>
        </w:rPr>
        <w:t>突破</w:t>
      </w:r>
      <w:r w:rsidR="005730CC">
        <w:rPr>
          <w:rFonts w:ascii="仿宋" w:eastAsia="仿宋" w:hAnsi="仿宋" w:hint="eastAsia"/>
          <w:sz w:val="24"/>
        </w:rPr>
        <w:t>将充分释放技术潜力和带来技术</w:t>
      </w:r>
      <w:r w:rsidR="003C3C00">
        <w:rPr>
          <w:rFonts w:ascii="仿宋" w:eastAsia="仿宋" w:hAnsi="仿宋" w:hint="eastAsia"/>
          <w:sz w:val="24"/>
        </w:rPr>
        <w:t>广度和深度</w:t>
      </w:r>
      <w:r w:rsidR="005730CC">
        <w:rPr>
          <w:rFonts w:ascii="仿宋" w:eastAsia="仿宋" w:hAnsi="仿宋" w:hint="eastAsia"/>
          <w:sz w:val="24"/>
        </w:rPr>
        <w:t>应用，</w:t>
      </w:r>
      <w:del w:id="1" w:author="baolin ai" w:date="2025-02-07T14:42:00Z" w16du:dateUtc="2025-02-07T06:42:00Z">
        <w:r w:rsidR="002D6C5D" w:rsidDel="00912275">
          <w:rPr>
            <w:rFonts w:ascii="仿宋" w:eastAsia="仿宋" w:hAnsi="仿宋" w:hint="eastAsia"/>
            <w:sz w:val="24"/>
          </w:rPr>
          <w:delText>将</w:delText>
        </w:r>
      </w:del>
      <w:r w:rsidR="002D6C5D">
        <w:rPr>
          <w:rFonts w:ascii="仿宋" w:eastAsia="仿宋" w:hAnsi="仿宋" w:hint="eastAsia"/>
          <w:sz w:val="24"/>
        </w:rPr>
        <w:t>推动创新活动大幅攀升</w:t>
      </w:r>
      <w:r w:rsidR="007067A4">
        <w:rPr>
          <w:rFonts w:ascii="仿宋" w:eastAsia="仿宋" w:hAnsi="仿宋" w:hint="eastAsia"/>
          <w:sz w:val="24"/>
        </w:rPr>
        <w:t>，未来十年人工智能专利授权量提升将远超云计算周期</w:t>
      </w:r>
      <w:del w:id="2" w:author="baolin ai" w:date="2025-02-07T14:42:00Z" w16du:dateUtc="2025-02-07T06:42:00Z">
        <w:r w:rsidR="007067A4" w:rsidDel="00912275">
          <w:rPr>
            <w:rFonts w:ascii="仿宋" w:eastAsia="仿宋" w:hAnsi="仿宋" w:hint="eastAsia"/>
            <w:sz w:val="24"/>
          </w:rPr>
          <w:delText>云相关</w:delText>
        </w:r>
      </w:del>
      <w:ins w:id="3" w:author="baolin ai" w:date="2025-02-07T14:42:00Z" w16du:dateUtc="2025-02-07T06:42:00Z">
        <w:r w:rsidR="00912275">
          <w:rPr>
            <w:rFonts w:ascii="仿宋" w:eastAsia="仿宋" w:hAnsi="仿宋" w:hint="eastAsia"/>
            <w:sz w:val="24"/>
          </w:rPr>
          <w:t>云计算技术</w:t>
        </w:r>
      </w:ins>
      <w:r w:rsidR="007067A4">
        <w:rPr>
          <w:rFonts w:ascii="仿宋" w:eastAsia="仿宋" w:hAnsi="仿宋" w:hint="eastAsia"/>
          <w:sz w:val="24"/>
        </w:rPr>
        <w:t>专利10倍提升量</w:t>
      </w:r>
      <w:r w:rsidR="003C3C00">
        <w:rPr>
          <w:rFonts w:ascii="仿宋" w:eastAsia="仿宋" w:hAnsi="仿宋" w:hint="eastAsia"/>
          <w:sz w:val="24"/>
        </w:rPr>
        <w:t>、深度学习</w:t>
      </w:r>
      <w:del w:id="4" w:author="baolin ai" w:date="2025-02-07T14:43:00Z" w16du:dateUtc="2025-02-07T06:43:00Z">
        <w:r w:rsidR="003C3C00" w:rsidDel="00912275">
          <w:rPr>
            <w:rFonts w:ascii="仿宋" w:eastAsia="仿宋" w:hAnsi="仿宋" w:hint="eastAsia"/>
            <w:sz w:val="24"/>
          </w:rPr>
          <w:delText>创新</w:delText>
        </w:r>
      </w:del>
      <w:r w:rsidR="003C3C00">
        <w:rPr>
          <w:rFonts w:ascii="仿宋" w:eastAsia="仿宋" w:hAnsi="仿宋" w:hint="eastAsia"/>
          <w:sz w:val="24"/>
        </w:rPr>
        <w:t>阶段</w:t>
      </w:r>
      <w:ins w:id="5" w:author="baolin ai" w:date="2025-02-07T14:43:00Z" w16du:dateUtc="2025-02-07T06:43:00Z">
        <w:r w:rsidR="00912275">
          <w:rPr>
            <w:rFonts w:ascii="仿宋" w:eastAsia="仿宋" w:hAnsi="仿宋" w:hint="eastAsia"/>
            <w:sz w:val="24"/>
          </w:rPr>
          <w:t>AI技术专利</w:t>
        </w:r>
      </w:ins>
      <w:r w:rsidR="003C3C00">
        <w:rPr>
          <w:rFonts w:ascii="仿宋" w:eastAsia="仿宋" w:hAnsi="仿宋" w:hint="eastAsia"/>
          <w:sz w:val="24"/>
        </w:rPr>
        <w:t>的</w:t>
      </w:r>
      <w:del w:id="6" w:author="baolin ai" w:date="2025-02-07T14:43:00Z" w16du:dateUtc="2025-02-07T06:43:00Z">
        <w:r w:rsidR="003C3C00" w:rsidDel="00912275">
          <w:rPr>
            <w:rFonts w:ascii="仿宋" w:eastAsia="仿宋" w:hAnsi="仿宋" w:hint="eastAsia"/>
            <w:sz w:val="24"/>
          </w:rPr>
          <w:delText>大约</w:delText>
        </w:r>
      </w:del>
      <w:r w:rsidR="003C3C00">
        <w:rPr>
          <w:rFonts w:ascii="仿宋" w:eastAsia="仿宋" w:hAnsi="仿宋" w:hint="eastAsia"/>
          <w:sz w:val="24"/>
        </w:rPr>
        <w:t>20倍提升量</w:t>
      </w:r>
      <w:r w:rsidR="001363D5">
        <w:rPr>
          <w:rFonts w:ascii="仿宋" w:eastAsia="仿宋" w:hAnsi="仿宋" w:hint="eastAsia"/>
          <w:sz w:val="24"/>
        </w:rPr>
        <w:t>。</w:t>
      </w:r>
    </w:p>
    <w:p w14:paraId="6205BB60" w14:textId="7D3D6D01" w:rsidR="00C60E23" w:rsidRPr="00C60E23" w:rsidRDefault="00A22EC2" w:rsidP="00722F2C">
      <w:pPr>
        <w:spacing w:line="360" w:lineRule="auto"/>
        <w:ind w:firstLine="482"/>
        <w:rPr>
          <w:rFonts w:ascii="仿宋" w:eastAsia="仿宋" w:hAnsi="仿宋" w:hint="eastAsia"/>
          <w:sz w:val="24"/>
        </w:rPr>
      </w:pPr>
      <w:r w:rsidRPr="00E11EC4">
        <w:rPr>
          <w:rFonts w:ascii="仿宋" w:eastAsia="仿宋" w:hAnsi="仿宋" w:hint="eastAsia"/>
          <w:b/>
          <w:bCs/>
          <w:sz w:val="24"/>
        </w:rPr>
        <w:t>从数字技术创新</w:t>
      </w:r>
      <w:r w:rsidR="00F03477">
        <w:rPr>
          <w:rFonts w:ascii="仿宋" w:eastAsia="仿宋" w:hAnsi="仿宋" w:hint="eastAsia"/>
          <w:b/>
          <w:bCs/>
          <w:sz w:val="24"/>
        </w:rPr>
        <w:t>看</w:t>
      </w:r>
      <w:r w:rsidRPr="00E11EC4">
        <w:rPr>
          <w:rFonts w:ascii="仿宋" w:eastAsia="仿宋" w:hAnsi="仿宋" w:hint="eastAsia"/>
          <w:b/>
          <w:bCs/>
          <w:sz w:val="24"/>
        </w:rPr>
        <w:t>，</w:t>
      </w:r>
      <w:r>
        <w:rPr>
          <w:rFonts w:ascii="仿宋" w:eastAsia="仿宋" w:hAnsi="仿宋" w:hint="eastAsia"/>
          <w:b/>
          <w:bCs/>
          <w:sz w:val="24"/>
        </w:rPr>
        <w:t>人工智能</w:t>
      </w:r>
      <w:r w:rsidR="00500525">
        <w:rPr>
          <w:rFonts w:ascii="仿宋" w:eastAsia="仿宋" w:hAnsi="仿宋" w:hint="eastAsia"/>
          <w:b/>
          <w:bCs/>
          <w:sz w:val="24"/>
        </w:rPr>
        <w:t>带动数字技术整体性创新</w:t>
      </w:r>
      <w:r w:rsidR="008846B2">
        <w:rPr>
          <w:rFonts w:ascii="仿宋" w:eastAsia="仿宋" w:hAnsi="仿宋" w:hint="eastAsia"/>
          <w:b/>
          <w:bCs/>
          <w:sz w:val="24"/>
        </w:rPr>
        <w:t>提升</w:t>
      </w:r>
      <w:r w:rsidR="00500525">
        <w:rPr>
          <w:rFonts w:ascii="仿宋" w:eastAsia="仿宋" w:hAnsi="仿宋" w:hint="eastAsia"/>
          <w:b/>
          <w:bCs/>
          <w:sz w:val="24"/>
        </w:rPr>
        <w:t>，并与</w:t>
      </w:r>
      <w:r w:rsidR="008846B2">
        <w:rPr>
          <w:rFonts w:ascii="仿宋" w:eastAsia="仿宋" w:hAnsi="仿宋" w:hint="eastAsia"/>
          <w:b/>
          <w:bCs/>
          <w:sz w:val="24"/>
        </w:rPr>
        <w:t>量子技术</w:t>
      </w:r>
      <w:r w:rsidR="00B73F1D">
        <w:rPr>
          <w:rFonts w:ascii="仿宋" w:eastAsia="仿宋" w:hAnsi="仿宋" w:hint="eastAsia"/>
          <w:b/>
          <w:bCs/>
          <w:sz w:val="24"/>
        </w:rPr>
        <w:t>带来的颠覆性技术变革</w:t>
      </w:r>
      <w:r w:rsidR="008846B2">
        <w:rPr>
          <w:rFonts w:ascii="仿宋" w:eastAsia="仿宋" w:hAnsi="仿宋" w:hint="eastAsia"/>
          <w:b/>
          <w:bCs/>
          <w:sz w:val="24"/>
        </w:rPr>
        <w:t>形成共振，赋予我国抢占全球</w:t>
      </w:r>
      <w:r w:rsidR="008846B2" w:rsidRPr="0061398A">
        <w:rPr>
          <w:rFonts w:ascii="仿宋" w:eastAsia="仿宋" w:hAnsi="仿宋" w:hint="eastAsia"/>
          <w:b/>
          <w:bCs/>
          <w:sz w:val="24"/>
        </w:rPr>
        <w:t>科技竞争和未来发展制高点</w:t>
      </w:r>
      <w:r w:rsidR="008846B2">
        <w:rPr>
          <w:rFonts w:ascii="仿宋" w:eastAsia="仿宋" w:hAnsi="仿宋" w:hint="eastAsia"/>
          <w:b/>
          <w:bCs/>
          <w:sz w:val="24"/>
        </w:rPr>
        <w:t>难得机遇</w:t>
      </w:r>
      <w:r>
        <w:rPr>
          <w:rFonts w:ascii="仿宋" w:eastAsia="仿宋" w:hAnsi="仿宋" w:hint="eastAsia"/>
          <w:sz w:val="24"/>
        </w:rPr>
        <w:t>。</w:t>
      </w:r>
      <w:r w:rsidRPr="004A0B64">
        <w:rPr>
          <w:rFonts w:ascii="仿宋" w:eastAsia="仿宋" w:hAnsi="仿宋" w:hint="eastAsia"/>
          <w:sz w:val="24"/>
        </w:rPr>
        <w:t>第一次量子革命形成了在微观尺度上调控电压、温度等宏观变量的科学方法，建立起以比特为操作对象</w:t>
      </w:r>
      <w:r>
        <w:rPr>
          <w:rFonts w:ascii="仿宋" w:eastAsia="仿宋" w:hAnsi="仿宋" w:hint="eastAsia"/>
          <w:sz w:val="24"/>
        </w:rPr>
        <w:t>的</w:t>
      </w:r>
      <w:r w:rsidRPr="004A0B64">
        <w:rPr>
          <w:rFonts w:ascii="仿宋" w:eastAsia="仿宋" w:hAnsi="仿宋" w:hint="eastAsia"/>
          <w:sz w:val="24"/>
        </w:rPr>
        <w:t>数字技术</w:t>
      </w:r>
      <w:r>
        <w:rPr>
          <w:rFonts w:ascii="仿宋" w:eastAsia="仿宋" w:hAnsi="仿宋" w:hint="eastAsia"/>
          <w:sz w:val="24"/>
        </w:rPr>
        <w:t>体系</w:t>
      </w:r>
      <w:r w:rsidRPr="004A0B64">
        <w:rPr>
          <w:rFonts w:ascii="仿宋" w:eastAsia="仿宋" w:hAnsi="仿宋" w:hint="eastAsia"/>
          <w:sz w:val="24"/>
        </w:rPr>
        <w:t>，</w:t>
      </w:r>
      <w:r>
        <w:rPr>
          <w:rFonts w:ascii="仿宋" w:eastAsia="仿宋" w:hAnsi="仿宋" w:hint="eastAsia"/>
          <w:sz w:val="24"/>
        </w:rPr>
        <w:t>在此经典框架内</w:t>
      </w:r>
      <w:r w:rsidRPr="00D069C4">
        <w:rPr>
          <w:rFonts w:ascii="仿宋" w:eastAsia="仿宋" w:hAnsi="仿宋" w:hint="eastAsia"/>
          <w:sz w:val="24"/>
        </w:rPr>
        <w:t>出现了计算机、互联网、移动互联网</w:t>
      </w:r>
      <w:r>
        <w:rPr>
          <w:rFonts w:ascii="仿宋" w:eastAsia="仿宋" w:hAnsi="仿宋" w:hint="eastAsia"/>
          <w:sz w:val="24"/>
        </w:rPr>
        <w:t>等为主导的若干波次技术创新浪潮，新一代</w:t>
      </w:r>
      <w:r w:rsidRPr="00A22EC2">
        <w:rPr>
          <w:rFonts w:ascii="仿宋" w:eastAsia="仿宋" w:hAnsi="仿宋" w:hint="eastAsia"/>
          <w:sz w:val="24"/>
        </w:rPr>
        <w:t>人工智能</w:t>
      </w:r>
      <w:r>
        <w:rPr>
          <w:rFonts w:ascii="仿宋" w:eastAsia="仿宋" w:hAnsi="仿宋" w:hint="eastAsia"/>
          <w:sz w:val="24"/>
        </w:rPr>
        <w:t>创新</w:t>
      </w:r>
      <w:r w:rsidR="00B626EE">
        <w:rPr>
          <w:rFonts w:ascii="仿宋" w:eastAsia="仿宋" w:hAnsi="仿宋" w:hint="eastAsia"/>
          <w:sz w:val="24"/>
        </w:rPr>
        <w:t>浪潮</w:t>
      </w:r>
      <w:r w:rsidR="00645332">
        <w:rPr>
          <w:rFonts w:ascii="仿宋" w:eastAsia="仿宋" w:hAnsi="仿宋" w:hint="eastAsia"/>
          <w:sz w:val="24"/>
        </w:rPr>
        <w:t>将引领</w:t>
      </w:r>
      <w:r>
        <w:rPr>
          <w:rFonts w:ascii="仿宋" w:eastAsia="仿宋" w:hAnsi="仿宋" w:hint="eastAsia"/>
          <w:sz w:val="24"/>
        </w:rPr>
        <w:t>数字技术沿着原技术路线更高性能、更加安全、更加绿色</w:t>
      </w:r>
      <w:r w:rsidRPr="00DA2F8B">
        <w:rPr>
          <w:rFonts w:ascii="仿宋" w:eastAsia="仿宋" w:hAnsi="仿宋" w:hint="eastAsia"/>
          <w:sz w:val="24"/>
        </w:rPr>
        <w:t>持续性</w:t>
      </w:r>
      <w:r>
        <w:rPr>
          <w:rFonts w:ascii="仿宋" w:eastAsia="仿宋" w:hAnsi="仿宋" w:hint="eastAsia"/>
          <w:sz w:val="24"/>
        </w:rPr>
        <w:t>迭代</w:t>
      </w:r>
      <w:r w:rsidRPr="00DA2F8B">
        <w:rPr>
          <w:rFonts w:ascii="仿宋" w:eastAsia="仿宋" w:hAnsi="仿宋" w:hint="eastAsia"/>
          <w:sz w:val="24"/>
        </w:rPr>
        <w:t>创新</w:t>
      </w:r>
      <w:r>
        <w:rPr>
          <w:rFonts w:ascii="仿宋" w:eastAsia="仿宋" w:hAnsi="仿宋" w:hint="eastAsia"/>
          <w:sz w:val="24"/>
        </w:rPr>
        <w:t>；标准统一和开源奠定数字技术高效</w:t>
      </w:r>
      <w:r w:rsidR="004272ED">
        <w:rPr>
          <w:rFonts w:ascii="仿宋" w:eastAsia="仿宋" w:hAnsi="仿宋" w:hint="eastAsia"/>
          <w:sz w:val="24"/>
        </w:rPr>
        <w:t>融合</w:t>
      </w:r>
      <w:r w:rsidR="00645332">
        <w:rPr>
          <w:rFonts w:ascii="仿宋" w:eastAsia="仿宋" w:hAnsi="仿宋" w:hint="eastAsia"/>
          <w:sz w:val="24"/>
        </w:rPr>
        <w:t>创新</w:t>
      </w:r>
      <w:r>
        <w:rPr>
          <w:rFonts w:ascii="仿宋" w:eastAsia="仿宋" w:hAnsi="仿宋" w:hint="eastAsia"/>
          <w:sz w:val="24"/>
        </w:rPr>
        <w:t>基础，</w:t>
      </w:r>
      <w:r w:rsidR="00645332">
        <w:rPr>
          <w:rFonts w:ascii="仿宋" w:eastAsia="仿宋" w:hAnsi="仿宋" w:hint="eastAsia"/>
          <w:sz w:val="24"/>
        </w:rPr>
        <w:t>在</w:t>
      </w:r>
      <w:r>
        <w:rPr>
          <w:rFonts w:ascii="仿宋" w:eastAsia="仿宋" w:hAnsi="仿宋" w:hint="eastAsia"/>
          <w:sz w:val="24"/>
        </w:rPr>
        <w:t>人工智能</w:t>
      </w:r>
      <w:r w:rsidR="00F03477">
        <w:rPr>
          <w:rFonts w:ascii="仿宋" w:eastAsia="仿宋" w:hAnsi="仿宋" w:hint="eastAsia"/>
          <w:sz w:val="24"/>
        </w:rPr>
        <w:t>将</w:t>
      </w:r>
      <w:r>
        <w:rPr>
          <w:rFonts w:ascii="仿宋" w:eastAsia="仿宋" w:hAnsi="仿宋" w:hint="eastAsia"/>
          <w:sz w:val="24"/>
        </w:rPr>
        <w:t>信息</w:t>
      </w:r>
      <w:r>
        <w:rPr>
          <w:rFonts w:ascii="仿宋" w:eastAsia="仿宋" w:hAnsi="仿宋" w:hint="eastAsia"/>
          <w:sz w:val="24"/>
        </w:rPr>
        <w:lastRenderedPageBreak/>
        <w:t>处理活动推进极致</w:t>
      </w:r>
      <w:r w:rsidR="00500525">
        <w:rPr>
          <w:rFonts w:ascii="仿宋" w:eastAsia="仿宋" w:hAnsi="仿宋" w:hint="eastAsia"/>
          <w:sz w:val="24"/>
        </w:rPr>
        <w:t>效率</w:t>
      </w:r>
      <w:r w:rsidR="004272ED">
        <w:rPr>
          <w:rFonts w:ascii="仿宋" w:eastAsia="仿宋" w:hAnsi="仿宋" w:hint="eastAsia"/>
          <w:sz w:val="24"/>
        </w:rPr>
        <w:t>的驱动下</w:t>
      </w:r>
      <w:r>
        <w:rPr>
          <w:rFonts w:ascii="仿宋" w:eastAsia="仿宋" w:hAnsi="仿宋" w:hint="eastAsia"/>
          <w:sz w:val="24"/>
        </w:rPr>
        <w:t>，数字技术将沿着感知、连接、存储、计算</w:t>
      </w:r>
      <w:r w:rsidR="00E5350B">
        <w:rPr>
          <w:rFonts w:ascii="仿宋" w:eastAsia="仿宋" w:hAnsi="仿宋" w:hint="eastAsia"/>
          <w:sz w:val="24"/>
        </w:rPr>
        <w:t>的</w:t>
      </w:r>
      <w:r w:rsidR="00F03477">
        <w:rPr>
          <w:rFonts w:ascii="仿宋" w:eastAsia="仿宋" w:hAnsi="仿宋" w:hint="eastAsia"/>
          <w:sz w:val="24"/>
        </w:rPr>
        <w:t>体系化</w:t>
      </w:r>
      <w:r w:rsidRPr="00DA2F8B">
        <w:rPr>
          <w:rFonts w:ascii="仿宋" w:eastAsia="仿宋" w:hAnsi="仿宋" w:hint="eastAsia"/>
          <w:sz w:val="24"/>
        </w:rPr>
        <w:t>融合创新</w:t>
      </w:r>
      <w:r>
        <w:rPr>
          <w:rFonts w:ascii="仿宋" w:eastAsia="仿宋" w:hAnsi="仿宋" w:hint="eastAsia"/>
          <w:sz w:val="24"/>
        </w:rPr>
        <w:t>；</w:t>
      </w:r>
      <w:r w:rsidRPr="004A0B64">
        <w:rPr>
          <w:rFonts w:ascii="仿宋" w:eastAsia="仿宋" w:hAnsi="仿宋" w:hint="eastAsia"/>
          <w:sz w:val="24"/>
        </w:rPr>
        <w:t>第二次量子革命形成了</w:t>
      </w:r>
      <w:r>
        <w:rPr>
          <w:rFonts w:ascii="仿宋" w:eastAsia="仿宋" w:hAnsi="仿宋" w:hint="eastAsia"/>
          <w:sz w:val="24"/>
        </w:rPr>
        <w:t>人造和调控</w:t>
      </w:r>
      <w:r w:rsidRPr="004A0B64">
        <w:rPr>
          <w:rFonts w:ascii="仿宋" w:eastAsia="仿宋" w:hAnsi="仿宋" w:hint="eastAsia"/>
          <w:sz w:val="24"/>
        </w:rPr>
        <w:t>量子</w:t>
      </w:r>
      <w:r>
        <w:rPr>
          <w:rFonts w:ascii="仿宋" w:eastAsia="仿宋" w:hAnsi="仿宋" w:hint="eastAsia"/>
          <w:sz w:val="24"/>
        </w:rPr>
        <w:t>的</w:t>
      </w:r>
      <w:r w:rsidRPr="004A0B64">
        <w:rPr>
          <w:rFonts w:ascii="仿宋" w:eastAsia="仿宋" w:hAnsi="仿宋" w:hint="eastAsia"/>
          <w:sz w:val="24"/>
        </w:rPr>
        <w:t>科学方法，</w:t>
      </w:r>
      <w:r>
        <w:rPr>
          <w:rFonts w:ascii="仿宋" w:eastAsia="仿宋" w:hAnsi="仿宋" w:hint="eastAsia"/>
          <w:sz w:val="24"/>
        </w:rPr>
        <w:t>正孕育</w:t>
      </w:r>
      <w:r w:rsidRPr="004A0B64">
        <w:rPr>
          <w:rFonts w:ascii="仿宋" w:eastAsia="仿宋" w:hAnsi="仿宋" w:hint="eastAsia"/>
          <w:sz w:val="24"/>
        </w:rPr>
        <w:t>以量子比特为操作对象的</w:t>
      </w:r>
      <w:r>
        <w:rPr>
          <w:rFonts w:ascii="仿宋" w:eastAsia="仿宋" w:hAnsi="仿宋" w:hint="eastAsia"/>
          <w:sz w:val="24"/>
        </w:rPr>
        <w:t>颠覆性数字技术体系，</w:t>
      </w:r>
      <w:r w:rsidR="005C79FA">
        <w:rPr>
          <w:rFonts w:ascii="仿宋" w:eastAsia="仿宋" w:hAnsi="仿宋" w:hint="eastAsia"/>
          <w:sz w:val="24"/>
        </w:rPr>
        <w:t>人工智能等</w:t>
      </w:r>
      <w:r>
        <w:rPr>
          <w:rFonts w:ascii="仿宋" w:eastAsia="仿宋" w:hAnsi="仿宋" w:hint="eastAsia"/>
          <w:sz w:val="24"/>
        </w:rPr>
        <w:t>数字技术</w:t>
      </w:r>
      <w:r w:rsidR="00645332">
        <w:rPr>
          <w:rFonts w:ascii="仿宋" w:eastAsia="仿宋" w:hAnsi="仿宋" w:hint="eastAsia"/>
          <w:sz w:val="24"/>
        </w:rPr>
        <w:t>将沿着</w:t>
      </w:r>
      <w:r>
        <w:rPr>
          <w:rFonts w:ascii="仿宋" w:eastAsia="仿宋" w:hAnsi="仿宋" w:hint="eastAsia"/>
          <w:sz w:val="24"/>
        </w:rPr>
        <w:t>新原理、新路线进行新器件、新架构、新体系的</w:t>
      </w:r>
      <w:r w:rsidRPr="00DA2F8B">
        <w:rPr>
          <w:rFonts w:ascii="仿宋" w:eastAsia="仿宋" w:hAnsi="仿宋" w:hint="eastAsia"/>
          <w:sz w:val="24"/>
        </w:rPr>
        <w:t>颠覆式创新</w:t>
      </w:r>
      <w:r>
        <w:rPr>
          <w:rStyle w:val="aa"/>
          <w:rFonts w:ascii="仿宋" w:eastAsia="仿宋" w:hAnsi="仿宋" w:hint="eastAsia"/>
          <w:sz w:val="24"/>
        </w:rPr>
        <w:footnoteReference w:id="1"/>
      </w:r>
      <w:r w:rsidRPr="004A0B64">
        <w:rPr>
          <w:rFonts w:ascii="仿宋" w:eastAsia="仿宋" w:hAnsi="仿宋" w:hint="eastAsia"/>
          <w:sz w:val="24"/>
        </w:rPr>
        <w:t>。</w:t>
      </w:r>
      <w:r>
        <w:rPr>
          <w:rFonts w:ascii="仿宋" w:eastAsia="仿宋" w:hAnsi="仿宋" w:hint="eastAsia"/>
          <w:sz w:val="24"/>
        </w:rPr>
        <w:t>把握这一轮人工智能创新浪潮，</w:t>
      </w:r>
      <w:r w:rsidRPr="000863A0">
        <w:rPr>
          <w:rFonts w:ascii="仿宋" w:eastAsia="仿宋" w:hAnsi="仿宋" w:hint="eastAsia"/>
          <w:sz w:val="24"/>
        </w:rPr>
        <w:t>抢占</w:t>
      </w:r>
      <w:r>
        <w:rPr>
          <w:rFonts w:ascii="仿宋" w:eastAsia="仿宋" w:hAnsi="仿宋" w:hint="eastAsia"/>
          <w:sz w:val="24"/>
        </w:rPr>
        <w:t>数字</w:t>
      </w:r>
      <w:r w:rsidRPr="000863A0">
        <w:rPr>
          <w:rFonts w:ascii="仿宋" w:eastAsia="仿宋" w:hAnsi="仿宋" w:hint="eastAsia"/>
          <w:sz w:val="24"/>
        </w:rPr>
        <w:t>技术</w:t>
      </w:r>
      <w:r>
        <w:rPr>
          <w:rFonts w:ascii="仿宋" w:eastAsia="仿宋" w:hAnsi="仿宋" w:hint="eastAsia"/>
          <w:sz w:val="24"/>
        </w:rPr>
        <w:t>变革新一轮</w:t>
      </w:r>
      <w:r w:rsidRPr="000863A0">
        <w:rPr>
          <w:rFonts w:ascii="仿宋" w:eastAsia="仿宋" w:hAnsi="仿宋" w:hint="eastAsia"/>
          <w:sz w:val="24"/>
        </w:rPr>
        <w:t>制高点，</w:t>
      </w:r>
      <w:r>
        <w:rPr>
          <w:rFonts w:ascii="仿宋" w:eastAsia="仿宋" w:hAnsi="仿宋" w:hint="eastAsia"/>
          <w:sz w:val="24"/>
        </w:rPr>
        <w:t>将</w:t>
      </w:r>
      <w:r w:rsidR="00F03477">
        <w:rPr>
          <w:rFonts w:ascii="仿宋" w:eastAsia="仿宋" w:hAnsi="仿宋" w:hint="eastAsia"/>
          <w:sz w:val="24"/>
        </w:rPr>
        <w:t>有利于</w:t>
      </w:r>
      <w:r w:rsidRPr="000863A0">
        <w:rPr>
          <w:rFonts w:ascii="仿宋" w:eastAsia="仿宋" w:hAnsi="仿宋" w:hint="eastAsia"/>
          <w:sz w:val="24"/>
        </w:rPr>
        <w:t>形成我国</w:t>
      </w:r>
      <w:r w:rsidR="00E5350B">
        <w:rPr>
          <w:rFonts w:ascii="仿宋" w:eastAsia="仿宋" w:hAnsi="仿宋" w:hint="eastAsia"/>
          <w:sz w:val="24"/>
        </w:rPr>
        <w:t>数字技术</w:t>
      </w:r>
      <w:r w:rsidRPr="000863A0">
        <w:rPr>
          <w:rFonts w:ascii="仿宋" w:eastAsia="仿宋" w:hAnsi="仿宋" w:hint="eastAsia"/>
          <w:sz w:val="24"/>
        </w:rPr>
        <w:t>创新全球领先优势，</w:t>
      </w:r>
      <w:r>
        <w:rPr>
          <w:rFonts w:ascii="仿宋" w:eastAsia="仿宋" w:hAnsi="仿宋" w:hint="eastAsia"/>
          <w:sz w:val="24"/>
        </w:rPr>
        <w:t>为</w:t>
      </w:r>
      <w:r w:rsidRPr="000863A0">
        <w:rPr>
          <w:rFonts w:ascii="仿宋" w:eastAsia="仿宋" w:hAnsi="仿宋"/>
          <w:sz w:val="24"/>
        </w:rPr>
        <w:t>建成科技强国和</w:t>
      </w:r>
      <w:r>
        <w:rPr>
          <w:rFonts w:ascii="仿宋" w:eastAsia="仿宋" w:hAnsi="仿宋" w:hint="eastAsia"/>
          <w:sz w:val="24"/>
        </w:rPr>
        <w:t>网络强国奠定坚实基础，预计到2035年我国数字经济核心产业专利授权量占全国授权量比例从2022年的42.6</w:t>
      </w:r>
      <w:r w:rsidRPr="000863A0">
        <w:rPr>
          <w:rFonts w:ascii="仿宋" w:eastAsia="仿宋" w:hAnsi="仿宋"/>
          <w:sz w:val="24"/>
        </w:rPr>
        <w:t>%</w:t>
      </w:r>
      <w:r>
        <w:rPr>
          <w:rFonts w:ascii="仿宋" w:eastAsia="仿宋" w:hAnsi="仿宋" w:hint="eastAsia"/>
          <w:sz w:val="24"/>
        </w:rPr>
        <w:t>提升至55%以上，促进我国有效专利总量占全球比例从2022年的24.3%提升至40%左右。</w:t>
      </w:r>
    </w:p>
    <w:p w14:paraId="3E4C54A6" w14:textId="214740E6" w:rsidR="00263028" w:rsidRPr="00106FC2" w:rsidRDefault="0061398A" w:rsidP="00F13315">
      <w:pPr>
        <w:spacing w:line="360" w:lineRule="auto"/>
        <w:ind w:firstLine="482"/>
        <w:rPr>
          <w:rFonts w:ascii="仿宋" w:eastAsia="仿宋" w:hAnsi="仿宋" w:hint="eastAsia"/>
          <w:b/>
          <w:bCs/>
          <w:sz w:val="24"/>
        </w:rPr>
      </w:pPr>
      <w:r>
        <w:rPr>
          <w:rFonts w:ascii="仿宋" w:eastAsia="仿宋" w:hAnsi="仿宋" w:hint="eastAsia"/>
          <w:b/>
          <w:bCs/>
          <w:sz w:val="24"/>
        </w:rPr>
        <w:t>从整体技术创新看，</w:t>
      </w:r>
      <w:r w:rsidR="00263028" w:rsidRPr="00F13315">
        <w:rPr>
          <w:rFonts w:ascii="仿宋" w:eastAsia="仿宋" w:hAnsi="仿宋" w:hint="eastAsia"/>
          <w:b/>
          <w:bCs/>
          <w:sz w:val="24"/>
        </w:rPr>
        <w:t>人工智能</w:t>
      </w:r>
      <w:r w:rsidR="00605623">
        <w:rPr>
          <w:rFonts w:ascii="仿宋" w:eastAsia="仿宋" w:hAnsi="仿宋" w:hint="eastAsia"/>
          <w:b/>
          <w:bCs/>
          <w:sz w:val="24"/>
        </w:rPr>
        <w:t>融合创新</w:t>
      </w:r>
      <w:r w:rsidR="00D47ECB">
        <w:rPr>
          <w:rFonts w:ascii="仿宋" w:eastAsia="仿宋" w:hAnsi="仿宋" w:hint="eastAsia"/>
          <w:b/>
          <w:bCs/>
          <w:sz w:val="24"/>
        </w:rPr>
        <w:t>催生出新一代科技创新范式</w:t>
      </w:r>
      <w:r w:rsidR="00605623">
        <w:rPr>
          <w:rFonts w:ascii="仿宋" w:eastAsia="仿宋" w:hAnsi="仿宋" w:hint="eastAsia"/>
          <w:b/>
          <w:bCs/>
          <w:sz w:val="24"/>
        </w:rPr>
        <w:t>，</w:t>
      </w:r>
      <w:r w:rsidR="00706A4F">
        <w:rPr>
          <w:rFonts w:ascii="仿宋" w:eastAsia="仿宋" w:hAnsi="仿宋" w:hint="eastAsia"/>
          <w:b/>
          <w:bCs/>
          <w:sz w:val="24"/>
        </w:rPr>
        <w:t>将</w:t>
      </w:r>
      <w:r w:rsidR="00D47ECB">
        <w:rPr>
          <w:rFonts w:ascii="仿宋" w:eastAsia="仿宋" w:hAnsi="仿宋" w:hint="eastAsia"/>
          <w:b/>
          <w:bCs/>
          <w:sz w:val="24"/>
        </w:rPr>
        <w:t>促进</w:t>
      </w:r>
      <w:r w:rsidR="004A6B32">
        <w:rPr>
          <w:rFonts w:ascii="仿宋" w:eastAsia="仿宋" w:hAnsi="仿宋" w:hint="eastAsia"/>
          <w:b/>
          <w:bCs/>
          <w:sz w:val="24"/>
        </w:rPr>
        <w:t>我国</w:t>
      </w:r>
      <w:r w:rsidR="00605623">
        <w:rPr>
          <w:rFonts w:ascii="仿宋" w:eastAsia="仿宋" w:hAnsi="仿宋" w:hint="eastAsia"/>
          <w:b/>
          <w:bCs/>
          <w:sz w:val="24"/>
        </w:rPr>
        <w:t>科技创新</w:t>
      </w:r>
      <w:r w:rsidR="00BC0265">
        <w:rPr>
          <w:rFonts w:ascii="仿宋" w:eastAsia="仿宋" w:hAnsi="仿宋" w:hint="eastAsia"/>
          <w:b/>
          <w:bCs/>
          <w:sz w:val="24"/>
        </w:rPr>
        <w:t>质量效率</w:t>
      </w:r>
      <w:r w:rsidR="00D47ECB">
        <w:rPr>
          <w:rFonts w:ascii="仿宋" w:eastAsia="仿宋" w:hAnsi="仿宋" w:hint="eastAsia"/>
          <w:b/>
          <w:bCs/>
          <w:sz w:val="24"/>
        </w:rPr>
        <w:t>整体性</w:t>
      </w:r>
      <w:r w:rsidR="00F117B2">
        <w:rPr>
          <w:rFonts w:ascii="仿宋" w:eastAsia="仿宋" w:hAnsi="仿宋" w:hint="eastAsia"/>
          <w:b/>
          <w:bCs/>
          <w:sz w:val="24"/>
        </w:rPr>
        <w:t>跃迁</w:t>
      </w:r>
      <w:r w:rsidR="00605623">
        <w:rPr>
          <w:rFonts w:ascii="仿宋" w:eastAsia="仿宋" w:hAnsi="仿宋" w:hint="eastAsia"/>
          <w:b/>
          <w:bCs/>
          <w:sz w:val="24"/>
        </w:rPr>
        <w:t>。</w:t>
      </w:r>
      <w:r w:rsidR="00F117B2">
        <w:rPr>
          <w:rFonts w:ascii="仿宋" w:eastAsia="仿宋" w:hAnsi="仿宋" w:hint="eastAsia"/>
          <w:sz w:val="24"/>
        </w:rPr>
        <w:t>人工智能</w:t>
      </w:r>
      <w:r w:rsidR="00D47ECB" w:rsidRPr="00D47ECB">
        <w:rPr>
          <w:rFonts w:ascii="仿宋" w:eastAsia="仿宋" w:hAnsi="仿宋" w:hint="eastAsia"/>
          <w:sz w:val="24"/>
        </w:rPr>
        <w:t>展现出颠覆科技创新</w:t>
      </w:r>
      <w:r w:rsidR="00F30C7C">
        <w:rPr>
          <w:rFonts w:ascii="仿宋" w:eastAsia="仿宋" w:hAnsi="仿宋" w:hint="eastAsia"/>
          <w:sz w:val="24"/>
        </w:rPr>
        <w:t>现有</w:t>
      </w:r>
      <w:r w:rsidR="00D47ECB" w:rsidRPr="00D47ECB">
        <w:rPr>
          <w:rFonts w:ascii="仿宋" w:eastAsia="仿宋" w:hAnsi="仿宋" w:hint="eastAsia"/>
          <w:sz w:val="24"/>
        </w:rPr>
        <w:t>效率的巨大潜力，谷歌AI材料研发工具GNoME将人类发现的稳定性新材料提升9倍，</w:t>
      </w:r>
      <w:r w:rsidR="006A6B5C" w:rsidRPr="006A6B5C">
        <w:rPr>
          <w:rFonts w:ascii="仿宋" w:eastAsia="仿宋" w:hAnsi="仿宋" w:hint="eastAsia"/>
          <w:sz w:val="24"/>
        </w:rPr>
        <w:t>AlphaFold</w:t>
      </w:r>
      <w:r w:rsidR="006A6B5C">
        <w:rPr>
          <w:rFonts w:ascii="仿宋" w:eastAsia="仿宋" w:hAnsi="仿宋" w:hint="eastAsia"/>
          <w:sz w:val="24"/>
        </w:rPr>
        <w:t>短时间内预测出六七亿</w:t>
      </w:r>
      <w:r w:rsidR="003F02AD">
        <w:rPr>
          <w:rFonts w:ascii="仿宋" w:eastAsia="仿宋" w:hAnsi="仿宋" w:hint="eastAsia"/>
          <w:sz w:val="24"/>
        </w:rPr>
        <w:t>种</w:t>
      </w:r>
      <w:r w:rsidR="006A6B5C">
        <w:rPr>
          <w:rFonts w:ascii="仿宋" w:eastAsia="仿宋" w:hAnsi="仿宋" w:hint="eastAsia"/>
          <w:sz w:val="24"/>
        </w:rPr>
        <w:t>蛋白质数量，而</w:t>
      </w:r>
      <w:r w:rsidR="00427BCB" w:rsidRPr="00427BCB">
        <w:rPr>
          <w:rFonts w:ascii="仿宋" w:eastAsia="仿宋" w:hAnsi="仿宋" w:hint="eastAsia"/>
          <w:sz w:val="24"/>
        </w:rPr>
        <w:t>全球数万名结构生物学家</w:t>
      </w:r>
      <w:r w:rsidR="000D3DA9">
        <w:rPr>
          <w:rFonts w:ascii="仿宋" w:eastAsia="仿宋" w:hAnsi="仿宋" w:hint="eastAsia"/>
          <w:sz w:val="24"/>
        </w:rPr>
        <w:t>五十</w:t>
      </w:r>
      <w:r w:rsidR="00427BCB" w:rsidRPr="00427BCB">
        <w:rPr>
          <w:rFonts w:ascii="仿宋" w:eastAsia="仿宋" w:hAnsi="仿宋" w:hint="eastAsia"/>
          <w:sz w:val="24"/>
        </w:rPr>
        <w:t>年时间</w:t>
      </w:r>
      <w:r w:rsidR="00427BCB">
        <w:rPr>
          <w:rFonts w:ascii="仿宋" w:eastAsia="仿宋" w:hAnsi="仿宋" w:hint="eastAsia"/>
          <w:sz w:val="24"/>
        </w:rPr>
        <w:t>仅积累</w:t>
      </w:r>
      <w:r w:rsidR="00427BCB" w:rsidRPr="00427BCB">
        <w:rPr>
          <w:rFonts w:ascii="仿宋" w:eastAsia="仿宋" w:hAnsi="仿宋" w:hint="eastAsia"/>
          <w:sz w:val="24"/>
        </w:rPr>
        <w:t>19万种</w:t>
      </w:r>
      <w:r w:rsidR="00F117B2">
        <w:rPr>
          <w:rFonts w:ascii="仿宋" w:eastAsia="仿宋" w:hAnsi="仿宋" w:hint="eastAsia"/>
          <w:sz w:val="24"/>
        </w:rPr>
        <w:t>。</w:t>
      </w:r>
      <w:r w:rsidR="00F30C7C">
        <w:rPr>
          <w:rFonts w:ascii="仿宋" w:eastAsia="仿宋" w:hAnsi="仿宋" w:hint="eastAsia"/>
          <w:sz w:val="24"/>
        </w:rPr>
        <w:t>未来十年</w:t>
      </w:r>
      <w:r w:rsidR="003F02AD">
        <w:rPr>
          <w:rFonts w:ascii="仿宋" w:eastAsia="仿宋" w:hAnsi="仿宋" w:hint="eastAsia"/>
          <w:sz w:val="24"/>
        </w:rPr>
        <w:t>人工智能</w:t>
      </w:r>
      <w:r w:rsidR="00427BCB">
        <w:rPr>
          <w:rFonts w:ascii="仿宋" w:eastAsia="仿宋" w:hAnsi="仿宋" w:hint="eastAsia"/>
          <w:sz w:val="24"/>
        </w:rPr>
        <w:t>将推动科技创新</w:t>
      </w:r>
      <w:r w:rsidR="003F02AD">
        <w:rPr>
          <w:rFonts w:ascii="仿宋" w:eastAsia="仿宋" w:hAnsi="仿宋" w:hint="eastAsia"/>
          <w:sz w:val="24"/>
        </w:rPr>
        <w:t>主导</w:t>
      </w:r>
      <w:r w:rsidR="00427BCB">
        <w:rPr>
          <w:rFonts w:ascii="仿宋" w:eastAsia="仿宋" w:hAnsi="仿宋" w:hint="eastAsia"/>
          <w:sz w:val="24"/>
        </w:rPr>
        <w:t>范式从数据密集驱动的第四范式进入到人工智能驱动的第五范式，为新材料、生物制药、高端装备等高度依赖数据</w:t>
      </w:r>
      <w:r w:rsidR="00F30C7C">
        <w:rPr>
          <w:rFonts w:ascii="仿宋" w:eastAsia="仿宋" w:hAnsi="仿宋" w:hint="eastAsia"/>
          <w:sz w:val="24"/>
        </w:rPr>
        <w:t>创新领域带来科技创新工具性能、效率和质量的颠覆性提升</w:t>
      </w:r>
      <w:r w:rsidR="007D4E8D">
        <w:rPr>
          <w:rFonts w:ascii="仿宋" w:eastAsia="仿宋" w:hAnsi="仿宋" w:hint="eastAsia"/>
          <w:sz w:val="24"/>
        </w:rPr>
        <w:t>，并</w:t>
      </w:r>
      <w:r w:rsidR="003F02AD">
        <w:rPr>
          <w:rFonts w:ascii="仿宋" w:eastAsia="仿宋" w:hAnsi="仿宋" w:hint="eastAsia"/>
          <w:sz w:val="24"/>
        </w:rPr>
        <w:t>伴随</w:t>
      </w:r>
      <w:r w:rsidR="007D4E8D">
        <w:rPr>
          <w:rFonts w:ascii="仿宋" w:eastAsia="仿宋" w:hAnsi="仿宋" w:hint="eastAsia"/>
          <w:sz w:val="24"/>
        </w:rPr>
        <w:t>数据基础资源和</w:t>
      </w:r>
      <w:r w:rsidR="003F02AD">
        <w:rPr>
          <w:rFonts w:ascii="仿宋" w:eastAsia="仿宋" w:hAnsi="仿宋" w:hint="eastAsia"/>
          <w:sz w:val="24"/>
        </w:rPr>
        <w:t>创新引擎作用</w:t>
      </w:r>
      <w:r w:rsidR="00BC0265">
        <w:rPr>
          <w:rFonts w:ascii="仿宋" w:eastAsia="仿宋" w:hAnsi="仿宋" w:hint="eastAsia"/>
          <w:sz w:val="24"/>
        </w:rPr>
        <w:t>广泛发挥，辐射带动各领域创新</w:t>
      </w:r>
      <w:r w:rsidR="00C62FC6">
        <w:rPr>
          <w:rFonts w:ascii="仿宋" w:eastAsia="仿宋" w:hAnsi="仿宋" w:hint="eastAsia"/>
          <w:sz w:val="24"/>
        </w:rPr>
        <w:t>效率和质量提升</w:t>
      </w:r>
      <w:r w:rsidR="00F30C7C">
        <w:rPr>
          <w:rFonts w:ascii="仿宋" w:eastAsia="仿宋" w:hAnsi="仿宋" w:hint="eastAsia"/>
          <w:sz w:val="24"/>
        </w:rPr>
        <w:t>。</w:t>
      </w:r>
      <w:r w:rsidR="00C62FC6">
        <w:rPr>
          <w:rFonts w:ascii="仿宋" w:eastAsia="仿宋" w:hAnsi="仿宋" w:hint="eastAsia"/>
          <w:sz w:val="24"/>
        </w:rPr>
        <w:t>随着“</w:t>
      </w:r>
      <w:r w:rsidR="00C62FC6" w:rsidRPr="00C62FC6">
        <w:rPr>
          <w:rFonts w:ascii="仿宋" w:eastAsia="仿宋" w:hAnsi="仿宋" w:hint="eastAsia"/>
          <w:sz w:val="24"/>
        </w:rPr>
        <w:t>数据要素×</w:t>
      </w:r>
      <w:r w:rsidR="00C62FC6">
        <w:rPr>
          <w:rFonts w:ascii="仿宋" w:eastAsia="仿宋" w:hAnsi="仿宋" w:hint="eastAsia"/>
          <w:sz w:val="24"/>
        </w:rPr>
        <w:t>”、“人工智能+”等深入推进，AI4S(科学智能)、AI4T</w:t>
      </w:r>
      <w:r w:rsidR="00106FC2">
        <w:rPr>
          <w:rFonts w:ascii="仿宋" w:eastAsia="仿宋" w:hAnsi="仿宋" w:hint="eastAsia"/>
          <w:sz w:val="24"/>
        </w:rPr>
        <w:t>（技术智能）、AI4R&amp;D(科研智能)等</w:t>
      </w:r>
      <w:r w:rsidR="00432A40">
        <w:rPr>
          <w:rFonts w:ascii="仿宋" w:eastAsia="仿宋" w:hAnsi="仿宋" w:hint="eastAsia"/>
          <w:sz w:val="24"/>
        </w:rPr>
        <w:t>将</w:t>
      </w:r>
      <w:r w:rsidR="009D4FB6">
        <w:rPr>
          <w:rFonts w:ascii="仿宋" w:eastAsia="仿宋" w:hAnsi="仿宋" w:hint="eastAsia"/>
          <w:sz w:val="24"/>
        </w:rPr>
        <w:t>逐步</w:t>
      </w:r>
      <w:r w:rsidR="00432A40">
        <w:rPr>
          <w:rFonts w:ascii="仿宋" w:eastAsia="仿宋" w:hAnsi="仿宋" w:hint="eastAsia"/>
          <w:sz w:val="24"/>
        </w:rPr>
        <w:t>成为</w:t>
      </w:r>
      <w:r w:rsidR="009D4FB6">
        <w:rPr>
          <w:rFonts w:ascii="仿宋" w:eastAsia="仿宋" w:hAnsi="仿宋" w:hint="eastAsia"/>
          <w:sz w:val="24"/>
        </w:rPr>
        <w:t>我国科技创新</w:t>
      </w:r>
      <w:r w:rsidR="00432A40">
        <w:rPr>
          <w:rFonts w:ascii="仿宋" w:eastAsia="仿宋" w:hAnsi="仿宋" w:hint="eastAsia"/>
          <w:sz w:val="24"/>
        </w:rPr>
        <w:t>主导范式</w:t>
      </w:r>
      <w:r w:rsidR="009D4FB6">
        <w:rPr>
          <w:rFonts w:ascii="仿宋" w:eastAsia="仿宋" w:hAnsi="仿宋" w:hint="eastAsia"/>
          <w:sz w:val="24"/>
        </w:rPr>
        <w:t>，促进我国创新体系整体效能跃迁。</w:t>
      </w:r>
    </w:p>
    <w:p w14:paraId="724817AD" w14:textId="2DAAF2B8" w:rsidR="004E12D9" w:rsidRDefault="00F12FF5" w:rsidP="004E12D9">
      <w:pPr>
        <w:pStyle w:val="2"/>
        <w:ind w:firstLineChars="0" w:firstLine="0"/>
        <w:rPr>
          <w:sz w:val="24"/>
          <w:szCs w:val="20"/>
        </w:rPr>
      </w:pPr>
      <w:r>
        <w:rPr>
          <w:rFonts w:hint="eastAsia"/>
          <w:sz w:val="24"/>
          <w:szCs w:val="20"/>
        </w:rPr>
        <w:t>二、</w:t>
      </w:r>
      <w:r w:rsidR="00C71A08" w:rsidRPr="00C71A08">
        <w:rPr>
          <w:rFonts w:hint="eastAsia"/>
          <w:sz w:val="24"/>
          <w:szCs w:val="20"/>
        </w:rPr>
        <w:t>人工智能</w:t>
      </w:r>
      <w:r w:rsidR="00014CEA">
        <w:rPr>
          <w:rFonts w:hint="eastAsia"/>
          <w:sz w:val="24"/>
          <w:szCs w:val="20"/>
        </w:rPr>
        <w:t>具有巨大产业潜力</w:t>
      </w:r>
      <w:r w:rsidR="00607B29">
        <w:rPr>
          <w:rFonts w:hint="eastAsia"/>
          <w:sz w:val="24"/>
          <w:szCs w:val="20"/>
        </w:rPr>
        <w:t>，</w:t>
      </w:r>
      <w:r w:rsidR="001B197D">
        <w:rPr>
          <w:rFonts w:hint="eastAsia"/>
          <w:sz w:val="24"/>
          <w:szCs w:val="20"/>
        </w:rPr>
        <w:t>有利于</w:t>
      </w:r>
      <w:r w:rsidR="00607B29">
        <w:rPr>
          <w:rFonts w:hint="eastAsia"/>
          <w:sz w:val="24"/>
          <w:szCs w:val="20"/>
        </w:rPr>
        <w:t>挺起</w:t>
      </w:r>
      <w:r w:rsidR="00343063">
        <w:rPr>
          <w:rFonts w:hint="eastAsia"/>
          <w:sz w:val="24"/>
          <w:szCs w:val="20"/>
        </w:rPr>
        <w:t>我国现代化产业体系</w:t>
      </w:r>
      <w:r w:rsidR="00607B29">
        <w:rPr>
          <w:rFonts w:hint="eastAsia"/>
          <w:sz w:val="24"/>
          <w:szCs w:val="20"/>
        </w:rPr>
        <w:t>脊梁</w:t>
      </w:r>
    </w:p>
    <w:p w14:paraId="7F333A90" w14:textId="7AA396F5" w:rsidR="006F3958" w:rsidRDefault="006F3958" w:rsidP="004E12D9">
      <w:pPr>
        <w:spacing w:line="360" w:lineRule="auto"/>
        <w:ind w:firstLine="480"/>
        <w:rPr>
          <w:rFonts w:ascii="仿宋" w:eastAsia="仿宋" w:hAnsi="仿宋" w:hint="eastAsia"/>
          <w:sz w:val="24"/>
        </w:rPr>
      </w:pPr>
      <w:r w:rsidRPr="006F3958">
        <w:rPr>
          <w:rFonts w:ascii="仿宋" w:eastAsia="仿宋" w:hAnsi="仿宋" w:hint="eastAsia"/>
          <w:sz w:val="24"/>
        </w:rPr>
        <w:t>每一次科技革命都会带来产业体系的重大调整，</w:t>
      </w:r>
      <w:bookmarkStart w:id="7" w:name="_Hlk174631188"/>
      <w:r w:rsidR="00407C3E">
        <w:rPr>
          <w:rFonts w:ascii="仿宋" w:eastAsia="仿宋" w:hAnsi="仿宋" w:hint="eastAsia"/>
          <w:sz w:val="24"/>
        </w:rPr>
        <w:t>人工智能产业化及智能化生产方式的广泛普及</w:t>
      </w:r>
      <w:r w:rsidR="006316F7">
        <w:rPr>
          <w:rFonts w:ascii="仿宋" w:eastAsia="仿宋" w:hAnsi="仿宋" w:hint="eastAsia"/>
          <w:sz w:val="24"/>
        </w:rPr>
        <w:t>将</w:t>
      </w:r>
      <w:r w:rsidRPr="006F3958">
        <w:rPr>
          <w:rFonts w:ascii="仿宋" w:eastAsia="仿宋" w:hAnsi="仿宋" w:hint="eastAsia"/>
          <w:sz w:val="24"/>
        </w:rPr>
        <w:t>加速我国产业体系迈向价值链高端化、结构合理化、组织方式集群化</w:t>
      </w:r>
      <w:bookmarkEnd w:id="7"/>
      <w:r w:rsidRPr="006F3958">
        <w:rPr>
          <w:rFonts w:ascii="仿宋" w:eastAsia="仿宋" w:hAnsi="仿宋" w:hint="eastAsia"/>
          <w:sz w:val="24"/>
        </w:rPr>
        <w:t>。</w:t>
      </w:r>
    </w:p>
    <w:p w14:paraId="59841CF2" w14:textId="199BBABA" w:rsidR="006F3958" w:rsidRDefault="006F3958" w:rsidP="004E12D9">
      <w:pPr>
        <w:spacing w:line="360" w:lineRule="auto"/>
        <w:ind w:firstLine="482"/>
        <w:rPr>
          <w:rFonts w:ascii="仿宋" w:eastAsia="仿宋" w:hAnsi="仿宋" w:hint="eastAsia"/>
          <w:sz w:val="24"/>
        </w:rPr>
      </w:pPr>
      <w:r w:rsidRPr="006F3958">
        <w:rPr>
          <w:rFonts w:ascii="仿宋" w:eastAsia="仿宋" w:hAnsi="仿宋" w:hint="eastAsia"/>
          <w:b/>
          <w:bCs/>
          <w:sz w:val="24"/>
        </w:rPr>
        <w:t>从价值链看，人工智能以更大技术潜能和经济容量，加速</w:t>
      </w:r>
      <w:r w:rsidRPr="006F3958">
        <w:rPr>
          <w:rFonts w:ascii="仿宋" w:eastAsia="仿宋" w:hAnsi="仿宋"/>
          <w:b/>
          <w:bCs/>
          <w:sz w:val="24"/>
        </w:rPr>
        <w:t>ICT产业从支柱产业壮大为主导产业，将</w:t>
      </w:r>
      <w:r w:rsidR="00093B01">
        <w:rPr>
          <w:rFonts w:ascii="仿宋" w:eastAsia="仿宋" w:hAnsi="仿宋" w:hint="eastAsia"/>
          <w:b/>
          <w:bCs/>
          <w:sz w:val="24"/>
        </w:rPr>
        <w:t>有利于支撑我国产业</w:t>
      </w:r>
      <w:r w:rsidRPr="006F3958">
        <w:rPr>
          <w:rFonts w:ascii="仿宋" w:eastAsia="仿宋" w:hAnsi="仿宋"/>
          <w:b/>
          <w:bCs/>
          <w:sz w:val="24"/>
        </w:rPr>
        <w:t>高端化、高价值化发展。</w:t>
      </w:r>
      <w:r w:rsidRPr="006F3958">
        <w:rPr>
          <w:rFonts w:ascii="仿宋" w:eastAsia="仿宋" w:hAnsi="仿宋"/>
          <w:sz w:val="24"/>
        </w:rPr>
        <w:t>互联网、移动互联网引领带动我国ICT产业增加值从0.36万亿元扩展到2.79万亿元，进而发展壮大到当前的9.2万亿元，人工智能产业将接力云计算产业、持续引领产业</w:t>
      </w:r>
      <w:r w:rsidRPr="006F3958">
        <w:rPr>
          <w:rFonts w:ascii="仿宋" w:eastAsia="仿宋" w:hAnsi="仿宋"/>
          <w:sz w:val="24"/>
        </w:rPr>
        <w:lastRenderedPageBreak/>
        <w:t>互联网发展浪潮，推动ICT产业增加值增长到2035年20万亿元，占GDP比重从2022年的7.6%提升至9.25%。</w:t>
      </w:r>
      <w:r w:rsidR="00607B29">
        <w:rPr>
          <w:rFonts w:ascii="仿宋" w:eastAsia="仿宋" w:hAnsi="仿宋" w:hint="eastAsia"/>
          <w:sz w:val="24"/>
        </w:rPr>
        <w:t>主导</w:t>
      </w:r>
      <w:r w:rsidR="00EE780B">
        <w:rPr>
          <w:rFonts w:ascii="仿宋" w:eastAsia="仿宋" w:hAnsi="仿宋" w:hint="eastAsia"/>
          <w:sz w:val="24"/>
        </w:rPr>
        <w:t>产业</w:t>
      </w:r>
      <w:r w:rsidR="006316F7">
        <w:rPr>
          <w:rFonts w:ascii="仿宋" w:eastAsia="仿宋" w:hAnsi="仿宋" w:hint="eastAsia"/>
          <w:sz w:val="24"/>
        </w:rPr>
        <w:t>立足于科技自立自强的方式</w:t>
      </w:r>
      <w:r w:rsidR="00455727">
        <w:rPr>
          <w:rFonts w:ascii="仿宋" w:eastAsia="仿宋" w:hAnsi="仿宋" w:hint="eastAsia"/>
          <w:sz w:val="24"/>
        </w:rPr>
        <w:t>发展</w:t>
      </w:r>
      <w:r w:rsidR="00607B29">
        <w:rPr>
          <w:rFonts w:ascii="仿宋" w:eastAsia="仿宋" w:hAnsi="仿宋" w:hint="eastAsia"/>
          <w:sz w:val="24"/>
        </w:rPr>
        <w:t>壮大</w:t>
      </w:r>
      <w:r w:rsidR="00455727">
        <w:rPr>
          <w:rFonts w:ascii="仿宋" w:eastAsia="仿宋" w:hAnsi="仿宋" w:hint="eastAsia"/>
          <w:sz w:val="24"/>
        </w:rPr>
        <w:t>，</w:t>
      </w:r>
      <w:r w:rsidR="00607B29">
        <w:rPr>
          <w:rFonts w:ascii="仿宋" w:eastAsia="仿宋" w:hAnsi="仿宋" w:hint="eastAsia"/>
          <w:sz w:val="24"/>
        </w:rPr>
        <w:t>将</w:t>
      </w:r>
      <w:r w:rsidR="00867637">
        <w:rPr>
          <w:rFonts w:ascii="仿宋" w:eastAsia="仿宋" w:hAnsi="仿宋" w:hint="eastAsia"/>
          <w:sz w:val="24"/>
        </w:rPr>
        <w:t>有利于推动</w:t>
      </w:r>
      <w:r w:rsidR="00607B29">
        <w:rPr>
          <w:rFonts w:ascii="仿宋" w:eastAsia="仿宋" w:hAnsi="仿宋" w:hint="eastAsia"/>
          <w:sz w:val="24"/>
        </w:rPr>
        <w:t>我国</w:t>
      </w:r>
      <w:r w:rsidR="00214443">
        <w:rPr>
          <w:rFonts w:ascii="仿宋" w:eastAsia="仿宋" w:hAnsi="仿宋" w:hint="eastAsia"/>
          <w:sz w:val="24"/>
        </w:rPr>
        <w:t>产业</w:t>
      </w:r>
      <w:r w:rsidR="00607B29">
        <w:rPr>
          <w:rFonts w:ascii="仿宋" w:eastAsia="仿宋" w:hAnsi="仿宋" w:hint="eastAsia"/>
          <w:sz w:val="24"/>
        </w:rPr>
        <w:t>在全球</w:t>
      </w:r>
      <w:r w:rsidR="00EE780B">
        <w:rPr>
          <w:rFonts w:ascii="仿宋" w:eastAsia="仿宋" w:hAnsi="仿宋" w:hint="eastAsia"/>
          <w:sz w:val="24"/>
        </w:rPr>
        <w:t>价值链</w:t>
      </w:r>
      <w:r w:rsidR="00607B29">
        <w:rPr>
          <w:rFonts w:ascii="仿宋" w:eastAsia="仿宋" w:hAnsi="仿宋" w:hint="eastAsia"/>
          <w:sz w:val="24"/>
        </w:rPr>
        <w:t>的</w:t>
      </w:r>
      <w:r w:rsidR="00EE780B">
        <w:rPr>
          <w:rFonts w:ascii="仿宋" w:eastAsia="仿宋" w:hAnsi="仿宋" w:hint="eastAsia"/>
          <w:sz w:val="24"/>
        </w:rPr>
        <w:t>位置将从以资本和劳动力为要素投入的加工、组装生产环节逐渐跃迁到以科技创新、数据等为要素投入的研发设计、品牌、生产性服务等环节。</w:t>
      </w:r>
    </w:p>
    <w:p w14:paraId="78AD40CC" w14:textId="6C4F5EFC" w:rsidR="006F3958" w:rsidRDefault="006F3958" w:rsidP="004E12D9">
      <w:pPr>
        <w:spacing w:line="360" w:lineRule="auto"/>
        <w:ind w:firstLine="482"/>
        <w:rPr>
          <w:rFonts w:ascii="仿宋" w:eastAsia="仿宋" w:hAnsi="仿宋" w:hint="eastAsia"/>
          <w:sz w:val="24"/>
        </w:rPr>
      </w:pPr>
      <w:r w:rsidRPr="006F3958">
        <w:rPr>
          <w:rFonts w:ascii="仿宋" w:eastAsia="仿宋" w:hAnsi="仿宋"/>
          <w:b/>
          <w:bCs/>
          <w:sz w:val="24"/>
        </w:rPr>
        <w:t>从结构看，人工智能引领数实融合进入智能化升级加速阶段，</w:t>
      </w:r>
      <w:r w:rsidR="00584D5E">
        <w:rPr>
          <w:rFonts w:ascii="仿宋" w:eastAsia="仿宋" w:hAnsi="仿宋" w:hint="eastAsia"/>
          <w:b/>
          <w:bCs/>
          <w:sz w:val="24"/>
        </w:rPr>
        <w:t>加快我国制造业</w:t>
      </w:r>
      <w:r w:rsidRPr="006F3958">
        <w:rPr>
          <w:rFonts w:ascii="仿宋" w:eastAsia="仿宋" w:hAnsi="仿宋"/>
          <w:b/>
          <w:bCs/>
          <w:sz w:val="24"/>
        </w:rPr>
        <w:t>服务</w:t>
      </w:r>
      <w:r w:rsidR="00584D5E">
        <w:rPr>
          <w:rFonts w:ascii="仿宋" w:eastAsia="仿宋" w:hAnsi="仿宋" w:hint="eastAsia"/>
          <w:b/>
          <w:bCs/>
          <w:sz w:val="24"/>
        </w:rPr>
        <w:t>化进程</w:t>
      </w:r>
      <w:r w:rsidRPr="006F3958">
        <w:rPr>
          <w:rFonts w:ascii="仿宋" w:eastAsia="仿宋" w:hAnsi="仿宋"/>
          <w:b/>
          <w:bCs/>
          <w:sz w:val="24"/>
        </w:rPr>
        <w:t>，将</w:t>
      </w:r>
      <w:r w:rsidR="00093B01">
        <w:rPr>
          <w:rFonts w:ascii="仿宋" w:eastAsia="仿宋" w:hAnsi="仿宋" w:hint="eastAsia"/>
          <w:b/>
          <w:bCs/>
          <w:sz w:val="24"/>
        </w:rPr>
        <w:t>有利于推动我国产业</w:t>
      </w:r>
      <w:r w:rsidRPr="006F3958">
        <w:rPr>
          <w:rFonts w:ascii="仿宋" w:eastAsia="仿宋" w:hAnsi="仿宋"/>
          <w:b/>
          <w:bCs/>
          <w:sz w:val="24"/>
        </w:rPr>
        <w:t>结构合理化</w:t>
      </w:r>
      <w:r>
        <w:rPr>
          <w:rFonts w:ascii="仿宋" w:eastAsia="仿宋" w:hAnsi="仿宋" w:hint="eastAsia"/>
          <w:b/>
          <w:bCs/>
          <w:sz w:val="24"/>
        </w:rPr>
        <w:t>。</w:t>
      </w:r>
      <w:r w:rsidRPr="006F3958">
        <w:rPr>
          <w:rFonts w:ascii="仿宋" w:eastAsia="仿宋" w:hAnsi="仿宋"/>
          <w:sz w:val="24"/>
        </w:rPr>
        <w:t>我国工业数字化从网络化集成进入智能化升级加速阶段，</w:t>
      </w:r>
      <w:r w:rsidR="00C71A08">
        <w:rPr>
          <w:rFonts w:ascii="仿宋" w:eastAsia="仿宋" w:hAnsi="仿宋" w:hint="eastAsia"/>
          <w:sz w:val="24"/>
        </w:rPr>
        <w:t>工业经济数字化</w:t>
      </w:r>
      <w:r w:rsidRPr="006F3958">
        <w:rPr>
          <w:rFonts w:ascii="仿宋" w:eastAsia="仿宋" w:hAnsi="仿宋"/>
          <w:sz w:val="24"/>
        </w:rPr>
        <w:t>渗透率将从2022年的24%提升至2035年的60%、重点行业骨干企业将基本实现智能化，这将加速推动我国制造业不断服务化延伸，高效率、高精度</w:t>
      </w:r>
      <w:r w:rsidR="00B22356">
        <w:rPr>
          <w:rFonts w:ascii="仿宋" w:eastAsia="仿宋" w:hAnsi="仿宋" w:hint="eastAsia"/>
          <w:sz w:val="24"/>
        </w:rPr>
        <w:t>的</w:t>
      </w:r>
      <w:r w:rsidR="00214443">
        <w:rPr>
          <w:rFonts w:ascii="仿宋" w:eastAsia="仿宋" w:hAnsi="仿宋" w:hint="eastAsia"/>
          <w:sz w:val="24"/>
        </w:rPr>
        <w:t>智能化</w:t>
      </w:r>
      <w:r w:rsidRPr="006F3958">
        <w:rPr>
          <w:rFonts w:ascii="仿宋" w:eastAsia="仿宋" w:hAnsi="仿宋"/>
          <w:sz w:val="24"/>
        </w:rPr>
        <w:t>生产方式驱动分工细化，不断释放研发、科技转化、测试、产业链供应链数字化和绿色化运营等领域生产性服</w:t>
      </w:r>
      <w:r w:rsidRPr="006F3958">
        <w:rPr>
          <w:rFonts w:ascii="仿宋" w:eastAsia="仿宋" w:hAnsi="仿宋" w:hint="eastAsia"/>
          <w:sz w:val="24"/>
        </w:rPr>
        <w:t>务增长潜力，我国生产性服务占</w:t>
      </w:r>
      <w:r w:rsidRPr="006F3958">
        <w:rPr>
          <w:rFonts w:ascii="仿宋" w:eastAsia="仿宋" w:hAnsi="仿宋"/>
          <w:sz w:val="24"/>
        </w:rPr>
        <w:t>GDP比重将从当前低于20%提高到我国建成现代化产业体系情景所需的30%以上（美欧当前为50%、40%）。</w:t>
      </w:r>
      <w:r w:rsidR="00BA22E0">
        <w:rPr>
          <w:rFonts w:ascii="仿宋" w:eastAsia="仿宋" w:hAnsi="仿宋" w:hint="eastAsia"/>
          <w:sz w:val="24"/>
        </w:rPr>
        <w:t>服务化进程同时也是产业链高价值化进程，</w:t>
      </w:r>
      <w:r w:rsidR="00784713">
        <w:rPr>
          <w:rFonts w:ascii="仿宋" w:eastAsia="仿宋" w:hAnsi="仿宋" w:hint="eastAsia"/>
          <w:sz w:val="24"/>
        </w:rPr>
        <w:t>产业链条延伸不断扩充产业整体价值容量</w:t>
      </w:r>
      <w:r w:rsidR="00BA22E0">
        <w:rPr>
          <w:rFonts w:ascii="仿宋" w:eastAsia="仿宋" w:hAnsi="仿宋" w:hint="eastAsia"/>
          <w:sz w:val="24"/>
        </w:rPr>
        <w:t>，</w:t>
      </w:r>
      <w:r w:rsidR="00784713">
        <w:rPr>
          <w:rFonts w:ascii="仿宋" w:eastAsia="仿宋" w:hAnsi="仿宋" w:hint="eastAsia"/>
          <w:sz w:val="24"/>
        </w:rPr>
        <w:t>分工</w:t>
      </w:r>
      <w:r w:rsidR="00B22356">
        <w:rPr>
          <w:rFonts w:ascii="仿宋" w:eastAsia="仿宋" w:hAnsi="仿宋" w:hint="eastAsia"/>
          <w:sz w:val="24"/>
        </w:rPr>
        <w:t>精细化</w:t>
      </w:r>
      <w:r w:rsidR="00306164">
        <w:rPr>
          <w:rFonts w:ascii="仿宋" w:eastAsia="仿宋" w:hAnsi="仿宋" w:hint="eastAsia"/>
          <w:sz w:val="24"/>
        </w:rPr>
        <w:t>聚焦</w:t>
      </w:r>
      <w:r w:rsidR="00BA22E0">
        <w:rPr>
          <w:rFonts w:ascii="仿宋" w:eastAsia="仿宋" w:hAnsi="仿宋" w:hint="eastAsia"/>
          <w:sz w:val="24"/>
        </w:rPr>
        <w:t>单点核心技术</w:t>
      </w:r>
      <w:r w:rsidR="00306164">
        <w:rPr>
          <w:rFonts w:ascii="仿宋" w:eastAsia="仿宋" w:hAnsi="仿宋" w:hint="eastAsia"/>
          <w:sz w:val="24"/>
        </w:rPr>
        <w:t>创新和</w:t>
      </w:r>
      <w:r w:rsidR="00A15162">
        <w:rPr>
          <w:rFonts w:ascii="仿宋" w:eastAsia="仿宋" w:hAnsi="仿宋" w:hint="eastAsia"/>
          <w:sz w:val="24"/>
        </w:rPr>
        <w:t>要素高效组合形成</w:t>
      </w:r>
      <w:r w:rsidR="00BA22E0">
        <w:rPr>
          <w:rFonts w:ascii="仿宋" w:eastAsia="仿宋" w:hAnsi="仿宋" w:hint="eastAsia"/>
          <w:sz w:val="24"/>
        </w:rPr>
        <w:t>各节点</w:t>
      </w:r>
      <w:r w:rsidR="00A15162">
        <w:rPr>
          <w:rFonts w:ascii="仿宋" w:eastAsia="仿宋" w:hAnsi="仿宋" w:hint="eastAsia"/>
          <w:sz w:val="24"/>
        </w:rPr>
        <w:t>高质量</w:t>
      </w:r>
      <w:r w:rsidR="00BA22E0">
        <w:rPr>
          <w:rFonts w:ascii="仿宋" w:eastAsia="仿宋" w:hAnsi="仿宋" w:hint="eastAsia"/>
          <w:sz w:val="24"/>
        </w:rPr>
        <w:t>产出</w:t>
      </w:r>
      <w:r w:rsidR="00B60D6F">
        <w:rPr>
          <w:rFonts w:ascii="仿宋" w:eastAsia="仿宋" w:hAnsi="仿宋" w:hint="eastAsia"/>
          <w:sz w:val="24"/>
        </w:rPr>
        <w:t>，</w:t>
      </w:r>
      <w:r w:rsidR="000111A4">
        <w:rPr>
          <w:rFonts w:ascii="仿宋" w:eastAsia="仿宋" w:hAnsi="仿宋" w:hint="eastAsia"/>
          <w:sz w:val="24"/>
        </w:rPr>
        <w:t>将不断提升我国产业价值水平和对全球生产网络及价值链的塑造水平。</w:t>
      </w:r>
    </w:p>
    <w:p w14:paraId="04A1D7BE" w14:textId="50F3E443" w:rsidR="00437E76" w:rsidRDefault="006F3958" w:rsidP="006F3958">
      <w:pPr>
        <w:spacing w:line="360" w:lineRule="auto"/>
        <w:ind w:firstLine="482"/>
        <w:rPr>
          <w:rFonts w:ascii="仿宋" w:eastAsia="仿宋" w:hAnsi="仿宋" w:hint="eastAsia"/>
          <w:sz w:val="24"/>
        </w:rPr>
      </w:pPr>
      <w:r w:rsidRPr="006F3958">
        <w:rPr>
          <w:rFonts w:ascii="仿宋" w:eastAsia="仿宋" w:hAnsi="仿宋"/>
          <w:b/>
          <w:bCs/>
          <w:sz w:val="24"/>
        </w:rPr>
        <w:t>从产业组织方式看</w:t>
      </w:r>
      <w:r w:rsidR="00E30F0F">
        <w:rPr>
          <w:rFonts w:ascii="仿宋" w:eastAsia="仿宋" w:hAnsi="仿宋" w:hint="eastAsia"/>
          <w:b/>
          <w:bCs/>
          <w:sz w:val="24"/>
        </w:rPr>
        <w:t>，</w:t>
      </w:r>
      <w:r w:rsidR="00242AAC">
        <w:rPr>
          <w:rFonts w:ascii="仿宋" w:eastAsia="仿宋" w:hAnsi="仿宋" w:hint="eastAsia"/>
          <w:b/>
          <w:bCs/>
          <w:sz w:val="24"/>
        </w:rPr>
        <w:t>人工智能产业自身将壮大成为我国产业集群的中坚力量，</w:t>
      </w:r>
      <w:r w:rsidR="00087160">
        <w:rPr>
          <w:rFonts w:ascii="仿宋" w:eastAsia="仿宋" w:hAnsi="仿宋" w:hint="eastAsia"/>
          <w:b/>
          <w:bCs/>
          <w:sz w:val="24"/>
        </w:rPr>
        <w:t>智能化生产方式</w:t>
      </w:r>
      <w:r w:rsidR="000B1B57">
        <w:rPr>
          <w:rFonts w:ascii="仿宋" w:eastAsia="仿宋" w:hAnsi="仿宋" w:hint="eastAsia"/>
          <w:b/>
          <w:bCs/>
          <w:sz w:val="24"/>
        </w:rPr>
        <w:t>微观层面普及</w:t>
      </w:r>
      <w:r w:rsidR="00417CDE">
        <w:rPr>
          <w:rFonts w:ascii="仿宋" w:eastAsia="仿宋" w:hAnsi="仿宋" w:hint="eastAsia"/>
          <w:b/>
          <w:bCs/>
          <w:sz w:val="24"/>
        </w:rPr>
        <w:t>将</w:t>
      </w:r>
      <w:r w:rsidR="000B1B57">
        <w:rPr>
          <w:rFonts w:ascii="仿宋" w:eastAsia="仿宋" w:hAnsi="仿宋" w:hint="eastAsia"/>
          <w:b/>
          <w:bCs/>
          <w:sz w:val="24"/>
        </w:rPr>
        <w:t>推动</w:t>
      </w:r>
      <w:r w:rsidR="00417CDE">
        <w:rPr>
          <w:rFonts w:ascii="仿宋" w:eastAsia="仿宋" w:hAnsi="仿宋" w:hint="eastAsia"/>
          <w:b/>
          <w:bCs/>
          <w:sz w:val="24"/>
        </w:rPr>
        <w:t>中观层面</w:t>
      </w:r>
      <w:r w:rsidR="000B1B57">
        <w:rPr>
          <w:rFonts w:ascii="仿宋" w:eastAsia="仿宋" w:hAnsi="仿宋" w:hint="eastAsia"/>
          <w:b/>
          <w:bCs/>
          <w:sz w:val="24"/>
        </w:rPr>
        <w:t>产业</w:t>
      </w:r>
      <w:r w:rsidR="00417CDE">
        <w:rPr>
          <w:rFonts w:ascii="仿宋" w:eastAsia="仿宋" w:hAnsi="仿宋" w:hint="eastAsia"/>
          <w:b/>
          <w:bCs/>
          <w:sz w:val="24"/>
        </w:rPr>
        <w:t>集群</w:t>
      </w:r>
      <w:r w:rsidR="000B1B57">
        <w:rPr>
          <w:rFonts w:ascii="仿宋" w:eastAsia="仿宋" w:hAnsi="仿宋" w:hint="eastAsia"/>
          <w:b/>
          <w:bCs/>
          <w:sz w:val="24"/>
        </w:rPr>
        <w:t>化发展</w:t>
      </w:r>
      <w:r w:rsidR="00F97B6F">
        <w:rPr>
          <w:rFonts w:ascii="仿宋" w:eastAsia="仿宋" w:hAnsi="仿宋" w:hint="eastAsia"/>
          <w:b/>
          <w:bCs/>
          <w:sz w:val="24"/>
        </w:rPr>
        <w:t>。</w:t>
      </w:r>
      <w:r w:rsidR="00242AAC" w:rsidRPr="005A474C">
        <w:rPr>
          <w:rFonts w:ascii="仿宋" w:eastAsia="仿宋" w:hAnsi="仿宋" w:hint="eastAsia"/>
          <w:sz w:val="24"/>
        </w:rPr>
        <w:t>一方面，</w:t>
      </w:r>
      <w:r w:rsidR="00242AAC" w:rsidRPr="00407C3E">
        <w:rPr>
          <w:rFonts w:ascii="仿宋" w:eastAsia="仿宋" w:hAnsi="仿宋" w:hint="eastAsia"/>
          <w:sz w:val="24"/>
        </w:rPr>
        <w:t>全球每隔20-30年就出现全球性的、若干单个市场容量万亿美元级的革命性整机产品</w:t>
      </w:r>
      <w:r w:rsidR="00242AAC">
        <w:rPr>
          <w:rFonts w:ascii="仿宋" w:eastAsia="仿宋" w:hAnsi="仿宋" w:hint="eastAsia"/>
          <w:sz w:val="24"/>
        </w:rPr>
        <w:t>产业集群，相关研究预测，</w:t>
      </w:r>
      <w:r w:rsidR="00242AAC" w:rsidRPr="006F3958">
        <w:rPr>
          <w:rFonts w:ascii="仿宋" w:eastAsia="仿宋" w:hAnsi="仿宋"/>
          <w:sz w:val="24"/>
        </w:rPr>
        <w:t>下一个十年将是无人驾驶汽车、机器人、AR/VR、柔性显示等人工智能核心产业集群</w:t>
      </w:r>
      <w:r w:rsidR="00242AAC">
        <w:rPr>
          <w:rStyle w:val="aa"/>
          <w:rFonts w:ascii="仿宋" w:eastAsia="仿宋" w:hAnsi="仿宋" w:hint="eastAsia"/>
          <w:sz w:val="24"/>
        </w:rPr>
        <w:footnoteReference w:id="2"/>
      </w:r>
      <w:r w:rsidR="00242AAC" w:rsidRPr="006F3958">
        <w:rPr>
          <w:rFonts w:ascii="仿宋" w:eastAsia="仿宋" w:hAnsi="仿宋"/>
          <w:sz w:val="24"/>
        </w:rPr>
        <w:t>快速形成的关键期，</w:t>
      </w:r>
      <w:r w:rsidR="00242AAC" w:rsidRPr="003C35A7">
        <w:rPr>
          <w:rFonts w:ascii="仿宋" w:eastAsia="仿宋" w:hAnsi="仿宋"/>
          <w:sz w:val="24"/>
        </w:rPr>
        <w:t>我国将出现若干个以龙头企业为核心的人工智能产业集群，</w:t>
      </w:r>
      <w:r w:rsidR="00242AAC">
        <w:rPr>
          <w:rFonts w:ascii="仿宋" w:eastAsia="仿宋" w:hAnsi="仿宋" w:hint="eastAsia"/>
          <w:sz w:val="24"/>
        </w:rPr>
        <w:t>有利于</w:t>
      </w:r>
      <w:r w:rsidR="00242AAC" w:rsidRPr="003C35A7">
        <w:rPr>
          <w:rFonts w:ascii="仿宋" w:eastAsia="仿宋" w:hAnsi="仿宋"/>
          <w:sz w:val="24"/>
        </w:rPr>
        <w:t>挺起我国现代化产业体系的</w:t>
      </w:r>
      <w:r w:rsidR="00242AAC" w:rsidRPr="003C35A7">
        <w:rPr>
          <w:rFonts w:ascii="仿宋" w:eastAsia="仿宋" w:hAnsi="仿宋" w:hint="eastAsia"/>
          <w:sz w:val="24"/>
        </w:rPr>
        <w:t>主要</w:t>
      </w:r>
      <w:r w:rsidR="00242AAC" w:rsidRPr="003C35A7">
        <w:rPr>
          <w:rFonts w:ascii="仿宋" w:eastAsia="仿宋" w:hAnsi="仿宋"/>
          <w:sz w:val="24"/>
        </w:rPr>
        <w:t>脊梁</w:t>
      </w:r>
      <w:r w:rsidR="00242AAC">
        <w:rPr>
          <w:rFonts w:ascii="仿宋" w:eastAsia="仿宋" w:hAnsi="仿宋" w:hint="eastAsia"/>
          <w:sz w:val="24"/>
        </w:rPr>
        <w:t>另一方面，</w:t>
      </w:r>
      <w:r w:rsidR="000956E9" w:rsidRPr="00D41480">
        <w:rPr>
          <w:rFonts w:ascii="仿宋" w:eastAsia="仿宋" w:hAnsi="仿宋" w:hint="eastAsia"/>
          <w:sz w:val="24"/>
        </w:rPr>
        <w:t>智能化生产广泛形成将推动产业</w:t>
      </w:r>
      <w:r w:rsidR="0039424A" w:rsidRPr="00D41480">
        <w:rPr>
          <w:rFonts w:ascii="仿宋" w:eastAsia="仿宋" w:hAnsi="仿宋" w:hint="eastAsia"/>
          <w:sz w:val="24"/>
        </w:rPr>
        <w:t>组织</w:t>
      </w:r>
      <w:r w:rsidR="005D2A3C" w:rsidRPr="00D41480">
        <w:rPr>
          <w:rFonts w:ascii="仿宋" w:eastAsia="仿宋" w:hAnsi="仿宋" w:hint="eastAsia"/>
          <w:sz w:val="24"/>
        </w:rPr>
        <w:t>方式</w:t>
      </w:r>
      <w:r w:rsidR="000956E9" w:rsidRPr="00D41480">
        <w:rPr>
          <w:rFonts w:ascii="仿宋" w:eastAsia="仿宋" w:hAnsi="仿宋" w:hint="eastAsia"/>
          <w:sz w:val="24"/>
        </w:rPr>
        <w:t>普遍</w:t>
      </w:r>
      <w:r w:rsidR="003B6408" w:rsidRPr="00D41480">
        <w:rPr>
          <w:rFonts w:ascii="仿宋" w:eastAsia="仿宋" w:hAnsi="仿宋" w:hint="eastAsia"/>
          <w:sz w:val="24"/>
        </w:rPr>
        <w:t>集群化</w:t>
      </w:r>
      <w:r w:rsidR="000956E9" w:rsidRPr="00D41480">
        <w:rPr>
          <w:rFonts w:ascii="仿宋" w:eastAsia="仿宋" w:hAnsi="仿宋" w:hint="eastAsia"/>
          <w:sz w:val="24"/>
        </w:rPr>
        <w:t>，</w:t>
      </w:r>
      <w:r w:rsidR="003B6408">
        <w:rPr>
          <w:rFonts w:ascii="仿宋" w:eastAsia="仿宋" w:hAnsi="仿宋" w:hint="eastAsia"/>
          <w:sz w:val="24"/>
        </w:rPr>
        <w:t>工业互联网等</w:t>
      </w:r>
      <w:r w:rsidR="00093B01">
        <w:rPr>
          <w:rFonts w:ascii="仿宋" w:eastAsia="仿宋" w:hAnsi="仿宋" w:hint="eastAsia"/>
          <w:sz w:val="24"/>
        </w:rPr>
        <w:t>智能化生产</w:t>
      </w:r>
      <w:r w:rsidR="003B6408">
        <w:rPr>
          <w:rFonts w:ascii="仿宋" w:eastAsia="仿宋" w:hAnsi="仿宋" w:hint="eastAsia"/>
          <w:sz w:val="24"/>
        </w:rPr>
        <w:t>方式</w:t>
      </w:r>
      <w:r w:rsidR="00A0496F">
        <w:rPr>
          <w:rFonts w:ascii="仿宋" w:eastAsia="仿宋" w:hAnsi="仿宋" w:hint="eastAsia"/>
          <w:sz w:val="24"/>
        </w:rPr>
        <w:t>大幅</w:t>
      </w:r>
      <w:r w:rsidR="006C40E6">
        <w:rPr>
          <w:rFonts w:ascii="仿宋" w:eastAsia="仿宋" w:hAnsi="仿宋" w:hint="eastAsia"/>
          <w:sz w:val="24"/>
        </w:rPr>
        <w:t>降低</w:t>
      </w:r>
      <w:r w:rsidR="00A0496F">
        <w:rPr>
          <w:rFonts w:ascii="仿宋" w:eastAsia="仿宋" w:hAnsi="仿宋" w:hint="eastAsia"/>
          <w:sz w:val="24"/>
        </w:rPr>
        <w:t>企业生产成本和产业内</w:t>
      </w:r>
      <w:r w:rsidR="007F5A7F">
        <w:rPr>
          <w:rFonts w:ascii="仿宋" w:eastAsia="仿宋" w:hAnsi="仿宋" w:hint="eastAsia"/>
          <w:sz w:val="24"/>
        </w:rPr>
        <w:t>各</w:t>
      </w:r>
      <w:r w:rsidR="00A0496F" w:rsidRPr="00A0496F">
        <w:rPr>
          <w:rFonts w:ascii="仿宋" w:eastAsia="仿宋" w:hAnsi="仿宋" w:hint="eastAsia"/>
          <w:sz w:val="24"/>
        </w:rPr>
        <w:t>企业间的技术经济联系</w:t>
      </w:r>
      <w:r w:rsidR="00A0496F">
        <w:rPr>
          <w:rFonts w:ascii="仿宋" w:eastAsia="仿宋" w:hAnsi="仿宋" w:hint="eastAsia"/>
          <w:sz w:val="24"/>
        </w:rPr>
        <w:t>成本，</w:t>
      </w:r>
      <w:r w:rsidR="00F97B6F">
        <w:rPr>
          <w:rFonts w:ascii="仿宋" w:eastAsia="仿宋" w:hAnsi="仿宋" w:hint="eastAsia"/>
          <w:sz w:val="24"/>
        </w:rPr>
        <w:t>将</w:t>
      </w:r>
      <w:r w:rsidR="000956E9">
        <w:rPr>
          <w:rFonts w:ascii="仿宋" w:eastAsia="仿宋" w:hAnsi="仿宋" w:hint="eastAsia"/>
          <w:sz w:val="24"/>
        </w:rPr>
        <w:t>单一</w:t>
      </w:r>
      <w:r w:rsidR="006C40E6">
        <w:rPr>
          <w:rFonts w:ascii="仿宋" w:eastAsia="仿宋" w:hAnsi="仿宋" w:hint="eastAsia"/>
          <w:sz w:val="24"/>
        </w:rPr>
        <w:t>公司</w:t>
      </w:r>
      <w:r w:rsidR="007F5A7F">
        <w:rPr>
          <w:rFonts w:ascii="仿宋" w:eastAsia="仿宋" w:hAnsi="仿宋" w:hint="eastAsia"/>
          <w:sz w:val="24"/>
        </w:rPr>
        <w:t>的</w:t>
      </w:r>
      <w:r w:rsidR="006C40E6">
        <w:rPr>
          <w:rFonts w:ascii="仿宋" w:eastAsia="仿宋" w:hAnsi="仿宋" w:hint="eastAsia"/>
          <w:sz w:val="24"/>
        </w:rPr>
        <w:t>内部生产</w:t>
      </w:r>
      <w:r w:rsidR="00A0496F">
        <w:rPr>
          <w:rFonts w:ascii="仿宋" w:eastAsia="仿宋" w:hAnsi="仿宋" w:hint="eastAsia"/>
          <w:sz w:val="24"/>
        </w:rPr>
        <w:t>约束</w:t>
      </w:r>
      <w:r w:rsidR="006C40E6">
        <w:rPr>
          <w:rFonts w:ascii="仿宋" w:eastAsia="仿宋" w:hAnsi="仿宋" w:hint="eastAsia"/>
          <w:sz w:val="24"/>
        </w:rPr>
        <w:t>边界</w:t>
      </w:r>
      <w:r w:rsidR="001645CF">
        <w:rPr>
          <w:rFonts w:ascii="仿宋" w:eastAsia="仿宋" w:hAnsi="仿宋" w:hint="eastAsia"/>
          <w:sz w:val="24"/>
        </w:rPr>
        <w:t>推</w:t>
      </w:r>
      <w:r w:rsidR="004618F2">
        <w:rPr>
          <w:rFonts w:ascii="仿宋" w:eastAsia="仿宋" w:hAnsi="仿宋" w:hint="eastAsia"/>
          <w:sz w:val="24"/>
        </w:rPr>
        <w:t>向</w:t>
      </w:r>
      <w:r w:rsidR="006C40E6">
        <w:rPr>
          <w:rFonts w:ascii="仿宋" w:eastAsia="仿宋" w:hAnsi="仿宋" w:hint="eastAsia"/>
          <w:sz w:val="24"/>
        </w:rPr>
        <w:t>一定区域内的社会</w:t>
      </w:r>
      <w:r w:rsidR="00A0496F">
        <w:rPr>
          <w:rFonts w:ascii="仿宋" w:eastAsia="仿宋" w:hAnsi="仿宋" w:hint="eastAsia"/>
          <w:sz w:val="24"/>
        </w:rPr>
        <w:t>化</w:t>
      </w:r>
      <w:r w:rsidR="006C40E6">
        <w:rPr>
          <w:rFonts w:ascii="仿宋" w:eastAsia="仿宋" w:hAnsi="仿宋" w:hint="eastAsia"/>
          <w:sz w:val="24"/>
        </w:rPr>
        <w:t>生产</w:t>
      </w:r>
      <w:r w:rsidR="00F835BB">
        <w:rPr>
          <w:rFonts w:ascii="仿宋" w:eastAsia="仿宋" w:hAnsi="仿宋" w:hint="eastAsia"/>
          <w:sz w:val="24"/>
        </w:rPr>
        <w:t>，</w:t>
      </w:r>
      <w:r w:rsidR="00087160">
        <w:rPr>
          <w:rFonts w:ascii="仿宋" w:eastAsia="仿宋" w:hAnsi="仿宋" w:hint="eastAsia"/>
          <w:sz w:val="24"/>
        </w:rPr>
        <w:t>导致普遍</w:t>
      </w:r>
      <w:r w:rsidR="00F835BB">
        <w:rPr>
          <w:rFonts w:ascii="仿宋" w:eastAsia="仿宋" w:hAnsi="仿宋" w:hint="eastAsia"/>
          <w:sz w:val="24"/>
        </w:rPr>
        <w:t>形成</w:t>
      </w:r>
      <w:r w:rsidR="003B6408">
        <w:rPr>
          <w:rFonts w:ascii="仿宋" w:eastAsia="仿宋" w:hAnsi="仿宋" w:hint="eastAsia"/>
          <w:sz w:val="24"/>
        </w:rPr>
        <w:t>以核心企业为主导的</w:t>
      </w:r>
      <w:r w:rsidR="00D41480">
        <w:rPr>
          <w:rFonts w:ascii="仿宋" w:eastAsia="仿宋" w:hAnsi="仿宋" w:hint="eastAsia"/>
          <w:sz w:val="24"/>
        </w:rPr>
        <w:t>集群化</w:t>
      </w:r>
      <w:r w:rsidR="0039424A">
        <w:rPr>
          <w:rFonts w:ascii="仿宋" w:eastAsia="仿宋" w:hAnsi="仿宋" w:hint="eastAsia"/>
          <w:sz w:val="24"/>
        </w:rPr>
        <w:t>产业组织方式</w:t>
      </w:r>
      <w:r w:rsidR="00F835BB">
        <w:rPr>
          <w:rFonts w:ascii="仿宋" w:eastAsia="仿宋" w:hAnsi="仿宋" w:hint="eastAsia"/>
          <w:sz w:val="24"/>
        </w:rPr>
        <w:t>，</w:t>
      </w:r>
      <w:r w:rsidR="00D41480">
        <w:rPr>
          <w:rFonts w:ascii="仿宋" w:eastAsia="仿宋" w:hAnsi="仿宋" w:hint="eastAsia"/>
          <w:sz w:val="24"/>
        </w:rPr>
        <w:t>以</w:t>
      </w:r>
      <w:r w:rsidR="00F835BB">
        <w:rPr>
          <w:rFonts w:ascii="仿宋" w:eastAsia="仿宋" w:hAnsi="仿宋" w:hint="eastAsia"/>
          <w:sz w:val="24"/>
        </w:rPr>
        <w:t>生产专业化精细分工和</w:t>
      </w:r>
      <w:r w:rsidR="0046447A">
        <w:rPr>
          <w:rFonts w:ascii="仿宋" w:eastAsia="仿宋" w:hAnsi="仿宋" w:hint="eastAsia"/>
          <w:sz w:val="24"/>
        </w:rPr>
        <w:t>生产</w:t>
      </w:r>
      <w:r w:rsidR="00B30129">
        <w:rPr>
          <w:rFonts w:ascii="仿宋" w:eastAsia="仿宋" w:hAnsi="仿宋" w:hint="eastAsia"/>
          <w:sz w:val="24"/>
        </w:rPr>
        <w:t>链条</w:t>
      </w:r>
      <w:r w:rsidR="00D41480">
        <w:rPr>
          <w:rFonts w:ascii="仿宋" w:eastAsia="仿宋" w:hAnsi="仿宋" w:hint="eastAsia"/>
          <w:sz w:val="24"/>
        </w:rPr>
        <w:t>高度</w:t>
      </w:r>
      <w:r w:rsidR="005D2A3C">
        <w:rPr>
          <w:rFonts w:ascii="仿宋" w:eastAsia="仿宋" w:hAnsi="仿宋" w:hint="eastAsia"/>
          <w:sz w:val="24"/>
        </w:rPr>
        <w:t>一体化</w:t>
      </w:r>
      <w:r w:rsidR="004618F2">
        <w:rPr>
          <w:rFonts w:ascii="仿宋" w:eastAsia="仿宋" w:hAnsi="仿宋" w:hint="eastAsia"/>
          <w:sz w:val="24"/>
        </w:rPr>
        <w:t>实现较高的产业</w:t>
      </w:r>
      <w:r w:rsidR="005730CC">
        <w:rPr>
          <w:rFonts w:ascii="仿宋" w:eastAsia="仿宋" w:hAnsi="仿宋" w:hint="eastAsia"/>
          <w:sz w:val="24"/>
        </w:rPr>
        <w:t>组织</w:t>
      </w:r>
      <w:r w:rsidR="004618F2">
        <w:rPr>
          <w:rFonts w:ascii="仿宋" w:eastAsia="仿宋" w:hAnsi="仿宋" w:hint="eastAsia"/>
          <w:sz w:val="24"/>
        </w:rPr>
        <w:t>效率</w:t>
      </w:r>
      <w:r w:rsidR="000966E7">
        <w:rPr>
          <w:rFonts w:ascii="仿宋" w:eastAsia="仿宋" w:hAnsi="仿宋" w:hint="eastAsia"/>
          <w:sz w:val="24"/>
        </w:rPr>
        <w:t>，</w:t>
      </w:r>
      <w:r w:rsidR="00D627A5">
        <w:rPr>
          <w:rFonts w:ascii="仿宋" w:eastAsia="仿宋" w:hAnsi="仿宋" w:hint="eastAsia"/>
          <w:sz w:val="24"/>
        </w:rPr>
        <w:t>根据工业文化发展中心数据显示，我国具有全球影响力的</w:t>
      </w:r>
      <w:r w:rsidR="00D627A5" w:rsidRPr="00D627A5">
        <w:rPr>
          <w:rFonts w:ascii="仿宋" w:eastAsia="仿宋" w:hAnsi="仿宋" w:hint="eastAsia"/>
          <w:sz w:val="24"/>
        </w:rPr>
        <w:t>先进制造业集群</w:t>
      </w:r>
      <w:r w:rsidR="00D627A5">
        <w:rPr>
          <w:rFonts w:ascii="仿宋" w:eastAsia="仿宋" w:hAnsi="仿宋" w:hint="eastAsia"/>
          <w:sz w:val="24"/>
        </w:rPr>
        <w:t>23个，占全球比例15%左右</w:t>
      </w:r>
      <w:r w:rsidR="00625391">
        <w:rPr>
          <w:rFonts w:ascii="仿宋" w:eastAsia="仿宋" w:hAnsi="仿宋" w:hint="eastAsia"/>
          <w:sz w:val="24"/>
        </w:rPr>
        <w:t>，</w:t>
      </w:r>
      <w:r w:rsidR="007E7666" w:rsidRPr="007E7666">
        <w:rPr>
          <w:rFonts w:ascii="仿宋" w:eastAsia="仿宋" w:hAnsi="仿宋" w:hint="eastAsia"/>
          <w:sz w:val="24"/>
        </w:rPr>
        <w:t>随着人工智能赋能新</w:t>
      </w:r>
      <w:r w:rsidR="007E7666" w:rsidRPr="007E7666">
        <w:rPr>
          <w:rFonts w:ascii="仿宋" w:eastAsia="仿宋" w:hAnsi="仿宋" w:hint="eastAsia"/>
          <w:sz w:val="24"/>
        </w:rPr>
        <w:lastRenderedPageBreak/>
        <w:t>型工业化深入推进，</w:t>
      </w:r>
      <w:r w:rsidR="007E7666">
        <w:rPr>
          <w:rFonts w:ascii="仿宋" w:eastAsia="仿宋" w:hAnsi="仿宋" w:hint="eastAsia"/>
          <w:sz w:val="24"/>
        </w:rPr>
        <w:t>我国</w:t>
      </w:r>
      <w:r w:rsidR="007E7666" w:rsidRPr="007E7666">
        <w:rPr>
          <w:rFonts w:ascii="仿宋" w:eastAsia="仿宋" w:hAnsi="仿宋" w:hint="eastAsia"/>
          <w:sz w:val="24"/>
        </w:rPr>
        <w:t>世界级先进制造业集群领域不断拓展，数量和竞争力持续提升</w:t>
      </w:r>
      <w:r w:rsidR="000B1B57" w:rsidRPr="006F3958">
        <w:rPr>
          <w:rFonts w:ascii="仿宋" w:eastAsia="仿宋" w:hAnsi="仿宋"/>
          <w:sz w:val="24"/>
        </w:rPr>
        <w:t>。</w:t>
      </w:r>
    </w:p>
    <w:p w14:paraId="09D7C598" w14:textId="12D64BD8" w:rsidR="00F12FF5" w:rsidRDefault="00F12FF5" w:rsidP="00F12FF5">
      <w:pPr>
        <w:pStyle w:val="2"/>
        <w:ind w:firstLineChars="0" w:firstLine="0"/>
        <w:rPr>
          <w:sz w:val="24"/>
          <w:szCs w:val="20"/>
        </w:rPr>
      </w:pPr>
      <w:r>
        <w:rPr>
          <w:rFonts w:hint="eastAsia"/>
          <w:sz w:val="24"/>
          <w:szCs w:val="20"/>
        </w:rPr>
        <w:t>三、</w:t>
      </w:r>
      <w:r w:rsidR="006627A0">
        <w:rPr>
          <w:rFonts w:hint="eastAsia"/>
          <w:sz w:val="24"/>
          <w:szCs w:val="20"/>
        </w:rPr>
        <w:t>对</w:t>
      </w:r>
      <w:r w:rsidR="00FF32E8">
        <w:rPr>
          <w:rFonts w:hint="eastAsia"/>
          <w:sz w:val="24"/>
          <w:szCs w:val="20"/>
        </w:rPr>
        <w:t>通信业</w:t>
      </w:r>
      <w:r w:rsidR="006D0EB1">
        <w:rPr>
          <w:rFonts w:hint="eastAsia"/>
          <w:sz w:val="24"/>
          <w:szCs w:val="20"/>
        </w:rPr>
        <w:t>技术创新和</w:t>
      </w:r>
      <w:r w:rsidR="00FF32E8">
        <w:rPr>
          <w:rFonts w:hint="eastAsia"/>
          <w:sz w:val="24"/>
          <w:szCs w:val="20"/>
        </w:rPr>
        <w:t>行业</w:t>
      </w:r>
      <w:r w:rsidR="006D0EB1">
        <w:rPr>
          <w:rFonts w:hint="eastAsia"/>
          <w:sz w:val="24"/>
          <w:szCs w:val="20"/>
        </w:rPr>
        <w:t>发展的</w:t>
      </w:r>
      <w:r w:rsidR="006627A0">
        <w:rPr>
          <w:rFonts w:hint="eastAsia"/>
          <w:sz w:val="24"/>
          <w:szCs w:val="20"/>
        </w:rPr>
        <w:t>启示</w:t>
      </w:r>
    </w:p>
    <w:p w14:paraId="6BC61421" w14:textId="287C4069" w:rsidR="00DA41E7" w:rsidRDefault="00DA41E7" w:rsidP="00CE7D10">
      <w:pPr>
        <w:spacing w:line="360" w:lineRule="auto"/>
        <w:ind w:firstLine="480"/>
        <w:rPr>
          <w:rFonts w:ascii="仿宋" w:eastAsia="仿宋" w:hAnsi="仿宋" w:hint="eastAsia"/>
          <w:b/>
          <w:bCs/>
          <w:sz w:val="24"/>
        </w:rPr>
      </w:pPr>
      <w:r w:rsidRPr="005A474C">
        <w:rPr>
          <w:rFonts w:ascii="仿宋" w:eastAsia="仿宋" w:hAnsi="仿宋" w:hint="eastAsia"/>
          <w:sz w:val="24"/>
        </w:rPr>
        <w:t>面对人工智能带来的科技创新与产业发展影响，通信业应着力于</w:t>
      </w:r>
      <w:r>
        <w:rPr>
          <w:rFonts w:ascii="仿宋" w:eastAsia="仿宋" w:hAnsi="仿宋" w:hint="eastAsia"/>
          <w:sz w:val="24"/>
        </w:rPr>
        <w:t>数字基础设施运营技术创新、人工智能根技术创新</w:t>
      </w:r>
      <w:r w:rsidR="00B778A4">
        <w:rPr>
          <w:rFonts w:ascii="仿宋" w:eastAsia="仿宋" w:hAnsi="仿宋" w:hint="eastAsia"/>
          <w:sz w:val="24"/>
        </w:rPr>
        <w:t>体系和操作系统级智能产品服务供给，为科技强国建设构建人工智能创新优势、现代产业体系筑牢智能底座。</w:t>
      </w:r>
    </w:p>
    <w:p w14:paraId="41062DE4" w14:textId="70B78DC8" w:rsidR="005A03CA" w:rsidRDefault="002C432B" w:rsidP="00CE7D10">
      <w:pPr>
        <w:spacing w:line="360" w:lineRule="auto"/>
        <w:ind w:firstLine="482"/>
        <w:rPr>
          <w:rFonts w:ascii="仿宋" w:eastAsia="仿宋" w:hAnsi="仿宋" w:hint="eastAsia"/>
          <w:sz w:val="24"/>
        </w:rPr>
      </w:pPr>
      <w:r>
        <w:rPr>
          <w:rFonts w:ascii="仿宋" w:eastAsia="仿宋" w:hAnsi="仿宋" w:hint="eastAsia"/>
          <w:b/>
          <w:bCs/>
          <w:sz w:val="24"/>
        </w:rPr>
        <w:t>通信业应</w:t>
      </w:r>
      <w:r w:rsidR="00F26A37">
        <w:rPr>
          <w:rFonts w:ascii="仿宋" w:eastAsia="仿宋" w:hAnsi="仿宋" w:hint="eastAsia"/>
          <w:b/>
          <w:bCs/>
          <w:sz w:val="24"/>
        </w:rPr>
        <w:t>建立</w:t>
      </w:r>
      <w:r w:rsidR="00312430">
        <w:rPr>
          <w:rFonts w:ascii="仿宋" w:eastAsia="仿宋" w:hAnsi="仿宋" w:hint="eastAsia"/>
          <w:b/>
          <w:bCs/>
          <w:sz w:val="24"/>
        </w:rPr>
        <w:t>运营技术创新优势</w:t>
      </w:r>
      <w:r w:rsidR="004A6E8B">
        <w:rPr>
          <w:rFonts w:ascii="仿宋" w:eastAsia="仿宋" w:hAnsi="仿宋" w:hint="eastAsia"/>
          <w:b/>
          <w:bCs/>
          <w:sz w:val="24"/>
        </w:rPr>
        <w:t>，</w:t>
      </w:r>
      <w:r w:rsidR="00867637">
        <w:rPr>
          <w:rFonts w:ascii="仿宋" w:eastAsia="仿宋" w:hAnsi="仿宋" w:hint="eastAsia"/>
          <w:b/>
          <w:bCs/>
          <w:sz w:val="24"/>
        </w:rPr>
        <w:t>形成</w:t>
      </w:r>
      <w:r w:rsidR="0048492E">
        <w:rPr>
          <w:rFonts w:ascii="仿宋" w:eastAsia="仿宋" w:hAnsi="仿宋" w:hint="eastAsia"/>
          <w:b/>
          <w:bCs/>
          <w:sz w:val="24"/>
        </w:rPr>
        <w:t>数字基础设施</w:t>
      </w:r>
      <w:r w:rsidR="00312430">
        <w:rPr>
          <w:rFonts w:ascii="仿宋" w:eastAsia="仿宋" w:hAnsi="仿宋" w:hint="eastAsia"/>
          <w:b/>
          <w:bCs/>
          <w:sz w:val="24"/>
        </w:rPr>
        <w:t>运营优势</w:t>
      </w:r>
      <w:r w:rsidR="00477D27">
        <w:rPr>
          <w:rFonts w:ascii="仿宋" w:eastAsia="仿宋" w:hAnsi="仿宋" w:hint="eastAsia"/>
          <w:b/>
          <w:bCs/>
          <w:sz w:val="24"/>
        </w:rPr>
        <w:t>。</w:t>
      </w:r>
      <w:r w:rsidR="00DA2E15">
        <w:rPr>
          <w:rFonts w:ascii="仿宋" w:eastAsia="仿宋" w:hAnsi="仿宋" w:hint="eastAsia"/>
          <w:sz w:val="24"/>
        </w:rPr>
        <w:t>产业分工决定</w:t>
      </w:r>
      <w:r w:rsidR="00CA5DED">
        <w:rPr>
          <w:rFonts w:ascii="仿宋" w:eastAsia="仿宋" w:hAnsi="仿宋" w:hint="eastAsia"/>
          <w:sz w:val="24"/>
        </w:rPr>
        <w:t>通信</w:t>
      </w:r>
      <w:r w:rsidR="0046218F">
        <w:rPr>
          <w:rFonts w:ascii="仿宋" w:eastAsia="仿宋" w:hAnsi="仿宋" w:hint="eastAsia"/>
          <w:sz w:val="24"/>
        </w:rPr>
        <w:t>行</w:t>
      </w:r>
      <w:r w:rsidR="00CA5DED">
        <w:rPr>
          <w:rFonts w:ascii="仿宋" w:eastAsia="仿宋" w:hAnsi="仿宋" w:hint="eastAsia"/>
          <w:sz w:val="24"/>
        </w:rPr>
        <w:t>业</w:t>
      </w:r>
      <w:r w:rsidR="003C37FA">
        <w:rPr>
          <w:rFonts w:ascii="仿宋" w:eastAsia="仿宋" w:hAnsi="仿宋" w:hint="eastAsia"/>
          <w:sz w:val="24"/>
        </w:rPr>
        <w:t>过往</w:t>
      </w:r>
      <w:r w:rsidR="00CA5DED">
        <w:rPr>
          <w:rFonts w:ascii="仿宋" w:eastAsia="仿宋" w:hAnsi="仿宋" w:hint="eastAsia"/>
          <w:sz w:val="24"/>
        </w:rPr>
        <w:t>技术创新</w:t>
      </w:r>
      <w:r w:rsidR="00E54AE5">
        <w:rPr>
          <w:rFonts w:ascii="仿宋" w:eastAsia="仿宋" w:hAnsi="仿宋" w:hint="eastAsia"/>
          <w:sz w:val="24"/>
        </w:rPr>
        <w:t>聚焦在云网运营层面</w:t>
      </w:r>
      <w:r w:rsidR="00DA2E15">
        <w:rPr>
          <w:rFonts w:ascii="仿宋" w:eastAsia="仿宋" w:hAnsi="仿宋" w:hint="eastAsia"/>
          <w:sz w:val="24"/>
        </w:rPr>
        <w:t>，</w:t>
      </w:r>
      <w:r w:rsidR="00E54AE5">
        <w:rPr>
          <w:rFonts w:ascii="仿宋" w:eastAsia="仿宋" w:hAnsi="仿宋" w:hint="eastAsia"/>
          <w:sz w:val="24"/>
        </w:rPr>
        <w:t>行业技术进步</w:t>
      </w:r>
      <w:r w:rsidR="00CA5DED">
        <w:rPr>
          <w:rFonts w:ascii="仿宋" w:eastAsia="仿宋" w:hAnsi="仿宋" w:hint="eastAsia"/>
          <w:sz w:val="24"/>
        </w:rPr>
        <w:t>高度依赖</w:t>
      </w:r>
      <w:r w:rsidR="00E15C5A">
        <w:rPr>
          <w:rFonts w:ascii="仿宋" w:eastAsia="仿宋" w:hAnsi="仿宋" w:hint="eastAsia"/>
          <w:sz w:val="24"/>
        </w:rPr>
        <w:t>电子</w:t>
      </w:r>
      <w:r w:rsidR="00D22C53">
        <w:rPr>
          <w:rFonts w:ascii="仿宋" w:eastAsia="仿宋" w:hAnsi="仿宋" w:hint="eastAsia"/>
          <w:sz w:val="24"/>
        </w:rPr>
        <w:t>信息</w:t>
      </w:r>
      <w:r w:rsidR="00CA5DED">
        <w:rPr>
          <w:rFonts w:ascii="仿宋" w:eastAsia="仿宋" w:hAnsi="仿宋" w:hint="eastAsia"/>
          <w:sz w:val="24"/>
        </w:rPr>
        <w:t>制造业</w:t>
      </w:r>
      <w:r w:rsidR="00E15C5A">
        <w:rPr>
          <w:rFonts w:ascii="仿宋" w:eastAsia="仿宋" w:hAnsi="仿宋" w:hint="eastAsia"/>
          <w:sz w:val="24"/>
        </w:rPr>
        <w:t>、软件业</w:t>
      </w:r>
      <w:r w:rsidR="00CA5DED">
        <w:rPr>
          <w:rFonts w:ascii="仿宋" w:eastAsia="仿宋" w:hAnsi="仿宋" w:hint="eastAsia"/>
          <w:sz w:val="24"/>
        </w:rPr>
        <w:t>供给</w:t>
      </w:r>
      <w:r w:rsidR="00355C87">
        <w:rPr>
          <w:rFonts w:ascii="仿宋" w:eastAsia="仿宋" w:hAnsi="仿宋" w:hint="eastAsia"/>
          <w:sz w:val="24"/>
        </w:rPr>
        <w:t>，软硬件解耦带来ICT</w:t>
      </w:r>
      <w:r w:rsidR="00D22C53">
        <w:rPr>
          <w:rFonts w:ascii="仿宋" w:eastAsia="仿宋" w:hAnsi="仿宋" w:hint="eastAsia"/>
          <w:sz w:val="24"/>
        </w:rPr>
        <w:t>技术</w:t>
      </w:r>
      <w:r w:rsidR="00355C87">
        <w:rPr>
          <w:rFonts w:ascii="仿宋" w:eastAsia="仿宋" w:hAnsi="仿宋" w:hint="eastAsia"/>
          <w:sz w:val="24"/>
        </w:rPr>
        <w:t>融合后，行业</w:t>
      </w:r>
      <w:r w:rsidR="00355C87" w:rsidRPr="00355C87">
        <w:rPr>
          <w:rFonts w:ascii="仿宋" w:eastAsia="仿宋" w:hAnsi="仿宋" w:hint="eastAsia"/>
          <w:sz w:val="24"/>
        </w:rPr>
        <w:t>边界从网络运营、云网运营向数字基础设施运营大幅扩展</w:t>
      </w:r>
      <w:r w:rsidR="00355C87">
        <w:rPr>
          <w:rFonts w:ascii="仿宋" w:eastAsia="仿宋" w:hAnsi="仿宋" w:hint="eastAsia"/>
          <w:sz w:val="24"/>
        </w:rPr>
        <w:t>，</w:t>
      </w:r>
      <w:r w:rsidR="00C919DA">
        <w:rPr>
          <w:rFonts w:ascii="仿宋" w:eastAsia="仿宋" w:hAnsi="仿宋" w:hint="eastAsia"/>
          <w:sz w:val="24"/>
        </w:rPr>
        <w:t>庞大跨域异构资源导致</w:t>
      </w:r>
      <w:r w:rsidR="00355C87" w:rsidRPr="00355C87">
        <w:rPr>
          <w:rFonts w:ascii="仿宋" w:eastAsia="仿宋" w:hAnsi="仿宋" w:hint="eastAsia"/>
          <w:sz w:val="24"/>
        </w:rPr>
        <w:t>运营复杂度大幅攀升</w:t>
      </w:r>
      <w:r w:rsidR="00355C87">
        <w:rPr>
          <w:rFonts w:ascii="仿宋" w:eastAsia="仿宋" w:hAnsi="仿宋" w:hint="eastAsia"/>
          <w:sz w:val="24"/>
        </w:rPr>
        <w:t>，高性能运营技术创新</w:t>
      </w:r>
      <w:r w:rsidR="0075303E">
        <w:rPr>
          <w:rFonts w:ascii="仿宋" w:eastAsia="仿宋" w:hAnsi="仿宋" w:hint="eastAsia"/>
          <w:sz w:val="24"/>
        </w:rPr>
        <w:t>(</w:t>
      </w:r>
      <w:r w:rsidR="00D803D8">
        <w:rPr>
          <w:rFonts w:ascii="仿宋" w:eastAsia="仿宋" w:hAnsi="仿宋" w:hint="eastAsia"/>
          <w:sz w:val="24"/>
        </w:rPr>
        <w:t>如</w:t>
      </w:r>
      <w:r w:rsidR="0075303E">
        <w:rPr>
          <w:rFonts w:ascii="仿宋" w:eastAsia="仿宋" w:hAnsi="仿宋" w:hint="eastAsia"/>
          <w:sz w:val="24"/>
        </w:rPr>
        <w:t>算力网络、云网操作系统等)</w:t>
      </w:r>
      <w:r w:rsidR="00355C87">
        <w:rPr>
          <w:rFonts w:ascii="仿宋" w:eastAsia="仿宋" w:hAnsi="仿宋" w:hint="eastAsia"/>
          <w:sz w:val="24"/>
        </w:rPr>
        <w:t>重要性越发凸显</w:t>
      </w:r>
      <w:r w:rsidR="00130070">
        <w:rPr>
          <w:rFonts w:ascii="仿宋" w:eastAsia="仿宋" w:hAnsi="仿宋" w:hint="eastAsia"/>
          <w:sz w:val="24"/>
        </w:rPr>
        <w:t>，人工智能</w:t>
      </w:r>
      <w:r w:rsidR="00AF7E77">
        <w:rPr>
          <w:rFonts w:ascii="仿宋" w:eastAsia="仿宋" w:hAnsi="仿宋" w:hint="eastAsia"/>
          <w:sz w:val="24"/>
        </w:rPr>
        <w:t>发展</w:t>
      </w:r>
      <w:r w:rsidR="00130070">
        <w:rPr>
          <w:rFonts w:ascii="仿宋" w:eastAsia="仿宋" w:hAnsi="仿宋" w:hint="eastAsia"/>
          <w:sz w:val="24"/>
        </w:rPr>
        <w:t>带来极密资源、极致性能、极致效率、极高绿色安全的运营</w:t>
      </w:r>
      <w:r w:rsidR="00355C87">
        <w:rPr>
          <w:rFonts w:ascii="仿宋" w:eastAsia="仿宋" w:hAnsi="仿宋" w:hint="eastAsia"/>
          <w:sz w:val="24"/>
        </w:rPr>
        <w:t>技术</w:t>
      </w:r>
      <w:r w:rsidR="00130070">
        <w:rPr>
          <w:rFonts w:ascii="仿宋" w:eastAsia="仿宋" w:hAnsi="仿宋" w:hint="eastAsia"/>
          <w:sz w:val="24"/>
        </w:rPr>
        <w:t>创新需要，</w:t>
      </w:r>
      <w:r w:rsidR="00355C87" w:rsidRPr="00355C87">
        <w:rPr>
          <w:rFonts w:ascii="仿宋" w:eastAsia="仿宋" w:hAnsi="仿宋" w:hint="eastAsia"/>
          <w:sz w:val="24"/>
        </w:rPr>
        <w:t>通信业</w:t>
      </w:r>
      <w:r w:rsidR="00130070">
        <w:rPr>
          <w:rFonts w:ascii="仿宋" w:eastAsia="仿宋" w:hAnsi="仿宋" w:hint="eastAsia"/>
          <w:sz w:val="24"/>
        </w:rPr>
        <w:t>应</w:t>
      </w:r>
      <w:r w:rsidR="00D22C53">
        <w:rPr>
          <w:rFonts w:ascii="仿宋" w:eastAsia="仿宋" w:hAnsi="仿宋" w:hint="eastAsia"/>
          <w:sz w:val="24"/>
        </w:rPr>
        <w:t>加快</w:t>
      </w:r>
      <w:r w:rsidR="00806456">
        <w:rPr>
          <w:rFonts w:ascii="仿宋" w:eastAsia="仿宋" w:hAnsi="仿宋" w:hint="eastAsia"/>
          <w:sz w:val="24"/>
        </w:rPr>
        <w:t>高速互联、算网</w:t>
      </w:r>
      <w:r w:rsidR="00971DF2">
        <w:rPr>
          <w:rFonts w:ascii="仿宋" w:eastAsia="仿宋" w:hAnsi="仿宋" w:hint="eastAsia"/>
          <w:sz w:val="24"/>
        </w:rPr>
        <w:t>高效</w:t>
      </w:r>
      <w:r w:rsidR="00806456">
        <w:rPr>
          <w:rFonts w:ascii="仿宋" w:eastAsia="仿宋" w:hAnsi="仿宋" w:hint="eastAsia"/>
          <w:sz w:val="24"/>
        </w:rPr>
        <w:t>调度、智能操作系统等</w:t>
      </w:r>
      <w:r w:rsidR="0075303E">
        <w:rPr>
          <w:rFonts w:ascii="仿宋" w:eastAsia="仿宋" w:hAnsi="仿宋" w:hint="eastAsia"/>
          <w:sz w:val="24"/>
        </w:rPr>
        <w:t>技术创新建立起</w:t>
      </w:r>
      <w:r w:rsidR="00355C87">
        <w:rPr>
          <w:rFonts w:ascii="仿宋" w:eastAsia="仿宋" w:hAnsi="仿宋" w:hint="eastAsia"/>
          <w:sz w:val="24"/>
        </w:rPr>
        <w:t>数字基础设施</w:t>
      </w:r>
      <w:r w:rsidR="00806456">
        <w:rPr>
          <w:rFonts w:ascii="仿宋" w:eastAsia="仿宋" w:hAnsi="仿宋" w:hint="eastAsia"/>
          <w:sz w:val="24"/>
        </w:rPr>
        <w:t>运营</w:t>
      </w:r>
      <w:r w:rsidR="0075303E">
        <w:rPr>
          <w:rFonts w:ascii="仿宋" w:eastAsia="仿宋" w:hAnsi="仿宋" w:hint="eastAsia"/>
          <w:sz w:val="24"/>
        </w:rPr>
        <w:t>的性能、效率和成本优势。</w:t>
      </w:r>
    </w:p>
    <w:p w14:paraId="73AE8957" w14:textId="0047ACE1" w:rsidR="00F12FF5" w:rsidRDefault="005A03CA" w:rsidP="00CE7D10">
      <w:pPr>
        <w:spacing w:line="360" w:lineRule="auto"/>
        <w:ind w:firstLine="482"/>
        <w:rPr>
          <w:rFonts w:ascii="仿宋" w:eastAsia="仿宋" w:hAnsi="仿宋" w:hint="eastAsia"/>
          <w:sz w:val="24"/>
        </w:rPr>
      </w:pPr>
      <w:r w:rsidRPr="005A474C">
        <w:rPr>
          <w:rFonts w:ascii="仿宋" w:eastAsia="仿宋" w:hAnsi="仿宋" w:hint="eastAsia"/>
          <w:b/>
          <w:bCs/>
          <w:sz w:val="24"/>
        </w:rPr>
        <w:t>通信业应融入人工智能国产根技术创新体系</w:t>
      </w:r>
      <w:r w:rsidR="00F16A41">
        <w:rPr>
          <w:rFonts w:ascii="仿宋" w:eastAsia="仿宋" w:hAnsi="仿宋" w:hint="eastAsia"/>
          <w:b/>
          <w:bCs/>
          <w:sz w:val="24"/>
        </w:rPr>
        <w:t>，</w:t>
      </w:r>
      <w:r w:rsidR="005711D3">
        <w:rPr>
          <w:rFonts w:ascii="仿宋" w:eastAsia="仿宋" w:hAnsi="仿宋" w:hint="eastAsia"/>
          <w:b/>
          <w:bCs/>
          <w:sz w:val="24"/>
        </w:rPr>
        <w:t>打造</w:t>
      </w:r>
      <w:r w:rsidR="00A22058">
        <w:rPr>
          <w:rFonts w:ascii="仿宋" w:eastAsia="仿宋" w:hAnsi="仿宋" w:hint="eastAsia"/>
          <w:b/>
          <w:bCs/>
          <w:sz w:val="24"/>
        </w:rPr>
        <w:t>ICT</w:t>
      </w:r>
      <w:r w:rsidR="005711D3">
        <w:rPr>
          <w:rFonts w:ascii="仿宋" w:eastAsia="仿宋" w:hAnsi="仿宋" w:hint="eastAsia"/>
          <w:b/>
          <w:bCs/>
          <w:sz w:val="24"/>
        </w:rPr>
        <w:t>产业控制力</w:t>
      </w:r>
      <w:r w:rsidR="00A22058">
        <w:rPr>
          <w:rFonts w:ascii="仿宋" w:eastAsia="仿宋" w:hAnsi="仿宋" w:hint="eastAsia"/>
          <w:b/>
          <w:bCs/>
          <w:sz w:val="24"/>
        </w:rPr>
        <w:t>和国际竞争力</w:t>
      </w:r>
      <w:r w:rsidRPr="005A474C">
        <w:rPr>
          <w:rFonts w:ascii="仿宋" w:eastAsia="仿宋" w:hAnsi="仿宋" w:hint="eastAsia"/>
          <w:b/>
          <w:bCs/>
          <w:sz w:val="24"/>
        </w:rPr>
        <w:t>。</w:t>
      </w:r>
      <w:r w:rsidR="00170239" w:rsidRPr="005A474C">
        <w:rPr>
          <w:rFonts w:ascii="仿宋" w:eastAsia="仿宋" w:hAnsi="仿宋" w:hint="eastAsia"/>
          <w:sz w:val="24"/>
        </w:rPr>
        <w:t>数字技术历次代际跃迁和创新扩散不断推动ICT产业规模倍增和链条精细化延伸、细分行业快速涨落，</w:t>
      </w:r>
      <w:r w:rsidR="00170239">
        <w:rPr>
          <w:rFonts w:ascii="仿宋" w:eastAsia="仿宋" w:hAnsi="仿宋" w:hint="eastAsia"/>
          <w:sz w:val="24"/>
        </w:rPr>
        <w:t>人工智能发展</w:t>
      </w:r>
      <w:r w:rsidR="00170239" w:rsidRPr="00170239">
        <w:rPr>
          <w:rFonts w:ascii="仿宋" w:eastAsia="仿宋" w:hAnsi="仿宋" w:hint="eastAsia"/>
          <w:sz w:val="24"/>
        </w:rPr>
        <w:t>带来巨大产业发展机遇，但同时带来更具垄断性的产业结构和更为集中的价值结构</w:t>
      </w:r>
      <w:r w:rsidR="00391E65">
        <w:rPr>
          <w:rFonts w:ascii="仿宋" w:eastAsia="仿宋" w:hAnsi="仿宋" w:hint="eastAsia"/>
          <w:sz w:val="24"/>
        </w:rPr>
        <w:t>。</w:t>
      </w:r>
      <w:r w:rsidR="00FE1544">
        <w:rPr>
          <w:rFonts w:ascii="仿宋" w:eastAsia="仿宋" w:hAnsi="仿宋" w:hint="eastAsia"/>
          <w:sz w:val="24"/>
        </w:rPr>
        <w:t>以</w:t>
      </w:r>
      <w:r w:rsidR="00391E65">
        <w:rPr>
          <w:rFonts w:ascii="仿宋" w:eastAsia="仿宋" w:hAnsi="仿宋" w:hint="eastAsia"/>
          <w:sz w:val="24"/>
        </w:rPr>
        <w:t>央企</w:t>
      </w:r>
      <w:r w:rsidR="00FE1544">
        <w:rPr>
          <w:rFonts w:ascii="仿宋" w:eastAsia="仿宋" w:hAnsi="仿宋" w:hint="eastAsia"/>
          <w:sz w:val="24"/>
        </w:rPr>
        <w:t>为主体的</w:t>
      </w:r>
      <w:r w:rsidR="008E7A24">
        <w:rPr>
          <w:rFonts w:ascii="仿宋" w:eastAsia="仿宋" w:hAnsi="仿宋" w:hint="eastAsia"/>
          <w:sz w:val="24"/>
        </w:rPr>
        <w:t>通信</w:t>
      </w:r>
      <w:r w:rsidR="00FE1544">
        <w:rPr>
          <w:rFonts w:ascii="仿宋" w:eastAsia="仿宋" w:hAnsi="仿宋" w:hint="eastAsia"/>
          <w:sz w:val="24"/>
        </w:rPr>
        <w:t>行业，</w:t>
      </w:r>
      <w:r w:rsidR="004A6E8B">
        <w:rPr>
          <w:rFonts w:ascii="仿宋" w:eastAsia="仿宋" w:hAnsi="仿宋" w:hint="eastAsia"/>
          <w:sz w:val="24"/>
        </w:rPr>
        <w:t>承担建设网络强国和数字中国使命任务，</w:t>
      </w:r>
      <w:r w:rsidR="00CE7D10">
        <w:rPr>
          <w:rFonts w:ascii="仿宋" w:eastAsia="仿宋" w:hAnsi="仿宋" w:hint="eastAsia"/>
          <w:sz w:val="24"/>
        </w:rPr>
        <w:t>应立足国之大者，</w:t>
      </w:r>
      <w:r w:rsidR="007B6456">
        <w:rPr>
          <w:rFonts w:ascii="仿宋" w:eastAsia="仿宋" w:hAnsi="仿宋" w:hint="eastAsia"/>
          <w:sz w:val="24"/>
        </w:rPr>
        <w:t>从</w:t>
      </w:r>
      <w:r w:rsidR="0046218F">
        <w:rPr>
          <w:rFonts w:ascii="仿宋" w:eastAsia="仿宋" w:hAnsi="仿宋" w:hint="eastAsia"/>
          <w:sz w:val="24"/>
        </w:rPr>
        <w:t>应用技术</w:t>
      </w:r>
      <w:r w:rsidR="00C836CD">
        <w:rPr>
          <w:rFonts w:ascii="仿宋" w:eastAsia="仿宋" w:hAnsi="仿宋" w:hint="eastAsia"/>
          <w:sz w:val="24"/>
        </w:rPr>
        <w:t>创新</w:t>
      </w:r>
      <w:r w:rsidR="0046218F">
        <w:rPr>
          <w:rFonts w:ascii="仿宋" w:eastAsia="仿宋" w:hAnsi="仿宋" w:hint="eastAsia"/>
          <w:sz w:val="24"/>
        </w:rPr>
        <w:t>深入到</w:t>
      </w:r>
      <w:r w:rsidR="00CE7D10" w:rsidRPr="00CE7D10">
        <w:rPr>
          <w:rFonts w:ascii="仿宋" w:eastAsia="仿宋" w:hAnsi="仿宋" w:hint="eastAsia"/>
          <w:sz w:val="24"/>
        </w:rPr>
        <w:t>智能芯片、计算框架和基础模型</w:t>
      </w:r>
      <w:r w:rsidR="00CE7D10">
        <w:rPr>
          <w:rFonts w:ascii="仿宋" w:eastAsia="仿宋" w:hAnsi="仿宋" w:hint="eastAsia"/>
          <w:sz w:val="24"/>
        </w:rPr>
        <w:t>等人工智能</w:t>
      </w:r>
      <w:r w:rsidR="00E873FC">
        <w:rPr>
          <w:rFonts w:ascii="仿宋" w:eastAsia="仿宋" w:hAnsi="仿宋" w:hint="eastAsia"/>
          <w:sz w:val="24"/>
        </w:rPr>
        <w:t>根技术</w:t>
      </w:r>
      <w:r w:rsidR="00CE7D10">
        <w:rPr>
          <w:rFonts w:ascii="仿宋" w:eastAsia="仿宋" w:hAnsi="仿宋" w:hint="eastAsia"/>
          <w:sz w:val="24"/>
        </w:rPr>
        <w:t>创新</w:t>
      </w:r>
      <w:r w:rsidR="00DF681F">
        <w:rPr>
          <w:rFonts w:ascii="仿宋" w:eastAsia="仿宋" w:hAnsi="仿宋" w:hint="eastAsia"/>
          <w:sz w:val="24"/>
        </w:rPr>
        <w:t>环节</w:t>
      </w:r>
      <w:r w:rsidR="001C597E">
        <w:rPr>
          <w:rFonts w:ascii="仿宋" w:eastAsia="仿宋" w:hAnsi="仿宋" w:hint="eastAsia"/>
          <w:sz w:val="24"/>
        </w:rPr>
        <w:t>，</w:t>
      </w:r>
      <w:r w:rsidR="006D0EB1">
        <w:rPr>
          <w:rFonts w:ascii="仿宋" w:eastAsia="仿宋" w:hAnsi="仿宋" w:hint="eastAsia"/>
          <w:sz w:val="24"/>
        </w:rPr>
        <w:t>成为我国人工智能根技术</w:t>
      </w:r>
      <w:r w:rsidR="00F84306">
        <w:rPr>
          <w:rFonts w:ascii="仿宋" w:eastAsia="仿宋" w:hAnsi="仿宋" w:hint="eastAsia"/>
          <w:sz w:val="24"/>
        </w:rPr>
        <w:t>创新</w:t>
      </w:r>
      <w:r w:rsidR="006D0EB1">
        <w:rPr>
          <w:rFonts w:ascii="仿宋" w:eastAsia="仿宋" w:hAnsi="仿宋" w:hint="eastAsia"/>
          <w:sz w:val="24"/>
        </w:rPr>
        <w:t>的重要</w:t>
      </w:r>
      <w:r w:rsidR="00F84306">
        <w:rPr>
          <w:rFonts w:ascii="仿宋" w:eastAsia="仿宋" w:hAnsi="仿宋" w:hint="eastAsia"/>
          <w:sz w:val="24"/>
        </w:rPr>
        <w:t>发源地</w:t>
      </w:r>
      <w:r w:rsidR="006D0EB1">
        <w:rPr>
          <w:rFonts w:ascii="仿宋" w:eastAsia="仿宋" w:hAnsi="仿宋" w:hint="eastAsia"/>
          <w:sz w:val="24"/>
        </w:rPr>
        <w:t>和规模化部署应用的推动力量</w:t>
      </w:r>
      <w:r w:rsidR="00DA41E7">
        <w:rPr>
          <w:rFonts w:ascii="仿宋" w:eastAsia="仿宋" w:hAnsi="仿宋" w:hint="eastAsia"/>
          <w:sz w:val="24"/>
        </w:rPr>
        <w:t>，才能在</w:t>
      </w:r>
      <w:r w:rsidR="00B778A4">
        <w:rPr>
          <w:rFonts w:ascii="仿宋" w:eastAsia="仿宋" w:hAnsi="仿宋" w:hint="eastAsia"/>
          <w:sz w:val="24"/>
        </w:rPr>
        <w:t>ICT</w:t>
      </w:r>
      <w:r w:rsidR="00DA41E7">
        <w:rPr>
          <w:rFonts w:ascii="仿宋" w:eastAsia="仿宋" w:hAnsi="仿宋" w:hint="eastAsia"/>
          <w:sz w:val="24"/>
        </w:rPr>
        <w:t>产业发展中建立起核心控制力、国际竞争力并形成丰厚的产业价值回报</w:t>
      </w:r>
      <w:r w:rsidR="007F3DC2">
        <w:rPr>
          <w:rFonts w:ascii="仿宋" w:eastAsia="仿宋" w:hAnsi="仿宋" w:hint="eastAsia"/>
          <w:sz w:val="24"/>
        </w:rPr>
        <w:t>。</w:t>
      </w:r>
    </w:p>
    <w:p w14:paraId="06651F9E" w14:textId="0169FA78" w:rsidR="00867637" w:rsidRPr="005A474C" w:rsidRDefault="00F16A41" w:rsidP="00C919DA">
      <w:pPr>
        <w:spacing w:line="360" w:lineRule="auto"/>
        <w:ind w:firstLine="482"/>
        <w:rPr>
          <w:rFonts w:ascii="仿宋" w:eastAsia="仿宋" w:hAnsi="仿宋" w:hint="eastAsia"/>
          <w:sz w:val="24"/>
        </w:rPr>
      </w:pPr>
      <w:r>
        <w:rPr>
          <w:rFonts w:ascii="仿宋" w:eastAsia="仿宋" w:hAnsi="仿宋" w:hint="eastAsia"/>
          <w:b/>
          <w:bCs/>
          <w:sz w:val="24"/>
        </w:rPr>
        <w:t>通信业</w:t>
      </w:r>
      <w:r w:rsidR="003D2E48">
        <w:rPr>
          <w:rFonts w:ascii="仿宋" w:eastAsia="仿宋" w:hAnsi="仿宋" w:hint="eastAsia"/>
          <w:b/>
          <w:bCs/>
          <w:sz w:val="24"/>
        </w:rPr>
        <w:t>活动范围</w:t>
      </w:r>
      <w:r w:rsidR="006D0D21">
        <w:rPr>
          <w:rFonts w:ascii="仿宋" w:eastAsia="仿宋" w:hAnsi="仿宋" w:hint="eastAsia"/>
          <w:b/>
          <w:bCs/>
          <w:sz w:val="24"/>
        </w:rPr>
        <w:t>应</w:t>
      </w:r>
      <w:r w:rsidR="003D2E48">
        <w:rPr>
          <w:rFonts w:ascii="仿宋" w:eastAsia="仿宋" w:hAnsi="仿宋" w:hint="eastAsia"/>
          <w:b/>
          <w:bCs/>
          <w:sz w:val="24"/>
        </w:rPr>
        <w:t>跨</w:t>
      </w:r>
      <w:r w:rsidR="006D0D21">
        <w:rPr>
          <w:rFonts w:ascii="仿宋" w:eastAsia="仿宋" w:hAnsi="仿宋" w:hint="eastAsia"/>
          <w:b/>
          <w:bCs/>
          <w:sz w:val="24"/>
        </w:rPr>
        <w:t>向</w:t>
      </w:r>
      <w:r>
        <w:rPr>
          <w:rFonts w:ascii="仿宋" w:eastAsia="仿宋" w:hAnsi="仿宋" w:hint="eastAsia"/>
          <w:b/>
          <w:bCs/>
          <w:sz w:val="24"/>
        </w:rPr>
        <w:t>操作系统级智能产品服务</w:t>
      </w:r>
      <w:r w:rsidR="00724F17">
        <w:rPr>
          <w:rFonts w:ascii="仿宋" w:eastAsia="仿宋" w:hAnsi="仿宋" w:hint="eastAsia"/>
          <w:b/>
          <w:bCs/>
          <w:sz w:val="24"/>
        </w:rPr>
        <w:t>，</w:t>
      </w:r>
      <w:r w:rsidR="00A22058">
        <w:rPr>
          <w:rFonts w:ascii="仿宋" w:eastAsia="仿宋" w:hAnsi="仿宋" w:hint="eastAsia"/>
          <w:b/>
          <w:bCs/>
          <w:sz w:val="24"/>
        </w:rPr>
        <w:t>建设</w:t>
      </w:r>
      <w:r w:rsidR="00170239">
        <w:rPr>
          <w:rFonts w:ascii="仿宋" w:eastAsia="仿宋" w:hAnsi="仿宋" w:hint="eastAsia"/>
          <w:b/>
          <w:bCs/>
          <w:sz w:val="24"/>
        </w:rPr>
        <w:t>现代</w:t>
      </w:r>
      <w:r>
        <w:rPr>
          <w:rFonts w:ascii="仿宋" w:eastAsia="仿宋" w:hAnsi="仿宋" w:hint="eastAsia"/>
          <w:b/>
          <w:bCs/>
          <w:sz w:val="24"/>
        </w:rPr>
        <w:t>产业</w:t>
      </w:r>
      <w:r w:rsidR="00170239">
        <w:rPr>
          <w:rFonts w:ascii="仿宋" w:eastAsia="仿宋" w:hAnsi="仿宋" w:hint="eastAsia"/>
          <w:b/>
          <w:bCs/>
          <w:sz w:val="24"/>
        </w:rPr>
        <w:t>体系</w:t>
      </w:r>
      <w:r>
        <w:rPr>
          <w:rFonts w:ascii="仿宋" w:eastAsia="仿宋" w:hAnsi="仿宋" w:hint="eastAsia"/>
          <w:b/>
          <w:bCs/>
          <w:sz w:val="24"/>
        </w:rPr>
        <w:t>智能化底座</w:t>
      </w:r>
      <w:r w:rsidR="000111A4">
        <w:rPr>
          <w:rFonts w:ascii="仿宋" w:eastAsia="仿宋" w:hAnsi="仿宋" w:hint="eastAsia"/>
          <w:b/>
          <w:bCs/>
          <w:sz w:val="24"/>
        </w:rPr>
        <w:t>。</w:t>
      </w:r>
      <w:r w:rsidR="00724F17" w:rsidRPr="005A474C">
        <w:rPr>
          <w:rFonts w:ascii="仿宋" w:eastAsia="仿宋" w:hAnsi="仿宋" w:hint="eastAsia"/>
          <w:sz w:val="24"/>
        </w:rPr>
        <w:t>数字经济历次发展浪潮推动实体经济历经自动化、信息化、云化、智能化等系列改造</w:t>
      </w:r>
      <w:r w:rsidR="00724F17" w:rsidRPr="00724F17">
        <w:rPr>
          <w:rFonts w:ascii="仿宋" w:eastAsia="仿宋" w:hAnsi="仿宋" w:hint="eastAsia"/>
          <w:sz w:val="24"/>
        </w:rPr>
        <w:t>，</w:t>
      </w:r>
      <w:r w:rsidR="00846987">
        <w:rPr>
          <w:rFonts w:ascii="仿宋" w:eastAsia="仿宋" w:hAnsi="仿宋" w:hint="eastAsia"/>
          <w:sz w:val="24"/>
        </w:rPr>
        <w:t>促进</w:t>
      </w:r>
      <w:r w:rsidR="00846987" w:rsidRPr="006F30DB">
        <w:rPr>
          <w:rFonts w:ascii="仿宋" w:eastAsia="仿宋" w:hAnsi="仿宋" w:hint="eastAsia"/>
          <w:sz w:val="24"/>
        </w:rPr>
        <w:t>通信业与各行业的经济联系</w:t>
      </w:r>
      <w:r w:rsidR="00846987">
        <w:rPr>
          <w:rFonts w:ascii="仿宋" w:eastAsia="仿宋" w:hAnsi="仿宋" w:hint="eastAsia"/>
          <w:sz w:val="24"/>
        </w:rPr>
        <w:t>从基本</w:t>
      </w:r>
      <w:r w:rsidR="00846987" w:rsidRPr="006F30DB">
        <w:rPr>
          <w:rFonts w:ascii="仿宋" w:eastAsia="仿宋" w:hAnsi="仿宋" w:hint="eastAsia"/>
          <w:sz w:val="24"/>
        </w:rPr>
        <w:t>通讯手段提供、</w:t>
      </w:r>
      <w:r w:rsidR="00846987">
        <w:rPr>
          <w:rFonts w:ascii="仿宋" w:eastAsia="仿宋" w:hAnsi="仿宋" w:hint="eastAsia"/>
          <w:sz w:val="24"/>
        </w:rPr>
        <w:t>到深入生产的通用计算资源与应用供给、再向全价值链的</w:t>
      </w:r>
      <w:r w:rsidR="00846987" w:rsidRPr="001A449F">
        <w:rPr>
          <w:rFonts w:ascii="仿宋" w:eastAsia="仿宋" w:hAnsi="仿宋" w:hint="eastAsia"/>
          <w:sz w:val="24"/>
        </w:rPr>
        <w:t>数据</w:t>
      </w:r>
      <w:r w:rsidR="00846987">
        <w:rPr>
          <w:rFonts w:ascii="仿宋" w:eastAsia="仿宋" w:hAnsi="仿宋" w:hint="eastAsia"/>
          <w:sz w:val="24"/>
        </w:rPr>
        <w:t>智能不断深化，通信业应顺应未来趋势，跳出智算服务的活动范围设定和大模型场景应用的自我迷失，加强对各行业智能操作系统</w:t>
      </w:r>
      <w:r w:rsidR="001B699A">
        <w:rPr>
          <w:rFonts w:ascii="仿宋" w:eastAsia="仿宋" w:hAnsi="仿宋" w:hint="eastAsia"/>
          <w:sz w:val="24"/>
        </w:rPr>
        <w:t>（如自动驾驶系统）</w:t>
      </w:r>
      <w:r w:rsidR="00846987">
        <w:rPr>
          <w:rFonts w:ascii="仿宋" w:eastAsia="仿宋" w:hAnsi="仿宋" w:hint="eastAsia"/>
          <w:sz w:val="24"/>
        </w:rPr>
        <w:t>、企业级AI平台和行业数据资产资源</w:t>
      </w:r>
      <w:r w:rsidR="00846987">
        <w:rPr>
          <w:rFonts w:ascii="仿宋" w:eastAsia="仿宋" w:hAnsi="仿宋" w:hint="eastAsia"/>
          <w:sz w:val="24"/>
        </w:rPr>
        <w:lastRenderedPageBreak/>
        <w:t>等布局发展，为我国现代化产业体系打造智能系统底座。</w:t>
      </w:r>
    </w:p>
    <w:sectPr w:rsidR="00867637" w:rsidRPr="005A474C">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A33D2" w14:textId="77777777" w:rsidR="000A40CB" w:rsidRDefault="000A40CB" w:rsidP="004E12D9">
      <w:pPr>
        <w:ind w:firstLine="420"/>
        <w:rPr>
          <w:rFonts w:hint="eastAsia"/>
        </w:rPr>
      </w:pPr>
      <w:r>
        <w:separator/>
      </w:r>
    </w:p>
  </w:endnote>
  <w:endnote w:type="continuationSeparator" w:id="0">
    <w:p w14:paraId="45745215" w14:textId="77777777" w:rsidR="000A40CB" w:rsidRDefault="000A40CB" w:rsidP="004E12D9">
      <w:pPr>
        <w:ind w:firstLine="42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3F7E1" w14:textId="77777777" w:rsidR="006F3958" w:rsidRDefault="006F3958">
    <w:pPr>
      <w:pStyle w:val="a5"/>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69251" w14:textId="77777777" w:rsidR="006F3958" w:rsidRDefault="006F3958">
    <w:pPr>
      <w:pStyle w:val="a5"/>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54E70" w14:textId="77777777" w:rsidR="006F3958" w:rsidRDefault="006F3958">
    <w:pPr>
      <w:pStyle w:val="a5"/>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109B6" w14:textId="77777777" w:rsidR="000A40CB" w:rsidRDefault="000A40CB" w:rsidP="004E12D9">
      <w:pPr>
        <w:ind w:firstLine="420"/>
        <w:rPr>
          <w:rFonts w:hint="eastAsia"/>
        </w:rPr>
      </w:pPr>
      <w:r>
        <w:separator/>
      </w:r>
    </w:p>
  </w:footnote>
  <w:footnote w:type="continuationSeparator" w:id="0">
    <w:p w14:paraId="371D32FB" w14:textId="77777777" w:rsidR="000A40CB" w:rsidRDefault="000A40CB" w:rsidP="004E12D9">
      <w:pPr>
        <w:ind w:firstLine="420"/>
        <w:rPr>
          <w:rFonts w:hint="eastAsia"/>
        </w:rPr>
      </w:pPr>
      <w:r>
        <w:continuationSeparator/>
      </w:r>
    </w:p>
  </w:footnote>
  <w:footnote w:id="1">
    <w:p w14:paraId="0A05DD19" w14:textId="6F1D5DE6" w:rsidR="00A22EC2" w:rsidRDefault="00A22EC2" w:rsidP="00A22EC2">
      <w:pPr>
        <w:pStyle w:val="a8"/>
        <w:ind w:firstLine="360"/>
        <w:rPr>
          <w:rFonts w:hint="eastAsia"/>
        </w:rPr>
      </w:pPr>
      <w:r>
        <w:rPr>
          <w:rStyle w:val="aa"/>
          <w:rFonts w:hint="eastAsia"/>
        </w:rPr>
        <w:footnoteRef/>
      </w:r>
      <w:r>
        <w:rPr>
          <w:rFonts w:hint="eastAsia"/>
        </w:rPr>
        <w:t>三条路径提法来自信通院 ICT深度观察2024，本文</w:t>
      </w:r>
      <w:r w:rsidR="00500525">
        <w:rPr>
          <w:rFonts w:hint="eastAsia"/>
        </w:rPr>
        <w:t>进行演绎</w:t>
      </w:r>
    </w:p>
  </w:footnote>
  <w:footnote w:id="2">
    <w:p w14:paraId="2492A198" w14:textId="77777777" w:rsidR="00242AAC" w:rsidRDefault="00242AAC" w:rsidP="00242AAC">
      <w:pPr>
        <w:pStyle w:val="a8"/>
        <w:ind w:firstLine="360"/>
        <w:rPr>
          <w:rFonts w:hint="eastAsia"/>
        </w:rPr>
      </w:pPr>
      <w:r>
        <w:rPr>
          <w:rStyle w:val="aa"/>
          <w:rFonts w:hint="eastAsia"/>
        </w:rPr>
        <w:footnoteRef/>
      </w:r>
      <w:r>
        <w:rPr>
          <w:rFonts w:hint="eastAsia"/>
        </w:rPr>
        <w:t xml:space="preserve"> 黄奇帆，战略与路径：黄奇帆的十二堂经济课，2022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D4D66" w14:textId="77777777" w:rsidR="006F3958" w:rsidRDefault="006F3958">
    <w:pPr>
      <w:pStyle w:val="a3"/>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9E979" w14:textId="77777777" w:rsidR="006F3958" w:rsidRDefault="006F3958">
    <w:pPr>
      <w:pStyle w:val="a3"/>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B1727" w14:textId="77777777" w:rsidR="006F3958" w:rsidRDefault="006F3958">
    <w:pPr>
      <w:pStyle w:val="a3"/>
      <w:rPr>
        <w:rFonts w:hint="eastAsia"/>
      </w:rP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aolin ai">
    <w15:presenceInfo w15:providerId="Windows Live" w15:userId="87023fde80bf86f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D63"/>
    <w:rsid w:val="000111A4"/>
    <w:rsid w:val="00014CEA"/>
    <w:rsid w:val="00050F4C"/>
    <w:rsid w:val="00055F65"/>
    <w:rsid w:val="00065881"/>
    <w:rsid w:val="000863A0"/>
    <w:rsid w:val="00087160"/>
    <w:rsid w:val="00090D8D"/>
    <w:rsid w:val="00093B01"/>
    <w:rsid w:val="000956E9"/>
    <w:rsid w:val="000966E7"/>
    <w:rsid w:val="00097FB5"/>
    <w:rsid w:val="000A40CB"/>
    <w:rsid w:val="000B1B57"/>
    <w:rsid w:val="000B2843"/>
    <w:rsid w:val="000B4DFC"/>
    <w:rsid w:val="000C0228"/>
    <w:rsid w:val="000C5763"/>
    <w:rsid w:val="000D17B8"/>
    <w:rsid w:val="000D3DA9"/>
    <w:rsid w:val="000E4F55"/>
    <w:rsid w:val="000E5FE6"/>
    <w:rsid w:val="000F3B46"/>
    <w:rsid w:val="00106FC2"/>
    <w:rsid w:val="00112636"/>
    <w:rsid w:val="00126892"/>
    <w:rsid w:val="00126D90"/>
    <w:rsid w:val="00127FBF"/>
    <w:rsid w:val="00130070"/>
    <w:rsid w:val="00132A26"/>
    <w:rsid w:val="00134E90"/>
    <w:rsid w:val="001363D5"/>
    <w:rsid w:val="00142658"/>
    <w:rsid w:val="0015084B"/>
    <w:rsid w:val="001611C1"/>
    <w:rsid w:val="001645CF"/>
    <w:rsid w:val="00170239"/>
    <w:rsid w:val="00173369"/>
    <w:rsid w:val="00177174"/>
    <w:rsid w:val="0018124B"/>
    <w:rsid w:val="00181FB2"/>
    <w:rsid w:val="001850C3"/>
    <w:rsid w:val="00191A36"/>
    <w:rsid w:val="00197C36"/>
    <w:rsid w:val="001A449F"/>
    <w:rsid w:val="001B197D"/>
    <w:rsid w:val="001B47D4"/>
    <w:rsid w:val="001B559D"/>
    <w:rsid w:val="001B699A"/>
    <w:rsid w:val="001C597E"/>
    <w:rsid w:val="001D2EBF"/>
    <w:rsid w:val="001D3A04"/>
    <w:rsid w:val="001D7945"/>
    <w:rsid w:val="001F016C"/>
    <w:rsid w:val="001F3A13"/>
    <w:rsid w:val="001F5CA3"/>
    <w:rsid w:val="0020200A"/>
    <w:rsid w:val="00214443"/>
    <w:rsid w:val="00216D97"/>
    <w:rsid w:val="00241BE6"/>
    <w:rsid w:val="00242AAC"/>
    <w:rsid w:val="002540A2"/>
    <w:rsid w:val="00263028"/>
    <w:rsid w:val="00265696"/>
    <w:rsid w:val="002714C6"/>
    <w:rsid w:val="00274932"/>
    <w:rsid w:val="002753BA"/>
    <w:rsid w:val="00281395"/>
    <w:rsid w:val="0028167E"/>
    <w:rsid w:val="002A6EF3"/>
    <w:rsid w:val="002B3947"/>
    <w:rsid w:val="002C432B"/>
    <w:rsid w:val="002D6C5D"/>
    <w:rsid w:val="002E7B46"/>
    <w:rsid w:val="002F358B"/>
    <w:rsid w:val="002F4679"/>
    <w:rsid w:val="00306164"/>
    <w:rsid w:val="00312430"/>
    <w:rsid w:val="00321300"/>
    <w:rsid w:val="00335BA1"/>
    <w:rsid w:val="00343063"/>
    <w:rsid w:val="003436FA"/>
    <w:rsid w:val="0035285E"/>
    <w:rsid w:val="003550C8"/>
    <w:rsid w:val="00355454"/>
    <w:rsid w:val="00355C87"/>
    <w:rsid w:val="00356C60"/>
    <w:rsid w:val="0037368B"/>
    <w:rsid w:val="00391E65"/>
    <w:rsid w:val="00392B83"/>
    <w:rsid w:val="0039424A"/>
    <w:rsid w:val="003A0C51"/>
    <w:rsid w:val="003B6408"/>
    <w:rsid w:val="003B7E91"/>
    <w:rsid w:val="003C37FA"/>
    <w:rsid w:val="003C3C00"/>
    <w:rsid w:val="003D13E0"/>
    <w:rsid w:val="003D2E48"/>
    <w:rsid w:val="003D6FF5"/>
    <w:rsid w:val="003F02AD"/>
    <w:rsid w:val="003F33AA"/>
    <w:rsid w:val="00407C3E"/>
    <w:rsid w:val="00413E7C"/>
    <w:rsid w:val="00417CDE"/>
    <w:rsid w:val="004272ED"/>
    <w:rsid w:val="00427BCB"/>
    <w:rsid w:val="00432452"/>
    <w:rsid w:val="00432A40"/>
    <w:rsid w:val="0043478A"/>
    <w:rsid w:val="004367E3"/>
    <w:rsid w:val="00437E76"/>
    <w:rsid w:val="00446024"/>
    <w:rsid w:val="00453A92"/>
    <w:rsid w:val="00455727"/>
    <w:rsid w:val="004618F2"/>
    <w:rsid w:val="0046218F"/>
    <w:rsid w:val="0046447A"/>
    <w:rsid w:val="00465C7E"/>
    <w:rsid w:val="00467337"/>
    <w:rsid w:val="00472D3F"/>
    <w:rsid w:val="0047541B"/>
    <w:rsid w:val="00477D27"/>
    <w:rsid w:val="0048492E"/>
    <w:rsid w:val="004856C7"/>
    <w:rsid w:val="00485774"/>
    <w:rsid w:val="004A0B64"/>
    <w:rsid w:val="004A6B32"/>
    <w:rsid w:val="004A6E8B"/>
    <w:rsid w:val="004B19D4"/>
    <w:rsid w:val="004D358D"/>
    <w:rsid w:val="004E12D9"/>
    <w:rsid w:val="004E4D02"/>
    <w:rsid w:val="00500525"/>
    <w:rsid w:val="00513BB7"/>
    <w:rsid w:val="00516F02"/>
    <w:rsid w:val="005221DC"/>
    <w:rsid w:val="00532D8A"/>
    <w:rsid w:val="00541D94"/>
    <w:rsid w:val="0056364B"/>
    <w:rsid w:val="00570BBD"/>
    <w:rsid w:val="005711D3"/>
    <w:rsid w:val="005730CC"/>
    <w:rsid w:val="0057312E"/>
    <w:rsid w:val="00573B8A"/>
    <w:rsid w:val="00574622"/>
    <w:rsid w:val="00584D5E"/>
    <w:rsid w:val="00587C61"/>
    <w:rsid w:val="005966E4"/>
    <w:rsid w:val="005A03CA"/>
    <w:rsid w:val="005A0D4B"/>
    <w:rsid w:val="005A474C"/>
    <w:rsid w:val="005B140D"/>
    <w:rsid w:val="005C79FA"/>
    <w:rsid w:val="005D2A3C"/>
    <w:rsid w:val="005D68C5"/>
    <w:rsid w:val="00605623"/>
    <w:rsid w:val="00607B29"/>
    <w:rsid w:val="00607CE3"/>
    <w:rsid w:val="00610BCA"/>
    <w:rsid w:val="0061398A"/>
    <w:rsid w:val="00625391"/>
    <w:rsid w:val="006316F7"/>
    <w:rsid w:val="006344E4"/>
    <w:rsid w:val="0063734D"/>
    <w:rsid w:val="00645332"/>
    <w:rsid w:val="00654304"/>
    <w:rsid w:val="006627A0"/>
    <w:rsid w:val="00666257"/>
    <w:rsid w:val="00670E1A"/>
    <w:rsid w:val="006825BB"/>
    <w:rsid w:val="00694074"/>
    <w:rsid w:val="006A6B5C"/>
    <w:rsid w:val="006B1076"/>
    <w:rsid w:val="006B343A"/>
    <w:rsid w:val="006C40E6"/>
    <w:rsid w:val="006C4A17"/>
    <w:rsid w:val="006C7CF9"/>
    <w:rsid w:val="006D0D21"/>
    <w:rsid w:val="006D0EB1"/>
    <w:rsid w:val="006D2800"/>
    <w:rsid w:val="006E2100"/>
    <w:rsid w:val="006E6ED1"/>
    <w:rsid w:val="006F30DB"/>
    <w:rsid w:val="006F3958"/>
    <w:rsid w:val="006F4F9E"/>
    <w:rsid w:val="007067A4"/>
    <w:rsid w:val="00706A4F"/>
    <w:rsid w:val="00722F2C"/>
    <w:rsid w:val="00724BAB"/>
    <w:rsid w:val="00724F17"/>
    <w:rsid w:val="00727B69"/>
    <w:rsid w:val="00732FCC"/>
    <w:rsid w:val="00745B65"/>
    <w:rsid w:val="0075303E"/>
    <w:rsid w:val="00767EC5"/>
    <w:rsid w:val="007750DD"/>
    <w:rsid w:val="0078256F"/>
    <w:rsid w:val="00784713"/>
    <w:rsid w:val="00794852"/>
    <w:rsid w:val="007A43FE"/>
    <w:rsid w:val="007B6456"/>
    <w:rsid w:val="007C5060"/>
    <w:rsid w:val="007D038F"/>
    <w:rsid w:val="007D4E8D"/>
    <w:rsid w:val="007E08D9"/>
    <w:rsid w:val="007E1317"/>
    <w:rsid w:val="007E7666"/>
    <w:rsid w:val="007F3DC2"/>
    <w:rsid w:val="007F5A7F"/>
    <w:rsid w:val="007F6E0A"/>
    <w:rsid w:val="007F6F89"/>
    <w:rsid w:val="00801343"/>
    <w:rsid w:val="00805559"/>
    <w:rsid w:val="00806456"/>
    <w:rsid w:val="008174DF"/>
    <w:rsid w:val="00830E29"/>
    <w:rsid w:val="00831542"/>
    <w:rsid w:val="008359DD"/>
    <w:rsid w:val="00841B7A"/>
    <w:rsid w:val="0084663D"/>
    <w:rsid w:val="00846766"/>
    <w:rsid w:val="00846987"/>
    <w:rsid w:val="00852535"/>
    <w:rsid w:val="00866960"/>
    <w:rsid w:val="00867637"/>
    <w:rsid w:val="0087719B"/>
    <w:rsid w:val="008846B2"/>
    <w:rsid w:val="00887C64"/>
    <w:rsid w:val="008952FA"/>
    <w:rsid w:val="008A6D71"/>
    <w:rsid w:val="008C16A3"/>
    <w:rsid w:val="008D1D01"/>
    <w:rsid w:val="008D5597"/>
    <w:rsid w:val="008E0E32"/>
    <w:rsid w:val="008E2898"/>
    <w:rsid w:val="008E29F6"/>
    <w:rsid w:val="008E496C"/>
    <w:rsid w:val="008E7A24"/>
    <w:rsid w:val="008F1938"/>
    <w:rsid w:val="008F626A"/>
    <w:rsid w:val="009007F1"/>
    <w:rsid w:val="00905B63"/>
    <w:rsid w:val="00912275"/>
    <w:rsid w:val="00944B5A"/>
    <w:rsid w:val="009458E8"/>
    <w:rsid w:val="00963FE6"/>
    <w:rsid w:val="0096769F"/>
    <w:rsid w:val="00971DF2"/>
    <w:rsid w:val="00982FEE"/>
    <w:rsid w:val="00984CC5"/>
    <w:rsid w:val="00992F62"/>
    <w:rsid w:val="009A37D3"/>
    <w:rsid w:val="009B2793"/>
    <w:rsid w:val="009B3442"/>
    <w:rsid w:val="009D3841"/>
    <w:rsid w:val="009D4FB6"/>
    <w:rsid w:val="009E1021"/>
    <w:rsid w:val="009E2CAD"/>
    <w:rsid w:val="009F0E70"/>
    <w:rsid w:val="009F67F7"/>
    <w:rsid w:val="00A0358B"/>
    <w:rsid w:val="00A0496F"/>
    <w:rsid w:val="00A06024"/>
    <w:rsid w:val="00A15162"/>
    <w:rsid w:val="00A22058"/>
    <w:rsid w:val="00A22EC2"/>
    <w:rsid w:val="00A24671"/>
    <w:rsid w:val="00A31583"/>
    <w:rsid w:val="00A33EF5"/>
    <w:rsid w:val="00A43BC1"/>
    <w:rsid w:val="00A5033F"/>
    <w:rsid w:val="00A5134A"/>
    <w:rsid w:val="00A5236D"/>
    <w:rsid w:val="00A56CC3"/>
    <w:rsid w:val="00A60765"/>
    <w:rsid w:val="00A63116"/>
    <w:rsid w:val="00A70029"/>
    <w:rsid w:val="00A70947"/>
    <w:rsid w:val="00A75D81"/>
    <w:rsid w:val="00A93DFE"/>
    <w:rsid w:val="00AA2ED3"/>
    <w:rsid w:val="00AB6DD7"/>
    <w:rsid w:val="00AF07E2"/>
    <w:rsid w:val="00AF7E77"/>
    <w:rsid w:val="00B04D24"/>
    <w:rsid w:val="00B22356"/>
    <w:rsid w:val="00B30129"/>
    <w:rsid w:val="00B373D5"/>
    <w:rsid w:val="00B60D6F"/>
    <w:rsid w:val="00B626EE"/>
    <w:rsid w:val="00B73F1D"/>
    <w:rsid w:val="00B778A4"/>
    <w:rsid w:val="00B84FF1"/>
    <w:rsid w:val="00B93AD2"/>
    <w:rsid w:val="00B96573"/>
    <w:rsid w:val="00BA1708"/>
    <w:rsid w:val="00BA22E0"/>
    <w:rsid w:val="00BA778F"/>
    <w:rsid w:val="00BB1783"/>
    <w:rsid w:val="00BC0265"/>
    <w:rsid w:val="00BC71B3"/>
    <w:rsid w:val="00BD3809"/>
    <w:rsid w:val="00BF2814"/>
    <w:rsid w:val="00C009C4"/>
    <w:rsid w:val="00C0377F"/>
    <w:rsid w:val="00C07021"/>
    <w:rsid w:val="00C327FD"/>
    <w:rsid w:val="00C368EA"/>
    <w:rsid w:val="00C4488E"/>
    <w:rsid w:val="00C474C3"/>
    <w:rsid w:val="00C47C95"/>
    <w:rsid w:val="00C56CDC"/>
    <w:rsid w:val="00C60E23"/>
    <w:rsid w:val="00C6112B"/>
    <w:rsid w:val="00C62FC6"/>
    <w:rsid w:val="00C71A08"/>
    <w:rsid w:val="00C74D47"/>
    <w:rsid w:val="00C76DA2"/>
    <w:rsid w:val="00C803A9"/>
    <w:rsid w:val="00C836CD"/>
    <w:rsid w:val="00C83C1C"/>
    <w:rsid w:val="00C919AA"/>
    <w:rsid w:val="00C919DA"/>
    <w:rsid w:val="00CA5682"/>
    <w:rsid w:val="00CA5DED"/>
    <w:rsid w:val="00CB3E18"/>
    <w:rsid w:val="00CB4CBA"/>
    <w:rsid w:val="00CD42C9"/>
    <w:rsid w:val="00CD4960"/>
    <w:rsid w:val="00CE6879"/>
    <w:rsid w:val="00CE78B5"/>
    <w:rsid w:val="00CE7D10"/>
    <w:rsid w:val="00CF3EAB"/>
    <w:rsid w:val="00D069C4"/>
    <w:rsid w:val="00D07885"/>
    <w:rsid w:val="00D14CC3"/>
    <w:rsid w:val="00D22C53"/>
    <w:rsid w:val="00D26DD8"/>
    <w:rsid w:val="00D35A76"/>
    <w:rsid w:val="00D41480"/>
    <w:rsid w:val="00D463F5"/>
    <w:rsid w:val="00D4736D"/>
    <w:rsid w:val="00D47ECB"/>
    <w:rsid w:val="00D57936"/>
    <w:rsid w:val="00D627A5"/>
    <w:rsid w:val="00D633AA"/>
    <w:rsid w:val="00D76A2E"/>
    <w:rsid w:val="00D803D8"/>
    <w:rsid w:val="00D8328C"/>
    <w:rsid w:val="00D85F2B"/>
    <w:rsid w:val="00D94F89"/>
    <w:rsid w:val="00DA209B"/>
    <w:rsid w:val="00DA2E15"/>
    <w:rsid w:val="00DA2F8B"/>
    <w:rsid w:val="00DA41E7"/>
    <w:rsid w:val="00DA4C44"/>
    <w:rsid w:val="00DA5FB1"/>
    <w:rsid w:val="00DC2B87"/>
    <w:rsid w:val="00DC7E21"/>
    <w:rsid w:val="00DD1D63"/>
    <w:rsid w:val="00DD1E41"/>
    <w:rsid w:val="00DE1344"/>
    <w:rsid w:val="00DE32DF"/>
    <w:rsid w:val="00DE7CCC"/>
    <w:rsid w:val="00DF3FA8"/>
    <w:rsid w:val="00DF681F"/>
    <w:rsid w:val="00E15C5A"/>
    <w:rsid w:val="00E24EED"/>
    <w:rsid w:val="00E304FF"/>
    <w:rsid w:val="00E30F0F"/>
    <w:rsid w:val="00E37FC2"/>
    <w:rsid w:val="00E4191B"/>
    <w:rsid w:val="00E46589"/>
    <w:rsid w:val="00E5350B"/>
    <w:rsid w:val="00E54AE5"/>
    <w:rsid w:val="00E6760C"/>
    <w:rsid w:val="00E740B2"/>
    <w:rsid w:val="00E834C0"/>
    <w:rsid w:val="00E873FC"/>
    <w:rsid w:val="00EA2996"/>
    <w:rsid w:val="00EA391D"/>
    <w:rsid w:val="00EA642E"/>
    <w:rsid w:val="00EC737F"/>
    <w:rsid w:val="00EC7821"/>
    <w:rsid w:val="00EC7888"/>
    <w:rsid w:val="00ED20D3"/>
    <w:rsid w:val="00ED70AC"/>
    <w:rsid w:val="00EE780B"/>
    <w:rsid w:val="00EF4112"/>
    <w:rsid w:val="00F00FDD"/>
    <w:rsid w:val="00F032E4"/>
    <w:rsid w:val="00F03477"/>
    <w:rsid w:val="00F0615B"/>
    <w:rsid w:val="00F117B2"/>
    <w:rsid w:val="00F12FF5"/>
    <w:rsid w:val="00F13315"/>
    <w:rsid w:val="00F13B1C"/>
    <w:rsid w:val="00F161FA"/>
    <w:rsid w:val="00F16A41"/>
    <w:rsid w:val="00F266A2"/>
    <w:rsid w:val="00F26A37"/>
    <w:rsid w:val="00F30C7C"/>
    <w:rsid w:val="00F421DA"/>
    <w:rsid w:val="00F454E8"/>
    <w:rsid w:val="00F45BB4"/>
    <w:rsid w:val="00F47F21"/>
    <w:rsid w:val="00F52CB0"/>
    <w:rsid w:val="00F835BB"/>
    <w:rsid w:val="00F84306"/>
    <w:rsid w:val="00F906F5"/>
    <w:rsid w:val="00F92C1B"/>
    <w:rsid w:val="00F971BA"/>
    <w:rsid w:val="00F97B6F"/>
    <w:rsid w:val="00FB410E"/>
    <w:rsid w:val="00FC0682"/>
    <w:rsid w:val="00FD123E"/>
    <w:rsid w:val="00FE1544"/>
    <w:rsid w:val="00FF32E8"/>
    <w:rsid w:val="00FF5B8C"/>
    <w:rsid w:val="00FF5F60"/>
    <w:rsid w:val="00FF6F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75BB7C"/>
  <w15:chartTrackingRefBased/>
  <w15:docId w15:val="{0C9285E0-2319-4A17-8E6C-442B58221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E12D9"/>
    <w:pPr>
      <w:widowControl w:val="0"/>
      <w:ind w:firstLineChars="200" w:firstLine="200"/>
      <w:jc w:val="both"/>
    </w:pPr>
  </w:style>
  <w:style w:type="paragraph" w:styleId="1">
    <w:name w:val="heading 1"/>
    <w:basedOn w:val="a"/>
    <w:next w:val="a"/>
    <w:link w:val="10"/>
    <w:uiPriority w:val="9"/>
    <w:qFormat/>
    <w:rsid w:val="00724BAB"/>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4E12D9"/>
    <w:pPr>
      <w:keepNext/>
      <w:keepLines/>
      <w:spacing w:before="260" w:after="260" w:line="413" w:lineRule="auto"/>
      <w:outlineLvl w:val="1"/>
    </w:pPr>
    <w:rPr>
      <w:rFonts w:ascii="Arial" w:eastAsia="黑体" w:hAnsi="Arial"/>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E12D9"/>
    <w:pPr>
      <w:tabs>
        <w:tab w:val="center" w:pos="4153"/>
        <w:tab w:val="right" w:pos="8306"/>
      </w:tabs>
      <w:snapToGrid w:val="0"/>
      <w:ind w:firstLineChars="0" w:firstLine="0"/>
      <w:jc w:val="center"/>
    </w:pPr>
    <w:rPr>
      <w:sz w:val="18"/>
      <w:szCs w:val="18"/>
    </w:rPr>
  </w:style>
  <w:style w:type="character" w:customStyle="1" w:styleId="a4">
    <w:name w:val="页眉 字符"/>
    <w:basedOn w:val="a0"/>
    <w:link w:val="a3"/>
    <w:uiPriority w:val="99"/>
    <w:rsid w:val="004E12D9"/>
    <w:rPr>
      <w:sz w:val="18"/>
      <w:szCs w:val="18"/>
    </w:rPr>
  </w:style>
  <w:style w:type="paragraph" w:styleId="a5">
    <w:name w:val="footer"/>
    <w:basedOn w:val="a"/>
    <w:link w:val="a6"/>
    <w:uiPriority w:val="99"/>
    <w:unhideWhenUsed/>
    <w:rsid w:val="004E12D9"/>
    <w:pPr>
      <w:tabs>
        <w:tab w:val="center" w:pos="4153"/>
        <w:tab w:val="right" w:pos="8306"/>
      </w:tabs>
      <w:snapToGrid w:val="0"/>
      <w:ind w:firstLineChars="0" w:firstLine="0"/>
      <w:jc w:val="left"/>
    </w:pPr>
    <w:rPr>
      <w:sz w:val="18"/>
      <w:szCs w:val="18"/>
    </w:rPr>
  </w:style>
  <w:style w:type="character" w:customStyle="1" w:styleId="a6">
    <w:name w:val="页脚 字符"/>
    <w:basedOn w:val="a0"/>
    <w:link w:val="a5"/>
    <w:uiPriority w:val="99"/>
    <w:rsid w:val="004E12D9"/>
    <w:rPr>
      <w:sz w:val="18"/>
      <w:szCs w:val="18"/>
    </w:rPr>
  </w:style>
  <w:style w:type="character" w:customStyle="1" w:styleId="20">
    <w:name w:val="标题 2 字符"/>
    <w:basedOn w:val="a0"/>
    <w:link w:val="2"/>
    <w:uiPriority w:val="9"/>
    <w:qFormat/>
    <w:rsid w:val="004E12D9"/>
    <w:rPr>
      <w:rFonts w:ascii="Arial" w:eastAsia="黑体" w:hAnsi="Arial"/>
      <w:b/>
      <w:sz w:val="32"/>
    </w:rPr>
  </w:style>
  <w:style w:type="table" w:styleId="a7">
    <w:name w:val="Table Grid"/>
    <w:basedOn w:val="a1"/>
    <w:uiPriority w:val="39"/>
    <w:qFormat/>
    <w:rsid w:val="004E12D9"/>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sid w:val="00724BAB"/>
    <w:rPr>
      <w:b/>
      <w:bCs/>
      <w:kern w:val="44"/>
      <w:sz w:val="44"/>
      <w:szCs w:val="44"/>
    </w:rPr>
  </w:style>
  <w:style w:type="paragraph" w:styleId="a8">
    <w:name w:val="footnote text"/>
    <w:basedOn w:val="a"/>
    <w:link w:val="a9"/>
    <w:uiPriority w:val="99"/>
    <w:semiHidden/>
    <w:unhideWhenUsed/>
    <w:rsid w:val="006B1076"/>
    <w:pPr>
      <w:snapToGrid w:val="0"/>
      <w:jc w:val="left"/>
    </w:pPr>
    <w:rPr>
      <w:sz w:val="18"/>
      <w:szCs w:val="18"/>
    </w:rPr>
  </w:style>
  <w:style w:type="character" w:customStyle="1" w:styleId="a9">
    <w:name w:val="脚注文本 字符"/>
    <w:basedOn w:val="a0"/>
    <w:link w:val="a8"/>
    <w:uiPriority w:val="99"/>
    <w:semiHidden/>
    <w:rsid w:val="006B1076"/>
    <w:rPr>
      <w:sz w:val="18"/>
      <w:szCs w:val="18"/>
    </w:rPr>
  </w:style>
  <w:style w:type="character" w:styleId="aa">
    <w:name w:val="footnote reference"/>
    <w:basedOn w:val="a0"/>
    <w:uiPriority w:val="99"/>
    <w:semiHidden/>
    <w:unhideWhenUsed/>
    <w:rsid w:val="006B1076"/>
    <w:rPr>
      <w:vertAlign w:val="superscript"/>
    </w:rPr>
  </w:style>
  <w:style w:type="paragraph" w:styleId="ab">
    <w:name w:val="Revision"/>
    <w:hidden/>
    <w:uiPriority w:val="99"/>
    <w:semiHidden/>
    <w:rsid w:val="001771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2F8D64-2211-4AF2-8C7B-FA8CB775C0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6324</TotalTime>
  <Pages>5</Pages>
  <Words>558</Words>
  <Characters>3185</Characters>
  <Application>Microsoft Office Word</Application>
  <DocSecurity>0</DocSecurity>
  <Lines>26</Lines>
  <Paragraphs>7</Paragraphs>
  <ScaleCrop>false</ScaleCrop>
  <Company/>
  <LinksUpToDate>false</LinksUpToDate>
  <CharactersWithSpaces>3736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baolin ai</dc:creator>
  <cp:keywords/>
  <dc:description/>
  <cp:lastModifiedBy>baolin ai</cp:lastModifiedBy>
  <cp:revision>75</cp:revision>
  <dcterms:created xsi:type="dcterms:W3CDTF">2024-07-10T01:17:00Z</dcterms:created>
  <dcterms:modified xsi:type="dcterms:W3CDTF">2025-02-07T06:43:00Z</dcterms:modified>
</cp:coreProperties>
</file>