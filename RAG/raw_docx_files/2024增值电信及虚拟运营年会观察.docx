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A831E" w14:textId="641F7E11" w:rsidR="00907C2E" w:rsidRDefault="00C74AE4" w:rsidP="00331B43">
      <w:pPr>
        <w:jc w:val="center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b/>
          <w:sz w:val="32"/>
        </w:rPr>
        <w:t>2</w:t>
      </w:r>
      <w:r>
        <w:rPr>
          <w:rFonts w:ascii="仿宋" w:eastAsia="仿宋" w:hAnsi="仿宋"/>
          <w:b/>
          <w:sz w:val="32"/>
        </w:rPr>
        <w:t>024</w:t>
      </w:r>
      <w:r w:rsidR="006216BD">
        <w:rPr>
          <w:rFonts w:ascii="仿宋" w:eastAsia="仿宋" w:hAnsi="仿宋" w:hint="eastAsia"/>
          <w:b/>
          <w:sz w:val="32"/>
        </w:rPr>
        <w:t>增值电信及虚拟运营年会观察</w:t>
      </w:r>
    </w:p>
    <w:p w14:paraId="24B4E3AD" w14:textId="4BC892AA" w:rsidR="00907C2E" w:rsidRDefault="006216BD">
      <w:pPr>
        <w:ind w:firstLineChars="200" w:firstLine="56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传统电信业务增长趋缓，增值电信业务依托大网基础能力，为C端/</w:t>
      </w:r>
      <w:r>
        <w:rPr>
          <w:rFonts w:ascii="仿宋" w:eastAsia="仿宋" w:hAnsi="仿宋"/>
          <w:sz w:val="28"/>
        </w:rPr>
        <w:t>B</w:t>
      </w:r>
      <w:r>
        <w:rPr>
          <w:rFonts w:ascii="仿宋" w:eastAsia="仿宋" w:hAnsi="仿宋" w:hint="eastAsia"/>
          <w:sz w:val="28"/>
        </w:rPr>
        <w:t>端/H端提供各类增值信息应用，成为带动传统业务价值提升的关键。根据数据，20</w:t>
      </w:r>
      <w:r>
        <w:rPr>
          <w:rFonts w:ascii="仿宋" w:eastAsia="仿宋" w:hAnsi="仿宋"/>
          <w:sz w:val="28"/>
        </w:rPr>
        <w:t>24年全国持证企业超17万家</w:t>
      </w:r>
      <w:r>
        <w:rPr>
          <w:rFonts w:ascii="仿宋" w:eastAsia="仿宋" w:hAnsi="仿宋" w:hint="eastAsia"/>
          <w:sz w:val="28"/>
        </w:rPr>
        <w:t>，市场规模超</w:t>
      </w:r>
      <w:r>
        <w:rPr>
          <w:rFonts w:ascii="仿宋" w:eastAsia="仿宋" w:hAnsi="仿宋"/>
          <w:sz w:val="28"/>
        </w:rPr>
        <w:t>1</w:t>
      </w:r>
      <w:r>
        <w:rPr>
          <w:rFonts w:ascii="仿宋" w:eastAsia="仿宋" w:hAnsi="仿宋" w:hint="eastAsia"/>
          <w:sz w:val="28"/>
        </w:rPr>
        <w:t>万亿元。伴随我国</w:t>
      </w:r>
      <w:hyperlink r:id="rId7" w:tgtFrame="https://www.baidu.com/_blank" w:history="1">
        <w:r>
          <w:rPr>
            <w:rFonts w:ascii="仿宋" w:eastAsia="仿宋" w:hAnsi="仿宋" w:hint="eastAsia"/>
            <w:sz w:val="28"/>
          </w:rPr>
          <w:t>增值电信业务扩大对外开放试点</w:t>
        </w:r>
      </w:hyperlink>
      <w:r>
        <w:rPr>
          <w:rFonts w:ascii="仿宋" w:eastAsia="仿宋" w:hAnsi="仿宋" w:hint="eastAsia"/>
          <w:sz w:val="28"/>
        </w:rPr>
        <w:t>，围绕5</w:t>
      </w:r>
      <w:r>
        <w:rPr>
          <w:rFonts w:ascii="仿宋" w:eastAsia="仿宋" w:hAnsi="仿宋"/>
          <w:sz w:val="28"/>
        </w:rPr>
        <w:t>G</w:t>
      </w:r>
      <w:r>
        <w:rPr>
          <w:rFonts w:ascii="仿宋" w:eastAsia="仿宋" w:hAnsi="仿宋" w:hint="eastAsia"/>
          <w:sz w:val="28"/>
        </w:rPr>
        <w:t>新通信、A</w:t>
      </w:r>
      <w:r>
        <w:rPr>
          <w:rFonts w:ascii="仿宋" w:eastAsia="仿宋" w:hAnsi="仿宋"/>
          <w:sz w:val="28"/>
        </w:rPr>
        <w:t>I+</w:t>
      </w:r>
      <w:r>
        <w:rPr>
          <w:rFonts w:ascii="仿宋" w:eastAsia="仿宋" w:hAnsi="仿宋" w:hint="eastAsia"/>
          <w:sz w:val="28"/>
        </w:rPr>
        <w:t>应用创新、外资企业及企业出海</w:t>
      </w:r>
      <w:r w:rsidR="00F364A0">
        <w:rPr>
          <w:rFonts w:ascii="仿宋" w:eastAsia="仿宋" w:hAnsi="仿宋" w:hint="eastAsia"/>
          <w:sz w:val="28"/>
        </w:rPr>
        <w:t>相关</w:t>
      </w:r>
      <w:r>
        <w:rPr>
          <w:rFonts w:ascii="仿宋" w:eastAsia="仿宋" w:hAnsi="仿宋" w:hint="eastAsia"/>
          <w:sz w:val="28"/>
        </w:rPr>
        <w:t>的新产品、新技术、新市场持续迭代，有望拉动新一轮电信业务增长。</w:t>
      </w:r>
    </w:p>
    <w:p w14:paraId="719DB8DE" w14:textId="23437E48" w:rsidR="00907C2E" w:rsidRDefault="006216BD">
      <w:pPr>
        <w:ind w:firstLineChars="200" w:firstLine="56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20</w:t>
      </w:r>
      <w:r>
        <w:rPr>
          <w:rFonts w:ascii="仿宋" w:eastAsia="仿宋" w:hAnsi="仿宋"/>
          <w:sz w:val="28"/>
        </w:rPr>
        <w:t>24年12月18</w:t>
      </w:r>
      <w:r>
        <w:rPr>
          <w:rFonts w:ascii="仿宋" w:eastAsia="仿宋" w:hAnsi="仿宋" w:hint="eastAsia"/>
          <w:sz w:val="28"/>
        </w:rPr>
        <w:t>至</w:t>
      </w:r>
      <w:r>
        <w:rPr>
          <w:rFonts w:ascii="仿宋" w:eastAsia="仿宋" w:hAnsi="仿宋"/>
          <w:sz w:val="28"/>
        </w:rPr>
        <w:t>19日，第</w:t>
      </w:r>
      <w:r>
        <w:rPr>
          <w:rFonts w:ascii="仿宋" w:eastAsia="仿宋" w:hAnsi="仿宋" w:hint="eastAsia"/>
          <w:sz w:val="28"/>
        </w:rPr>
        <w:t>2</w:t>
      </w:r>
      <w:r>
        <w:rPr>
          <w:rFonts w:ascii="仿宋" w:eastAsia="仿宋" w:hAnsi="仿宋"/>
          <w:sz w:val="28"/>
        </w:rPr>
        <w:t>1届增值电信及虚拟运营年会</w:t>
      </w:r>
      <w:r>
        <w:rPr>
          <w:rFonts w:ascii="仿宋" w:eastAsia="仿宋" w:hAnsi="仿宋" w:hint="eastAsia"/>
          <w:sz w:val="28"/>
        </w:rPr>
        <w:t>在</w:t>
      </w:r>
      <w:r>
        <w:rPr>
          <w:rFonts w:ascii="仿宋" w:eastAsia="仿宋" w:hAnsi="仿宋"/>
          <w:sz w:val="28"/>
        </w:rPr>
        <w:t>北京</w:t>
      </w:r>
      <w:r>
        <w:rPr>
          <w:rFonts w:ascii="仿宋" w:eastAsia="仿宋" w:hAnsi="仿宋" w:hint="eastAsia"/>
          <w:sz w:val="28"/>
        </w:rPr>
        <w:t>召开，大会就</w:t>
      </w:r>
      <w:r>
        <w:rPr>
          <w:rFonts w:ascii="仿宋" w:eastAsia="仿宋" w:hAnsi="仿宋"/>
          <w:b/>
          <w:sz w:val="28"/>
        </w:rPr>
        <w:t>5G消息/5G新</w:t>
      </w:r>
      <w:r>
        <w:rPr>
          <w:rFonts w:ascii="仿宋" w:eastAsia="仿宋" w:hAnsi="仿宋" w:hint="eastAsia"/>
          <w:b/>
          <w:sz w:val="28"/>
        </w:rPr>
        <w:t>通话</w:t>
      </w:r>
      <w:r>
        <w:rPr>
          <w:rFonts w:ascii="仿宋" w:eastAsia="仿宋" w:hAnsi="仿宋"/>
          <w:b/>
          <w:sz w:val="28"/>
        </w:rPr>
        <w:t>高质量发展、增值业务与AI融合创新、虚商码号转售业务转型</w:t>
      </w:r>
      <w:r>
        <w:rPr>
          <w:rFonts w:ascii="仿宋" w:eastAsia="仿宋" w:hAnsi="仿宋" w:hint="eastAsia"/>
          <w:sz w:val="28"/>
        </w:rPr>
        <w:t>等展开广泛讨论，工信部、运营商、虚商等</w:t>
      </w:r>
      <w:r>
        <w:rPr>
          <w:rFonts w:ascii="仿宋" w:eastAsia="仿宋" w:hAnsi="仿宋"/>
          <w:sz w:val="28"/>
        </w:rPr>
        <w:t>1000+单位</w:t>
      </w:r>
      <w:r w:rsidR="00B417DF">
        <w:rPr>
          <w:rFonts w:ascii="仿宋" w:eastAsia="仿宋" w:hAnsi="仿宋" w:hint="eastAsia"/>
          <w:sz w:val="28"/>
        </w:rPr>
        <w:t>参会</w:t>
      </w:r>
      <w:r>
        <w:rPr>
          <w:rFonts w:ascii="仿宋" w:eastAsia="仿宋" w:hAnsi="仿宋" w:hint="eastAsia"/>
          <w:sz w:val="28"/>
        </w:rPr>
        <w:t>。本文梳理会上观点，结合运营商增值业务发展趋势提出</w:t>
      </w:r>
      <w:r w:rsidR="006575BA">
        <w:rPr>
          <w:rFonts w:ascii="仿宋" w:eastAsia="仿宋" w:hAnsi="仿宋" w:hint="eastAsia"/>
          <w:sz w:val="28"/>
        </w:rPr>
        <w:t>有关</w:t>
      </w:r>
      <w:r>
        <w:rPr>
          <w:rFonts w:ascii="仿宋" w:eastAsia="仿宋" w:hAnsi="仿宋" w:hint="eastAsia"/>
          <w:sz w:val="28"/>
        </w:rPr>
        <w:t>建议</w:t>
      </w:r>
      <w:r>
        <w:rPr>
          <w:rFonts w:ascii="仿宋" w:eastAsia="仿宋" w:hAnsi="仿宋"/>
          <w:sz w:val="28"/>
        </w:rPr>
        <w:t>。</w:t>
      </w:r>
    </w:p>
    <w:p w14:paraId="20157EEA" w14:textId="77777777" w:rsidR="00907C2E" w:rsidRDefault="00907C2E">
      <w:pPr>
        <w:ind w:firstLine="420"/>
        <w:rPr>
          <w:rFonts w:ascii="仿宋" w:eastAsia="仿宋" w:hAnsi="仿宋"/>
          <w:sz w:val="28"/>
        </w:rPr>
      </w:pPr>
    </w:p>
    <w:p w14:paraId="73B292B9" w14:textId="77777777" w:rsidR="00907C2E" w:rsidRDefault="006216BD">
      <w:pPr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一、大会回顾</w:t>
      </w:r>
    </w:p>
    <w:p w14:paraId="24B3BA7F" w14:textId="7B1D9EE2" w:rsidR="00907C2E" w:rsidRDefault="006216BD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1</w:t>
      </w:r>
      <w:r>
        <w:rPr>
          <w:rFonts w:ascii="仿宋" w:eastAsia="仿宋" w:hAnsi="仿宋" w:hint="eastAsia"/>
          <w:b/>
          <w:sz w:val="28"/>
        </w:rPr>
        <w:t>、政策+终端</w:t>
      </w:r>
      <w:ins w:id="0" w:author="roger" w:date="2024-12-31T09:38:00Z">
        <w:r w:rsidR="00116A2C">
          <w:rPr>
            <w:rFonts w:ascii="仿宋" w:eastAsia="仿宋" w:hAnsi="仿宋" w:hint="eastAsia"/>
            <w:b/>
            <w:sz w:val="28"/>
          </w:rPr>
          <w:t>规模</w:t>
        </w:r>
      </w:ins>
      <w:r>
        <w:rPr>
          <w:rFonts w:ascii="仿宋" w:eastAsia="仿宋" w:hAnsi="仿宋" w:hint="eastAsia"/>
          <w:b/>
          <w:sz w:val="28"/>
        </w:rPr>
        <w:t>+标准</w:t>
      </w:r>
      <w:ins w:id="1" w:author="roger" w:date="2024-12-31T09:38:00Z">
        <w:r w:rsidR="00116A2C">
          <w:rPr>
            <w:rFonts w:ascii="仿宋" w:eastAsia="仿宋" w:hAnsi="仿宋" w:hint="eastAsia"/>
            <w:b/>
            <w:sz w:val="28"/>
          </w:rPr>
          <w:t>驱动</w:t>
        </w:r>
      </w:ins>
      <w:del w:id="2" w:author="roger" w:date="2024-12-31T09:38:00Z">
        <w:r w:rsidDel="00116A2C">
          <w:rPr>
            <w:rFonts w:ascii="仿宋" w:eastAsia="仿宋" w:hAnsi="仿宋" w:hint="eastAsia"/>
            <w:b/>
            <w:sz w:val="28"/>
          </w:rPr>
          <w:delText>支持</w:delText>
        </w:r>
      </w:del>
      <w:r>
        <w:rPr>
          <w:rFonts w:ascii="仿宋" w:eastAsia="仿宋" w:hAnsi="仿宋" w:hint="eastAsia"/>
          <w:b/>
          <w:sz w:val="28"/>
        </w:rPr>
        <w:t>，5</w:t>
      </w:r>
      <w:r>
        <w:rPr>
          <w:rFonts w:ascii="仿宋" w:eastAsia="仿宋" w:hAnsi="仿宋"/>
          <w:b/>
          <w:sz w:val="28"/>
        </w:rPr>
        <w:t>G</w:t>
      </w:r>
      <w:r>
        <w:rPr>
          <w:rFonts w:ascii="仿宋" w:eastAsia="仿宋" w:hAnsi="仿宋" w:hint="eastAsia"/>
          <w:b/>
          <w:sz w:val="28"/>
        </w:rPr>
        <w:t>消息、5</w:t>
      </w:r>
      <w:r>
        <w:rPr>
          <w:rFonts w:ascii="仿宋" w:eastAsia="仿宋" w:hAnsi="仿宋"/>
          <w:b/>
          <w:sz w:val="28"/>
        </w:rPr>
        <w:t>G</w:t>
      </w:r>
      <w:r>
        <w:rPr>
          <w:rFonts w:ascii="仿宋" w:eastAsia="仿宋" w:hAnsi="仿宋" w:hint="eastAsia"/>
          <w:b/>
          <w:sz w:val="28"/>
        </w:rPr>
        <w:t>新通话</w:t>
      </w:r>
      <w:ins w:id="3" w:author="roger" w:date="2024-12-31T09:24:00Z">
        <w:r w:rsidR="00B16C26">
          <w:rPr>
            <w:rFonts w:ascii="仿宋" w:eastAsia="仿宋" w:hAnsi="仿宋" w:hint="eastAsia"/>
            <w:b/>
            <w:sz w:val="28"/>
          </w:rPr>
          <w:t>等新通信业务</w:t>
        </w:r>
      </w:ins>
      <w:r>
        <w:rPr>
          <w:rFonts w:ascii="仿宋" w:eastAsia="仿宋" w:hAnsi="仿宋" w:hint="eastAsia"/>
          <w:b/>
          <w:sz w:val="28"/>
        </w:rPr>
        <w:t>发展终见曙光</w:t>
      </w:r>
    </w:p>
    <w:p w14:paraId="4F91F996" w14:textId="56094338" w:rsidR="00907C2E" w:rsidRDefault="006216BD" w:rsidP="00331B43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一是政策开放加速产业生态完善，</w:t>
      </w:r>
      <w:r>
        <w:rPr>
          <w:rFonts w:ascii="仿宋" w:eastAsia="仿宋" w:hAnsi="仿宋" w:hint="eastAsia"/>
          <w:sz w:val="28"/>
        </w:rPr>
        <w:t>如《关于加强端网协同助力</w:t>
      </w:r>
      <w:r>
        <w:rPr>
          <w:rFonts w:ascii="仿宋" w:eastAsia="仿宋" w:hAnsi="仿宋"/>
          <w:sz w:val="28"/>
        </w:rPr>
        <w:t>5G消息规模发展的通知</w:t>
      </w:r>
      <w:r>
        <w:rPr>
          <w:rFonts w:ascii="仿宋" w:eastAsia="仿宋" w:hAnsi="仿宋" w:hint="eastAsia"/>
          <w:sz w:val="28"/>
        </w:rPr>
        <w:t>》要求增量终端原生支持、存量终端升级支持5G消息</w:t>
      </w:r>
      <w:r w:rsidR="00CB2D45">
        <w:rPr>
          <w:rFonts w:ascii="仿宋" w:eastAsia="仿宋" w:hAnsi="仿宋" w:hint="eastAsia"/>
          <w:sz w:val="28"/>
        </w:rPr>
        <w:t>；</w:t>
      </w:r>
      <w:r>
        <w:rPr>
          <w:rFonts w:ascii="仿宋" w:eastAsia="仿宋" w:hAnsi="仿宋" w:hint="eastAsia"/>
          <w:sz w:val="28"/>
        </w:rPr>
        <w:t>《</w:t>
      </w:r>
      <w:r>
        <w:rPr>
          <w:rFonts w:ascii="仿宋" w:eastAsia="仿宋" w:hAnsi="仿宋"/>
          <w:sz w:val="28"/>
        </w:rPr>
        <w:t>5G规模化应用“扬帆”行动升级方案</w:t>
      </w:r>
      <w:r>
        <w:rPr>
          <w:rFonts w:ascii="仿宋" w:eastAsia="仿宋" w:hAnsi="仿宋" w:hint="eastAsia"/>
          <w:sz w:val="28"/>
        </w:rPr>
        <w:t>》强调</w:t>
      </w:r>
      <w:r>
        <w:rPr>
          <w:rFonts w:ascii="仿宋" w:eastAsia="仿宋" w:hAnsi="仿宋"/>
          <w:sz w:val="28"/>
        </w:rPr>
        <w:t>5G新通话应用创新</w:t>
      </w:r>
      <w:r>
        <w:rPr>
          <w:rFonts w:ascii="仿宋" w:eastAsia="仿宋" w:hAnsi="仿宋" w:hint="eastAsia"/>
          <w:sz w:val="28"/>
        </w:rPr>
        <w:t>，</w:t>
      </w:r>
      <w:r w:rsidR="00CB2D45">
        <w:rPr>
          <w:rFonts w:ascii="仿宋" w:eastAsia="仿宋" w:hAnsi="仿宋" w:hint="eastAsia"/>
          <w:sz w:val="28"/>
        </w:rPr>
        <w:t>三年</w:t>
      </w:r>
      <w:r>
        <w:rPr>
          <w:rFonts w:ascii="仿宋" w:eastAsia="仿宋" w:hAnsi="仿宋" w:hint="eastAsia"/>
          <w:sz w:val="28"/>
        </w:rPr>
        <w:t>目标用户破1亿。</w:t>
      </w:r>
      <w:r>
        <w:rPr>
          <w:rFonts w:ascii="仿宋" w:eastAsia="仿宋" w:hAnsi="仿宋" w:hint="eastAsia"/>
          <w:b/>
          <w:sz w:val="28"/>
        </w:rPr>
        <w:t>二是终端规模化是发展新通信业务前提，</w:t>
      </w:r>
      <w:ins w:id="4" w:author="roger" w:date="2024-12-31T09:25:00Z">
        <w:r w:rsidR="00B16C26">
          <w:rPr>
            <w:rFonts w:ascii="仿宋" w:eastAsia="仿宋" w:hAnsi="仿宋" w:hint="eastAsia"/>
            <w:b/>
            <w:sz w:val="28"/>
          </w:rPr>
          <w:t>取得</w:t>
        </w:r>
      </w:ins>
      <w:del w:id="5" w:author="roger" w:date="2024-12-31T09:25:00Z">
        <w:r w:rsidR="00B909A6" w:rsidDel="00B16C26">
          <w:rPr>
            <w:rFonts w:ascii="仿宋" w:eastAsia="仿宋" w:hAnsi="仿宋" w:hint="eastAsia"/>
            <w:b/>
            <w:sz w:val="28"/>
          </w:rPr>
          <w:delText>获得</w:delText>
        </w:r>
      </w:del>
      <w:r w:rsidR="00B909A6">
        <w:rPr>
          <w:rFonts w:ascii="仿宋" w:eastAsia="仿宋" w:hAnsi="仿宋" w:hint="eastAsia"/>
          <w:b/>
          <w:sz w:val="28"/>
        </w:rPr>
        <w:t>突破进展，</w:t>
      </w:r>
      <w:r w:rsidRPr="00331B43">
        <w:rPr>
          <w:rFonts w:ascii="仿宋" w:eastAsia="仿宋" w:hAnsi="仿宋" w:hint="eastAsia"/>
          <w:sz w:val="28"/>
        </w:rPr>
        <w:t>我国</w:t>
      </w:r>
      <w:r w:rsidR="00B417DF">
        <w:rPr>
          <w:rFonts w:ascii="仿宋" w:eastAsia="仿宋" w:hAnsi="仿宋" w:hint="eastAsia"/>
          <w:sz w:val="28"/>
        </w:rPr>
        <w:t>安卓终端</w:t>
      </w:r>
      <w:r w:rsidRPr="00331B43">
        <w:rPr>
          <w:rFonts w:ascii="仿宋" w:eastAsia="仿宋" w:hAnsi="仿宋" w:hint="eastAsia"/>
          <w:sz w:val="28"/>
        </w:rPr>
        <w:t>已率先实现</w:t>
      </w:r>
      <w:r w:rsidR="00CB2D45">
        <w:rPr>
          <w:rFonts w:ascii="仿宋" w:eastAsia="仿宋" w:hAnsi="仿宋" w:hint="eastAsia"/>
          <w:sz w:val="28"/>
        </w:rPr>
        <w:t>2亿</w:t>
      </w:r>
      <w:r w:rsidRPr="00331B43">
        <w:rPr>
          <w:rFonts w:ascii="仿宋" w:eastAsia="仿宋" w:hAnsi="仿宋" w:hint="eastAsia"/>
          <w:sz w:val="28"/>
        </w:rPr>
        <w:t>终端</w:t>
      </w:r>
      <w:r w:rsidR="00CB2D45">
        <w:rPr>
          <w:rFonts w:ascii="仿宋" w:eastAsia="仿宋" w:hAnsi="仿宋" w:hint="eastAsia"/>
          <w:sz w:val="28"/>
        </w:rPr>
        <w:t>5</w:t>
      </w:r>
      <w:r w:rsidR="00CB2D45">
        <w:rPr>
          <w:rFonts w:ascii="仿宋" w:eastAsia="仿宋" w:hAnsi="仿宋"/>
          <w:sz w:val="28"/>
        </w:rPr>
        <w:t>G</w:t>
      </w:r>
      <w:r w:rsidR="00CB2D45">
        <w:rPr>
          <w:rFonts w:ascii="仿宋" w:eastAsia="仿宋" w:hAnsi="仿宋" w:hint="eastAsia"/>
          <w:sz w:val="28"/>
        </w:rPr>
        <w:t>消息</w:t>
      </w:r>
      <w:r w:rsidRPr="00331B43">
        <w:rPr>
          <w:rFonts w:ascii="仿宋" w:eastAsia="仿宋" w:hAnsi="仿宋" w:hint="eastAsia"/>
          <w:sz w:val="28"/>
        </w:rPr>
        <w:t>支持</w:t>
      </w:r>
      <w:r w:rsidR="00CB2D45">
        <w:rPr>
          <w:rFonts w:ascii="仿宋" w:eastAsia="仿宋" w:hAnsi="仿宋" w:hint="eastAsia"/>
          <w:sz w:val="28"/>
        </w:rPr>
        <w:t>，苹果也于</w:t>
      </w:r>
      <w:r>
        <w:rPr>
          <w:rFonts w:ascii="仿宋" w:eastAsia="仿宋" w:hAnsi="仿宋"/>
          <w:sz w:val="28"/>
        </w:rPr>
        <w:t>ios18.1</w:t>
      </w:r>
      <w:r>
        <w:rPr>
          <w:rFonts w:ascii="仿宋" w:eastAsia="仿宋" w:hAnsi="仿宋" w:hint="eastAsia"/>
          <w:sz w:val="28"/>
        </w:rPr>
        <w:t>系统正式</w:t>
      </w:r>
      <w:r>
        <w:rPr>
          <w:rFonts w:ascii="仿宋" w:eastAsia="仿宋" w:hAnsi="仿宋"/>
          <w:sz w:val="28"/>
        </w:rPr>
        <w:t>支持</w:t>
      </w:r>
      <w:r w:rsidR="00CB2D45">
        <w:rPr>
          <w:rFonts w:ascii="仿宋" w:eastAsia="仿宋" w:hAnsi="仿宋"/>
          <w:sz w:val="28"/>
        </w:rPr>
        <w:t>5G</w:t>
      </w:r>
      <w:r w:rsidR="00CB2D45">
        <w:rPr>
          <w:rFonts w:ascii="仿宋" w:eastAsia="仿宋" w:hAnsi="仿宋" w:hint="eastAsia"/>
          <w:sz w:val="28"/>
        </w:rPr>
        <w:t>消息</w:t>
      </w:r>
      <w:r>
        <w:rPr>
          <w:rFonts w:ascii="仿宋" w:eastAsia="仿宋" w:hAnsi="仿宋" w:hint="eastAsia"/>
          <w:sz w:val="28"/>
        </w:rPr>
        <w:t>，</w:t>
      </w:r>
      <w:r w:rsidR="00CB2D45">
        <w:rPr>
          <w:rFonts w:ascii="仿宋" w:eastAsia="仿宋" w:hAnsi="仿宋" w:hint="eastAsia"/>
          <w:sz w:val="28"/>
        </w:rPr>
        <w:t>2</w:t>
      </w:r>
      <w:r w:rsidR="00CB2D45">
        <w:rPr>
          <w:rFonts w:ascii="仿宋" w:eastAsia="仿宋" w:hAnsi="仿宋"/>
          <w:sz w:val="28"/>
        </w:rPr>
        <w:t>0</w:t>
      </w:r>
      <w:r w:rsidR="00BD223A">
        <w:rPr>
          <w:rFonts w:ascii="仿宋" w:eastAsia="仿宋" w:hAnsi="仿宋"/>
          <w:sz w:val="28"/>
        </w:rPr>
        <w:t>20</w:t>
      </w:r>
      <w:r w:rsidR="00CB2D45">
        <w:rPr>
          <w:rFonts w:ascii="仿宋" w:eastAsia="仿宋" w:hAnsi="仿宋" w:hint="eastAsia"/>
          <w:sz w:val="28"/>
        </w:rPr>
        <w:t>年后的主流</w:t>
      </w:r>
      <w:r>
        <w:rPr>
          <w:rFonts w:ascii="仿宋" w:eastAsia="仿宋" w:hAnsi="仿宋" w:hint="eastAsia"/>
          <w:sz w:val="28"/>
        </w:rPr>
        <w:t>安卓、鸿蒙</w:t>
      </w:r>
      <w:r>
        <w:rPr>
          <w:rFonts w:ascii="仿宋" w:eastAsia="仿宋" w:hAnsi="仿宋" w:hint="eastAsia"/>
          <w:sz w:val="28"/>
        </w:rPr>
        <w:lastRenderedPageBreak/>
        <w:t>机型原生增加</w:t>
      </w:r>
      <w:r w:rsidR="00B417DF" w:rsidRPr="00B417DF">
        <w:rPr>
          <w:rFonts w:ascii="仿宋" w:eastAsia="仿宋" w:hAnsi="仿宋"/>
          <w:sz w:val="28"/>
        </w:rPr>
        <w:t>Data Channel</w:t>
      </w:r>
      <w:r>
        <w:rPr>
          <w:rFonts w:ascii="仿宋" w:eastAsia="仿宋" w:hAnsi="仿宋" w:hint="eastAsia"/>
          <w:sz w:val="28"/>
        </w:rPr>
        <w:t>更好适配5</w:t>
      </w:r>
      <w:r>
        <w:rPr>
          <w:rFonts w:ascii="仿宋" w:eastAsia="仿宋" w:hAnsi="仿宋"/>
          <w:sz w:val="28"/>
        </w:rPr>
        <w:t>G</w:t>
      </w:r>
      <w:r>
        <w:rPr>
          <w:rFonts w:ascii="仿宋" w:eastAsia="仿宋" w:hAnsi="仿宋" w:hint="eastAsia"/>
          <w:sz w:val="28"/>
        </w:rPr>
        <w:t>新通话业务</w:t>
      </w:r>
      <w:r w:rsidR="00CB2D45">
        <w:rPr>
          <w:rFonts w:ascii="仿宋" w:eastAsia="仿宋" w:hAnsi="仿宋" w:hint="eastAsia"/>
          <w:sz w:val="28"/>
        </w:rPr>
        <w:t>应用</w:t>
      </w:r>
      <w:r>
        <w:rPr>
          <w:rFonts w:ascii="仿宋" w:eastAsia="仿宋" w:hAnsi="仿宋" w:hint="eastAsia"/>
          <w:sz w:val="28"/>
        </w:rPr>
        <w:t>。</w:t>
      </w:r>
      <w:r w:rsidR="00C76440" w:rsidRPr="00331B43">
        <w:rPr>
          <w:rFonts w:ascii="仿宋" w:eastAsia="仿宋" w:hAnsi="仿宋" w:hint="eastAsia"/>
          <w:b/>
          <w:sz w:val="28"/>
        </w:rPr>
        <w:t>三是</w:t>
      </w:r>
      <w:r w:rsidRPr="00331B43">
        <w:rPr>
          <w:rFonts w:ascii="仿宋" w:eastAsia="仿宋" w:hAnsi="仿宋" w:hint="eastAsia"/>
          <w:b/>
          <w:sz w:val="28"/>
        </w:rPr>
        <w:t>标准逐步成熟，行业客户有望提前规模落地</w:t>
      </w:r>
      <w:r w:rsidR="00C76440">
        <w:rPr>
          <w:rFonts w:ascii="仿宋" w:eastAsia="仿宋" w:hAnsi="仿宋" w:hint="eastAsia"/>
          <w:b/>
          <w:sz w:val="28"/>
        </w:rPr>
        <w:t>。</w:t>
      </w:r>
      <w:r>
        <w:rPr>
          <w:rFonts w:ascii="仿宋" w:eastAsia="仿宋" w:hAnsi="仿宋" w:hint="eastAsia"/>
          <w:sz w:val="28"/>
        </w:rPr>
        <w:t>信通院张大坤</w:t>
      </w:r>
      <w:r w:rsidR="0039107F">
        <w:rPr>
          <w:rFonts w:ascii="仿宋" w:eastAsia="仿宋" w:hAnsi="仿宋" w:hint="eastAsia"/>
          <w:sz w:val="28"/>
        </w:rPr>
        <w:t>等</w:t>
      </w:r>
      <w:r>
        <w:rPr>
          <w:rFonts w:ascii="仿宋" w:eastAsia="仿宋" w:hAnsi="仿宋" w:hint="eastAsia"/>
          <w:sz w:val="28"/>
        </w:rPr>
        <w:t>表示，</w:t>
      </w:r>
      <w:r>
        <w:rPr>
          <w:rFonts w:ascii="仿宋" w:eastAsia="仿宋" w:hAnsi="仿宋"/>
          <w:sz w:val="28"/>
        </w:rPr>
        <w:t>3GPP在R16</w:t>
      </w:r>
      <w:r>
        <w:rPr>
          <w:rFonts w:ascii="仿宋" w:eastAsia="仿宋" w:hAnsi="仿宋" w:hint="eastAsia"/>
          <w:sz w:val="28"/>
        </w:rPr>
        <w:t>标准</w:t>
      </w:r>
      <w:r>
        <w:rPr>
          <w:rFonts w:ascii="仿宋" w:eastAsia="仿宋" w:hAnsi="仿宋"/>
          <w:sz w:val="28"/>
        </w:rPr>
        <w:t>引入IMS Data Channel</w:t>
      </w:r>
      <w:r>
        <w:rPr>
          <w:rFonts w:ascii="仿宋" w:eastAsia="仿宋" w:hAnsi="仿宋" w:hint="eastAsia"/>
          <w:sz w:val="28"/>
        </w:rPr>
        <w:t>，R</w:t>
      </w:r>
      <w:r>
        <w:rPr>
          <w:rFonts w:ascii="仿宋" w:eastAsia="仿宋" w:hAnsi="仿宋"/>
          <w:sz w:val="28"/>
        </w:rPr>
        <w:t>18</w:t>
      </w:r>
      <w:r>
        <w:rPr>
          <w:rFonts w:ascii="仿宋" w:eastAsia="仿宋" w:hAnsi="仿宋" w:hint="eastAsia"/>
          <w:sz w:val="28"/>
        </w:rPr>
        <w:t>明确</w:t>
      </w:r>
      <w:r>
        <w:rPr>
          <w:rFonts w:ascii="仿宋" w:eastAsia="仿宋" w:hAnsi="仿宋"/>
          <w:sz w:val="28"/>
        </w:rPr>
        <w:t>架构接口</w:t>
      </w:r>
      <w:r>
        <w:rPr>
          <w:rFonts w:ascii="仿宋" w:eastAsia="仿宋" w:hAnsi="仿宋" w:hint="eastAsia"/>
          <w:sz w:val="28"/>
        </w:rPr>
        <w:t>，</w:t>
      </w:r>
      <w:r>
        <w:rPr>
          <w:rFonts w:ascii="仿宋" w:eastAsia="仿宋" w:hAnsi="仿宋"/>
          <w:sz w:val="28"/>
        </w:rPr>
        <w:t>GSMA将RCS UP列入5G终端必选要求</w:t>
      </w:r>
      <w:r w:rsidR="00C76440">
        <w:rPr>
          <w:rFonts w:ascii="仿宋" w:eastAsia="仿宋" w:hAnsi="仿宋" w:hint="eastAsia"/>
          <w:sz w:val="28"/>
        </w:rPr>
        <w:t>，</w:t>
      </w:r>
      <w:r>
        <w:rPr>
          <w:rFonts w:ascii="仿宋" w:eastAsia="仿宋" w:hAnsi="仿宋" w:hint="eastAsia"/>
          <w:sz w:val="28"/>
        </w:rPr>
        <w:t>但用户新通信使用习惯、付费意愿等仍受O</w:t>
      </w:r>
      <w:r>
        <w:rPr>
          <w:rFonts w:ascii="仿宋" w:eastAsia="仿宋" w:hAnsi="仿宋"/>
          <w:sz w:val="28"/>
        </w:rPr>
        <w:t>TT</w:t>
      </w:r>
      <w:r>
        <w:rPr>
          <w:rFonts w:ascii="仿宋" w:eastAsia="仿宋" w:hAnsi="仿宋" w:hint="eastAsia"/>
          <w:sz w:val="28"/>
        </w:rPr>
        <w:t>影响，需从B端发力并引导带动。上海织迅、北纬通信等积极在车联网、精准营销等场景开展5</w:t>
      </w:r>
      <w:r>
        <w:rPr>
          <w:rFonts w:ascii="仿宋" w:eastAsia="仿宋" w:hAnsi="仿宋"/>
          <w:sz w:val="28"/>
        </w:rPr>
        <w:t>G</w:t>
      </w:r>
      <w:r>
        <w:rPr>
          <w:rFonts w:ascii="仿宋" w:eastAsia="仿宋" w:hAnsi="仿宋" w:hint="eastAsia"/>
          <w:sz w:val="28"/>
        </w:rPr>
        <w:t>新通信</w:t>
      </w:r>
      <w:r w:rsidR="00075921">
        <w:rPr>
          <w:rFonts w:ascii="仿宋" w:eastAsia="仿宋" w:hAnsi="仿宋" w:hint="eastAsia"/>
          <w:sz w:val="28"/>
        </w:rPr>
        <w:t>应用</w:t>
      </w:r>
      <w:r>
        <w:rPr>
          <w:rFonts w:ascii="仿宋" w:eastAsia="仿宋" w:hAnsi="仿宋" w:hint="eastAsia"/>
          <w:sz w:val="28"/>
        </w:rPr>
        <w:t>，获B端客户认可。</w:t>
      </w:r>
    </w:p>
    <w:p w14:paraId="7DC3EE80" w14:textId="77777777" w:rsidR="00BD1188" w:rsidRDefault="00BD1188">
      <w:pPr>
        <w:ind w:firstLine="420"/>
        <w:rPr>
          <w:rFonts w:ascii="仿宋" w:eastAsia="仿宋" w:hAnsi="仿宋"/>
          <w:b/>
          <w:sz w:val="28"/>
        </w:rPr>
      </w:pPr>
    </w:p>
    <w:p w14:paraId="2E20BF4B" w14:textId="0CBE5B5E" w:rsidR="00907C2E" w:rsidRDefault="006216BD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2</w:t>
      </w:r>
      <w:r>
        <w:rPr>
          <w:rFonts w:ascii="仿宋" w:eastAsia="仿宋" w:hAnsi="仿宋" w:hint="eastAsia"/>
          <w:b/>
          <w:sz w:val="28"/>
        </w:rPr>
        <w:t>、增值业务+A</w:t>
      </w:r>
      <w:r>
        <w:rPr>
          <w:rFonts w:ascii="仿宋" w:eastAsia="仿宋" w:hAnsi="仿宋"/>
          <w:b/>
          <w:sz w:val="28"/>
        </w:rPr>
        <w:t>I</w:t>
      </w:r>
      <w:r>
        <w:rPr>
          <w:rFonts w:ascii="仿宋" w:eastAsia="仿宋" w:hAnsi="仿宋" w:hint="eastAsia"/>
          <w:b/>
          <w:sz w:val="28"/>
        </w:rPr>
        <w:t>融合创新成为探索主要方向，关注度较去年</w:t>
      </w:r>
      <w:r w:rsidR="00075921">
        <w:rPr>
          <w:rFonts w:ascii="仿宋" w:eastAsia="仿宋" w:hAnsi="仿宋" w:hint="eastAsia"/>
          <w:b/>
          <w:sz w:val="28"/>
        </w:rPr>
        <w:t>大会</w:t>
      </w:r>
      <w:r>
        <w:rPr>
          <w:rFonts w:ascii="仿宋" w:eastAsia="仿宋" w:hAnsi="仿宋" w:hint="eastAsia"/>
          <w:b/>
          <w:sz w:val="28"/>
        </w:rPr>
        <w:t>显著提升</w:t>
      </w:r>
    </w:p>
    <w:p w14:paraId="395764E2" w14:textId="05F7FA2E" w:rsidR="00907C2E" w:rsidRDefault="006216BD">
      <w:pPr>
        <w:rPr>
          <w:rFonts w:ascii="仿宋" w:eastAsia="仿宋" w:hAnsi="仿宋"/>
          <w:sz w:val="28"/>
        </w:rPr>
      </w:pPr>
      <w:r>
        <w:rPr>
          <w:rFonts w:ascii="仿宋" w:eastAsia="仿宋" w:hAnsi="仿宋"/>
          <w:b/>
          <w:sz w:val="28"/>
        </w:rPr>
        <w:tab/>
      </w:r>
      <w:r>
        <w:rPr>
          <w:rFonts w:ascii="仿宋" w:eastAsia="仿宋" w:hAnsi="仿宋" w:hint="eastAsia"/>
          <w:b/>
          <w:sz w:val="28"/>
        </w:rPr>
        <w:t>一是增值业务+A</w:t>
      </w:r>
      <w:r>
        <w:rPr>
          <w:rFonts w:ascii="仿宋" w:eastAsia="仿宋" w:hAnsi="仿宋"/>
          <w:b/>
          <w:sz w:val="28"/>
        </w:rPr>
        <w:t>I</w:t>
      </w:r>
      <w:r>
        <w:rPr>
          <w:rFonts w:ascii="仿宋" w:eastAsia="仿宋" w:hAnsi="仿宋" w:hint="eastAsia"/>
          <w:b/>
          <w:sz w:val="28"/>
        </w:rPr>
        <w:t>解决方案向全产业链条渗透，涉及终端、平台、应用等领域。</w:t>
      </w:r>
      <w:r>
        <w:rPr>
          <w:rFonts w:ascii="仿宋" w:eastAsia="仿宋" w:hAnsi="仿宋" w:hint="eastAsia"/>
          <w:sz w:val="28"/>
        </w:rPr>
        <w:t>中国电信基于星辰大模型打造5</w:t>
      </w:r>
      <w:r>
        <w:rPr>
          <w:rFonts w:ascii="仿宋" w:eastAsia="仿宋" w:hAnsi="仿宋"/>
          <w:sz w:val="28"/>
        </w:rPr>
        <w:t>G</w:t>
      </w:r>
      <w:r>
        <w:rPr>
          <w:rFonts w:ascii="仿宋" w:eastAsia="仿宋" w:hAnsi="仿宋" w:hint="eastAsia"/>
          <w:sz w:val="28"/>
        </w:rPr>
        <w:t>消息A</w:t>
      </w:r>
      <w:r>
        <w:rPr>
          <w:rFonts w:ascii="仿宋" w:eastAsia="仿宋" w:hAnsi="仿宋"/>
          <w:sz w:val="28"/>
        </w:rPr>
        <w:t>I</w:t>
      </w:r>
      <w:r>
        <w:rPr>
          <w:rFonts w:ascii="仿宋" w:eastAsia="仿宋" w:hAnsi="仿宋" w:hint="eastAsia"/>
          <w:sz w:val="28"/>
        </w:rPr>
        <w:t>智能体，提升C端通信交互体验，赋能B端智能运营；梦网科技将</w:t>
      </w:r>
      <w:r>
        <w:rPr>
          <w:rFonts w:ascii="仿宋" w:eastAsia="仿宋" w:hAnsi="仿宋"/>
          <w:sz w:val="28"/>
        </w:rPr>
        <w:t>A1与5G消息/阅信入</w:t>
      </w:r>
      <w:r>
        <w:rPr>
          <w:rFonts w:ascii="仿宋" w:eastAsia="仿宋" w:hAnsi="仿宋" w:hint="eastAsia"/>
          <w:sz w:val="28"/>
        </w:rPr>
        <w:t>口</w:t>
      </w:r>
      <w:r>
        <w:rPr>
          <w:rFonts w:ascii="仿宋" w:eastAsia="仿宋" w:hAnsi="仿宋"/>
          <w:sz w:val="28"/>
        </w:rPr>
        <w:t>融合</w:t>
      </w:r>
      <w:r>
        <w:rPr>
          <w:rFonts w:ascii="仿宋" w:eastAsia="仿宋" w:hAnsi="仿宋" w:hint="eastAsia"/>
          <w:sz w:val="28"/>
        </w:rPr>
        <w:t>，实现曝光即点击，在金融、银行等场景实现精准营销；冠客科技运用A</w:t>
      </w:r>
      <w:r>
        <w:rPr>
          <w:rFonts w:ascii="仿宋" w:eastAsia="仿宋" w:hAnsi="仿宋"/>
          <w:sz w:val="28"/>
        </w:rPr>
        <w:t>I</w:t>
      </w:r>
      <w:r>
        <w:rPr>
          <w:rFonts w:ascii="仿宋" w:eastAsia="仿宋" w:hAnsi="仿宋" w:hint="eastAsia"/>
          <w:sz w:val="28"/>
        </w:rPr>
        <w:t>大模型在私域营销场景提升业绩2倍以上。</w:t>
      </w:r>
      <w:r>
        <w:rPr>
          <w:rFonts w:ascii="仿宋" w:eastAsia="仿宋" w:hAnsi="仿宋" w:hint="eastAsia"/>
          <w:b/>
          <w:sz w:val="28"/>
        </w:rPr>
        <w:t>二是面向增值业务的A</w:t>
      </w:r>
      <w:r>
        <w:rPr>
          <w:rFonts w:ascii="仿宋" w:eastAsia="仿宋" w:hAnsi="仿宋"/>
          <w:b/>
          <w:sz w:val="28"/>
        </w:rPr>
        <w:t>I</w:t>
      </w:r>
      <w:r>
        <w:rPr>
          <w:rFonts w:ascii="仿宋" w:eastAsia="仿宋" w:hAnsi="仿宋" w:hint="eastAsia"/>
          <w:b/>
          <w:sz w:val="28"/>
        </w:rPr>
        <w:t>大模型自建仍需谨慎。</w:t>
      </w:r>
      <w:r>
        <w:rPr>
          <w:rFonts w:ascii="仿宋" w:eastAsia="仿宋" w:hAnsi="仿宋" w:hint="eastAsia"/>
          <w:sz w:val="28"/>
        </w:rPr>
        <w:t>梦网科技饶冠旗、深圳壹通道牛灵等专家同时强调，中小企业应充分评估大模型底层研发成本与难度，先期可重点聚焦基于5</w:t>
      </w:r>
      <w:r>
        <w:rPr>
          <w:rFonts w:ascii="仿宋" w:eastAsia="仿宋" w:hAnsi="仿宋"/>
          <w:sz w:val="28"/>
        </w:rPr>
        <w:t>G</w:t>
      </w:r>
      <w:r>
        <w:rPr>
          <w:rFonts w:ascii="仿宋" w:eastAsia="仿宋" w:hAnsi="仿宋" w:hint="eastAsia"/>
          <w:sz w:val="28"/>
        </w:rPr>
        <w:t>新通信的A</w:t>
      </w:r>
      <w:r>
        <w:rPr>
          <w:rFonts w:ascii="仿宋" w:eastAsia="仿宋" w:hAnsi="仿宋"/>
          <w:sz w:val="28"/>
        </w:rPr>
        <w:t>I</w:t>
      </w:r>
      <w:r>
        <w:rPr>
          <w:rFonts w:ascii="仿宋" w:eastAsia="仿宋" w:hAnsi="仿宋" w:hint="eastAsia"/>
          <w:sz w:val="28"/>
        </w:rPr>
        <w:t>创新应用研发。</w:t>
      </w:r>
    </w:p>
    <w:p w14:paraId="692A0994" w14:textId="77777777" w:rsidR="00BD1188" w:rsidRDefault="00BD1188">
      <w:pPr>
        <w:ind w:firstLine="420"/>
        <w:rPr>
          <w:rFonts w:ascii="仿宋" w:eastAsia="仿宋" w:hAnsi="仿宋"/>
          <w:b/>
          <w:sz w:val="28"/>
        </w:rPr>
      </w:pPr>
    </w:p>
    <w:p w14:paraId="68C5F443" w14:textId="14A7C8BB" w:rsidR="00907C2E" w:rsidRDefault="006216BD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3、增值与移动转售业务规模保持增长，安全</w:t>
      </w:r>
      <w:del w:id="6" w:author="roger" w:date="2024-12-31T09:22:00Z">
        <w:r w:rsidDel="00B16C26">
          <w:rPr>
            <w:rFonts w:ascii="仿宋" w:eastAsia="仿宋" w:hAnsi="仿宋" w:hint="eastAsia"/>
            <w:b/>
            <w:sz w:val="28"/>
          </w:rPr>
          <w:delText>及</w:delText>
        </w:r>
      </w:del>
      <w:r>
        <w:rPr>
          <w:rFonts w:ascii="仿宋" w:eastAsia="仿宋" w:hAnsi="仿宋" w:hint="eastAsia"/>
          <w:b/>
          <w:sz w:val="28"/>
        </w:rPr>
        <w:t>合规</w:t>
      </w:r>
      <w:ins w:id="7" w:author="roger" w:date="2024-12-31T09:22:00Z">
        <w:r w:rsidR="00B16C26">
          <w:rPr>
            <w:rFonts w:ascii="仿宋" w:eastAsia="仿宋" w:hAnsi="仿宋" w:hint="eastAsia"/>
            <w:b/>
            <w:sz w:val="28"/>
          </w:rPr>
          <w:t>管控</w:t>
        </w:r>
      </w:ins>
      <w:r>
        <w:rPr>
          <w:rFonts w:ascii="仿宋" w:eastAsia="仿宋" w:hAnsi="仿宋" w:hint="eastAsia"/>
          <w:b/>
          <w:sz w:val="28"/>
        </w:rPr>
        <w:t>仍需多方协同</w:t>
      </w:r>
      <w:del w:id="8" w:author="roger" w:date="2024-12-31T09:21:00Z">
        <w:r w:rsidDel="00B16C26">
          <w:rPr>
            <w:rFonts w:ascii="仿宋" w:eastAsia="仿宋" w:hAnsi="仿宋" w:hint="eastAsia"/>
            <w:b/>
            <w:sz w:val="28"/>
          </w:rPr>
          <w:delText>解决</w:delText>
        </w:r>
      </w:del>
    </w:p>
    <w:p w14:paraId="0D389718" w14:textId="2929E869" w:rsidR="00907C2E" w:rsidRPr="00331B43" w:rsidRDefault="006216BD" w:rsidP="00075921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一是虚商码号应用能力平台发布，提升虚商业务管理与服务能力。</w:t>
      </w:r>
      <w:r>
        <w:rPr>
          <w:rFonts w:ascii="仿宋" w:eastAsia="仿宋" w:hAnsi="仿宋" w:hint="eastAsia"/>
          <w:sz w:val="28"/>
        </w:rPr>
        <w:t>我国移动转售行业进入持续发展期，202</w:t>
      </w:r>
      <w:r>
        <w:rPr>
          <w:rFonts w:ascii="仿宋" w:eastAsia="仿宋" w:hAnsi="仿宋"/>
          <w:sz w:val="28"/>
        </w:rPr>
        <w:t>4</w:t>
      </w:r>
      <w:r>
        <w:rPr>
          <w:rFonts w:ascii="仿宋" w:eastAsia="仿宋" w:hAnsi="仿宋" w:hint="eastAsia"/>
          <w:sz w:val="28"/>
        </w:rPr>
        <w:t>年前三季度</w:t>
      </w:r>
      <w:r>
        <w:rPr>
          <w:rFonts w:ascii="仿宋" w:eastAsia="仿宋" w:hAnsi="仿宋"/>
          <w:sz w:val="28"/>
        </w:rPr>
        <w:t>转售收入33.9</w:t>
      </w:r>
      <w:r>
        <w:rPr>
          <w:rFonts w:ascii="仿宋" w:eastAsia="仿宋" w:hAnsi="仿宋"/>
          <w:sz w:val="28"/>
        </w:rPr>
        <w:lastRenderedPageBreak/>
        <w:t>亿，同比增长6.6%</w:t>
      </w:r>
      <w:r>
        <w:rPr>
          <w:rFonts w:ascii="仿宋" w:eastAsia="仿宋" w:hAnsi="仿宋" w:hint="eastAsia"/>
          <w:sz w:val="28"/>
        </w:rPr>
        <w:t>，在网用户超</w:t>
      </w:r>
      <w:r>
        <w:rPr>
          <w:rFonts w:ascii="仿宋" w:eastAsia="仿宋" w:hAnsi="仿宋"/>
          <w:sz w:val="28"/>
        </w:rPr>
        <w:t>7596万。</w:t>
      </w:r>
      <w:r w:rsidR="00BD223A">
        <w:rPr>
          <w:rFonts w:ascii="仿宋" w:eastAsia="仿宋" w:hAnsi="仿宋" w:hint="eastAsia"/>
          <w:sz w:val="28"/>
        </w:rPr>
        <w:t>通信企业协会联合信通院、</w:t>
      </w:r>
      <w:r w:rsidR="00BD223A" w:rsidRPr="00BD223A">
        <w:rPr>
          <w:rFonts w:ascii="仿宋" w:eastAsia="仿宋" w:hAnsi="仿宋" w:hint="eastAsia"/>
          <w:sz w:val="28"/>
        </w:rPr>
        <w:t>运营商、虚商企业</w:t>
      </w:r>
      <w:r w:rsidR="00B909A6">
        <w:rPr>
          <w:rFonts w:ascii="仿宋" w:eastAsia="仿宋" w:hAnsi="仿宋" w:hint="eastAsia"/>
          <w:sz w:val="28"/>
        </w:rPr>
        <w:t>在大会</w:t>
      </w:r>
      <w:r>
        <w:rPr>
          <w:rFonts w:ascii="仿宋" w:eastAsia="仿宋" w:hAnsi="仿宋" w:hint="eastAsia"/>
          <w:sz w:val="28"/>
        </w:rPr>
        <w:t>联合发布虚商号码应用能力平台，已有</w:t>
      </w:r>
      <w:r>
        <w:rPr>
          <w:rFonts w:ascii="仿宋" w:eastAsia="仿宋" w:hAnsi="仿宋"/>
          <w:sz w:val="28"/>
        </w:rPr>
        <w:t>37家虚商接入，</w:t>
      </w:r>
      <w:r>
        <w:rPr>
          <w:rFonts w:ascii="仿宋" w:eastAsia="仿宋" w:hAnsi="仿宋" w:hint="eastAsia"/>
          <w:sz w:val="28"/>
        </w:rPr>
        <w:t>提供一键解绑、信用评价、能力开放等服务，</w:t>
      </w:r>
      <w:ins w:id="9" w:author="roger" w:date="2024-12-31T09:39:00Z">
        <w:r w:rsidR="00116A2C">
          <w:rPr>
            <w:rFonts w:ascii="仿宋" w:eastAsia="仿宋" w:hAnsi="仿宋" w:hint="eastAsia"/>
            <w:sz w:val="28"/>
          </w:rPr>
          <w:t>将</w:t>
        </w:r>
      </w:ins>
      <w:del w:id="10" w:author="roger" w:date="2024-12-31T09:38:00Z">
        <w:r w:rsidDel="00116A2C">
          <w:rPr>
            <w:rFonts w:ascii="仿宋" w:eastAsia="仿宋" w:hAnsi="仿宋" w:hint="eastAsia"/>
            <w:sz w:val="28"/>
          </w:rPr>
          <w:delText>将</w:delText>
        </w:r>
      </w:del>
      <w:r>
        <w:rPr>
          <w:rFonts w:ascii="仿宋" w:eastAsia="仿宋" w:hAnsi="仿宋" w:hint="eastAsia"/>
          <w:sz w:val="28"/>
        </w:rPr>
        <w:t>进一步满足虚商个性需求。</w:t>
      </w:r>
      <w:r>
        <w:rPr>
          <w:rFonts w:ascii="仿宋" w:eastAsia="仿宋" w:hAnsi="仿宋" w:hint="eastAsia"/>
          <w:b/>
          <w:sz w:val="28"/>
        </w:rPr>
        <w:t>二是运营商基于大网能力持续为转售客户开放增值产品，推动行业合规。</w:t>
      </w:r>
      <w:r>
        <w:rPr>
          <w:rFonts w:ascii="仿宋" w:eastAsia="仿宋" w:hAnsi="仿宋" w:hint="eastAsia"/>
          <w:sz w:val="28"/>
        </w:rPr>
        <w:t>中国电信提供专项流量优惠、优质号段与多元激励，积极开展国际合作。中国移动建立集中客服平台，统一对接虚商需求，</w:t>
      </w:r>
      <w:r>
        <w:rPr>
          <w:rFonts w:ascii="仿宋" w:eastAsia="仿宋" w:hAnsi="仿宋"/>
          <w:sz w:val="28"/>
        </w:rPr>
        <w:t>累计引导54万二次投放号码释放风险</w:t>
      </w:r>
      <w:r>
        <w:rPr>
          <w:rFonts w:ascii="仿宋" w:eastAsia="仿宋" w:hAnsi="仿宋" w:hint="eastAsia"/>
          <w:sz w:val="28"/>
        </w:rPr>
        <w:t>。</w:t>
      </w:r>
      <w:r w:rsidRPr="00075921">
        <w:rPr>
          <w:rFonts w:ascii="仿宋" w:eastAsia="仿宋" w:hAnsi="仿宋" w:hint="eastAsia"/>
          <w:b/>
          <w:sz w:val="28"/>
        </w:rPr>
        <w:t>三是</w:t>
      </w:r>
      <w:r w:rsidR="00941C42" w:rsidRPr="00331B43">
        <w:rPr>
          <w:rFonts w:ascii="仿宋" w:eastAsia="仿宋" w:hAnsi="仿宋"/>
          <w:b/>
          <w:sz w:val="28"/>
        </w:rPr>
        <w:t>非应邀商业信息治理</w:t>
      </w:r>
      <w:r w:rsidR="00941C42" w:rsidRPr="00331B43">
        <w:rPr>
          <w:rFonts w:ascii="仿宋" w:eastAsia="仿宋" w:hAnsi="仿宋" w:hint="eastAsia"/>
          <w:b/>
          <w:sz w:val="28"/>
        </w:rPr>
        <w:t>、安全合规及反诈形势严峻。</w:t>
      </w:r>
      <w:r>
        <w:rPr>
          <w:rFonts w:ascii="仿宋" w:eastAsia="仿宋" w:hAnsi="仿宋" w:hint="eastAsia"/>
          <w:sz w:val="28"/>
        </w:rPr>
        <w:t>信通院崔现东及互联网协会史晓霞等表示，2</w:t>
      </w:r>
      <w:r>
        <w:rPr>
          <w:rFonts w:ascii="仿宋" w:eastAsia="仿宋" w:hAnsi="仿宋"/>
          <w:sz w:val="28"/>
        </w:rPr>
        <w:t>4</w:t>
      </w:r>
      <w:r>
        <w:rPr>
          <w:rFonts w:ascii="仿宋" w:eastAsia="仿宋" w:hAnsi="仿宋" w:hint="eastAsia"/>
          <w:sz w:val="28"/>
        </w:rPr>
        <w:t>年三季度非应邀电话、短信投诉量均较二季度增长，专家呼吁“技管结合”、“预防为先”，</w:t>
      </w:r>
      <w:r w:rsidR="00722B6C">
        <w:rPr>
          <w:rFonts w:ascii="仿宋" w:eastAsia="仿宋" w:hAnsi="仿宋" w:hint="eastAsia"/>
          <w:sz w:val="28"/>
        </w:rPr>
        <w:t>行业</w:t>
      </w:r>
      <w:r w:rsidR="00941C42">
        <w:rPr>
          <w:rFonts w:ascii="仿宋" w:eastAsia="仿宋" w:hAnsi="仿宋" w:hint="eastAsia"/>
          <w:sz w:val="28"/>
        </w:rPr>
        <w:t>携手</w:t>
      </w:r>
      <w:r>
        <w:rPr>
          <w:rFonts w:ascii="仿宋" w:eastAsia="仿宋" w:hAnsi="仿宋" w:hint="eastAsia"/>
          <w:sz w:val="28"/>
        </w:rPr>
        <w:t>解决判定难、处置难问题。</w:t>
      </w:r>
    </w:p>
    <w:p w14:paraId="2CCFBF3C" w14:textId="77777777" w:rsidR="00907C2E" w:rsidRDefault="00907C2E">
      <w:pPr>
        <w:rPr>
          <w:rFonts w:ascii="仿宋" w:eastAsia="仿宋" w:hAnsi="仿宋"/>
          <w:sz w:val="28"/>
        </w:rPr>
      </w:pPr>
    </w:p>
    <w:p w14:paraId="38E82CDA" w14:textId="63969235" w:rsidR="00907C2E" w:rsidRDefault="006216BD">
      <w:pPr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二、</w:t>
      </w:r>
      <w:ins w:id="11" w:author="roger" w:date="2024-12-31T09:23:00Z">
        <w:r w:rsidR="00B16C26">
          <w:rPr>
            <w:rFonts w:ascii="仿宋" w:eastAsia="仿宋" w:hAnsi="仿宋" w:hint="eastAsia"/>
            <w:b/>
            <w:sz w:val="28"/>
          </w:rPr>
          <w:t>对</w:t>
        </w:r>
      </w:ins>
      <w:r>
        <w:rPr>
          <w:rFonts w:ascii="仿宋" w:eastAsia="仿宋" w:hAnsi="仿宋" w:hint="eastAsia"/>
          <w:b/>
          <w:sz w:val="28"/>
        </w:rPr>
        <w:t>运营商</w:t>
      </w:r>
      <w:ins w:id="12" w:author="roger" w:date="2024-12-31T09:22:00Z">
        <w:r w:rsidR="00B16C26">
          <w:rPr>
            <w:rFonts w:ascii="仿宋" w:eastAsia="仿宋" w:hAnsi="仿宋" w:hint="eastAsia"/>
            <w:b/>
            <w:sz w:val="28"/>
          </w:rPr>
          <w:t>启示</w:t>
        </w:r>
      </w:ins>
      <w:ins w:id="13" w:author="roger" w:date="2024-12-31T09:23:00Z">
        <w:r w:rsidR="00B16C26">
          <w:rPr>
            <w:rFonts w:ascii="仿宋" w:eastAsia="仿宋" w:hAnsi="仿宋" w:hint="eastAsia"/>
            <w:b/>
            <w:sz w:val="28"/>
          </w:rPr>
          <w:t>及</w:t>
        </w:r>
      </w:ins>
      <w:del w:id="14" w:author="roger" w:date="2024-12-30T18:20:00Z">
        <w:r w:rsidR="00EF5B65" w:rsidDel="00B732B3">
          <w:rPr>
            <w:rFonts w:ascii="仿宋" w:eastAsia="仿宋" w:hAnsi="仿宋" w:hint="eastAsia"/>
            <w:b/>
            <w:sz w:val="28"/>
          </w:rPr>
          <w:delText>现状</w:delText>
        </w:r>
        <w:r w:rsidDel="00B732B3">
          <w:rPr>
            <w:rFonts w:ascii="仿宋" w:eastAsia="仿宋" w:hAnsi="仿宋" w:hint="eastAsia"/>
            <w:b/>
            <w:sz w:val="28"/>
          </w:rPr>
          <w:delText>趋势</w:delText>
        </w:r>
        <w:r w:rsidR="0044241E" w:rsidDel="00B732B3">
          <w:rPr>
            <w:rFonts w:ascii="仿宋" w:eastAsia="仿宋" w:hAnsi="仿宋" w:hint="eastAsia"/>
            <w:b/>
            <w:sz w:val="28"/>
          </w:rPr>
          <w:delText>及</w:delText>
        </w:r>
        <w:r w:rsidR="00FC0C6F" w:rsidDel="00B732B3">
          <w:rPr>
            <w:rFonts w:ascii="仿宋" w:eastAsia="仿宋" w:hAnsi="仿宋" w:hint="eastAsia"/>
            <w:b/>
            <w:sz w:val="28"/>
          </w:rPr>
          <w:delText>后续</w:delText>
        </w:r>
      </w:del>
      <w:r w:rsidR="0044241E">
        <w:rPr>
          <w:rFonts w:ascii="仿宋" w:eastAsia="仿宋" w:hAnsi="仿宋" w:hint="eastAsia"/>
          <w:b/>
          <w:sz w:val="28"/>
        </w:rPr>
        <w:t>建议</w:t>
      </w:r>
    </w:p>
    <w:p w14:paraId="5BBEB69A" w14:textId="3B0CDAF8" w:rsidR="00E40D40" w:rsidRPr="006D0EBD" w:rsidRDefault="006216BD" w:rsidP="00075921">
      <w:pPr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1</w:t>
      </w:r>
      <w:r w:rsidRPr="006D0EBD">
        <w:rPr>
          <w:rFonts w:ascii="仿宋" w:eastAsia="仿宋" w:hAnsi="仿宋" w:hint="eastAsia"/>
          <w:b/>
          <w:sz w:val="28"/>
        </w:rPr>
        <w:t>、</w:t>
      </w:r>
      <w:del w:id="15" w:author="roger" w:date="2024-12-31T09:23:00Z">
        <w:r w:rsidR="00E40D40" w:rsidRPr="006D0EBD" w:rsidDel="00B16C26">
          <w:rPr>
            <w:rFonts w:ascii="仿宋" w:eastAsia="仿宋" w:hAnsi="仿宋" w:hint="eastAsia"/>
            <w:b/>
            <w:sz w:val="28"/>
          </w:rPr>
          <w:delText>5</w:delText>
        </w:r>
        <w:r w:rsidR="00E40D40" w:rsidRPr="00331B43" w:rsidDel="00B16C26">
          <w:rPr>
            <w:rFonts w:ascii="仿宋" w:eastAsia="仿宋" w:hAnsi="仿宋"/>
            <w:b/>
            <w:sz w:val="28"/>
          </w:rPr>
          <w:delText>G</w:delText>
        </w:r>
        <w:r w:rsidR="00E40D40" w:rsidRPr="00331B43" w:rsidDel="00B16C26">
          <w:rPr>
            <w:rFonts w:ascii="仿宋" w:eastAsia="仿宋" w:hAnsi="仿宋" w:hint="eastAsia"/>
            <w:b/>
            <w:sz w:val="28"/>
          </w:rPr>
          <w:delText>消息2</w:delText>
        </w:r>
        <w:r w:rsidR="00E40D40" w:rsidRPr="00331B43" w:rsidDel="00B16C26">
          <w:rPr>
            <w:rFonts w:ascii="仿宋" w:eastAsia="仿宋" w:hAnsi="仿宋"/>
            <w:b/>
            <w:sz w:val="28"/>
          </w:rPr>
          <w:delText>5</w:delText>
        </w:r>
        <w:r w:rsidR="00E40D40" w:rsidRPr="00331B43" w:rsidDel="00B16C26">
          <w:rPr>
            <w:rFonts w:ascii="仿宋" w:eastAsia="仿宋" w:hAnsi="仿宋" w:hint="eastAsia"/>
            <w:b/>
            <w:sz w:val="28"/>
          </w:rPr>
          <w:delText>年有望率先爆发，</w:delText>
        </w:r>
      </w:del>
      <w:del w:id="16" w:author="roger" w:date="2024-12-30T18:26:00Z">
        <w:r w:rsidR="00B909A6" w:rsidRPr="00331B43" w:rsidDel="00B732B3">
          <w:rPr>
            <w:rFonts w:ascii="仿宋" w:eastAsia="仿宋" w:hAnsi="仿宋" w:hint="eastAsia"/>
            <w:b/>
            <w:sz w:val="28"/>
          </w:rPr>
          <w:delText>建议</w:delText>
        </w:r>
      </w:del>
      <w:r w:rsidR="00B909A6" w:rsidRPr="00331B43">
        <w:rPr>
          <w:rFonts w:ascii="仿宋" w:eastAsia="仿宋" w:hAnsi="仿宋"/>
          <w:b/>
          <w:sz w:val="28"/>
        </w:rPr>
        <w:t>产业协同</w:t>
      </w:r>
      <w:ins w:id="17" w:author="roger" w:date="2024-12-31T09:36:00Z">
        <w:r w:rsidR="00694D36">
          <w:rPr>
            <w:rFonts w:ascii="仿宋" w:eastAsia="仿宋" w:hAnsi="仿宋" w:hint="eastAsia"/>
            <w:b/>
            <w:sz w:val="28"/>
          </w:rPr>
          <w:t>，</w:t>
        </w:r>
      </w:ins>
      <w:del w:id="18" w:author="roger" w:date="2024-12-31T09:28:00Z">
        <w:r w:rsidR="00B909A6" w:rsidRPr="00331B43" w:rsidDel="0056456F">
          <w:rPr>
            <w:rFonts w:ascii="仿宋" w:eastAsia="仿宋" w:hAnsi="仿宋"/>
            <w:b/>
            <w:sz w:val="28"/>
          </w:rPr>
          <w:delText>创新，</w:delText>
        </w:r>
      </w:del>
      <w:ins w:id="19" w:author="roger" w:date="2024-12-31T09:23:00Z">
        <w:r w:rsidR="00B16C26">
          <w:rPr>
            <w:rFonts w:ascii="仿宋" w:eastAsia="仿宋" w:hAnsi="仿宋" w:hint="eastAsia"/>
            <w:b/>
            <w:sz w:val="28"/>
          </w:rPr>
          <w:t>探索新业务模式、商业模式，</w:t>
        </w:r>
      </w:ins>
      <w:ins w:id="20" w:author="roger" w:date="2024-12-31T09:36:00Z">
        <w:r w:rsidR="00694D36">
          <w:rPr>
            <w:rFonts w:ascii="仿宋" w:eastAsia="仿宋" w:hAnsi="仿宋" w:hint="eastAsia"/>
            <w:b/>
            <w:sz w:val="28"/>
          </w:rPr>
          <w:t>不断</w:t>
        </w:r>
      </w:ins>
      <w:del w:id="21" w:author="roger" w:date="2024-12-31T09:36:00Z">
        <w:r w:rsidR="00B909A6" w:rsidRPr="00331B43" w:rsidDel="00694D36">
          <w:rPr>
            <w:rFonts w:ascii="仿宋" w:eastAsia="仿宋" w:hAnsi="仿宋"/>
            <w:b/>
            <w:sz w:val="28"/>
          </w:rPr>
          <w:delText>共同</w:delText>
        </w:r>
      </w:del>
      <w:r w:rsidR="00B909A6" w:rsidRPr="00331B43">
        <w:rPr>
          <w:rFonts w:ascii="仿宋" w:eastAsia="仿宋" w:hAnsi="仿宋"/>
          <w:b/>
          <w:sz w:val="28"/>
        </w:rPr>
        <w:t>做大</w:t>
      </w:r>
      <w:r w:rsidR="00B909A6" w:rsidRPr="00331B43">
        <w:rPr>
          <w:rFonts w:ascii="仿宋" w:eastAsia="仿宋" w:hAnsi="仿宋" w:hint="eastAsia"/>
          <w:b/>
          <w:sz w:val="28"/>
        </w:rPr>
        <w:t>新通信市场蛋糕</w:t>
      </w:r>
    </w:p>
    <w:p w14:paraId="2375D1F9" w14:textId="0B7C3D70" w:rsidR="00907C2E" w:rsidRPr="00331B43" w:rsidDel="00B732B3" w:rsidRDefault="006216BD">
      <w:pPr>
        <w:ind w:firstLine="420"/>
        <w:rPr>
          <w:del w:id="22" w:author="roger" w:date="2024-12-30T18:21:00Z"/>
          <w:rFonts w:ascii="仿宋" w:eastAsia="仿宋" w:hAnsi="仿宋"/>
          <w:sz w:val="28"/>
        </w:rPr>
      </w:pPr>
      <w:r w:rsidRPr="00331B43">
        <w:rPr>
          <w:rFonts w:ascii="仿宋" w:eastAsia="仿宋" w:hAnsi="仿宋" w:hint="eastAsia"/>
          <w:sz w:val="28"/>
        </w:rPr>
        <w:t>随苹果阵营加入，202</w:t>
      </w:r>
      <w:r w:rsidRPr="00331B43">
        <w:rPr>
          <w:rFonts w:ascii="仿宋" w:eastAsia="仿宋" w:hAnsi="仿宋"/>
          <w:sz w:val="28"/>
        </w:rPr>
        <w:t>5</w:t>
      </w:r>
      <w:r w:rsidRPr="00331B43">
        <w:rPr>
          <w:rFonts w:ascii="仿宋" w:eastAsia="仿宋" w:hAnsi="仿宋" w:hint="eastAsia"/>
          <w:sz w:val="28"/>
        </w:rPr>
        <w:t>年</w:t>
      </w:r>
      <w:del w:id="23" w:author="roger" w:date="2024-12-30T18:24:00Z">
        <w:r w:rsidRPr="00331B43" w:rsidDel="00B732B3">
          <w:rPr>
            <w:rFonts w:ascii="仿宋" w:eastAsia="仿宋" w:hAnsi="仿宋" w:hint="eastAsia"/>
            <w:sz w:val="28"/>
          </w:rPr>
          <w:delText>国内</w:delText>
        </w:r>
      </w:del>
      <w:r w:rsidR="00EF5B65" w:rsidRPr="00331B43">
        <w:rPr>
          <w:rFonts w:ascii="仿宋" w:eastAsia="仿宋" w:hAnsi="仿宋" w:hint="eastAsia"/>
          <w:sz w:val="28"/>
        </w:rPr>
        <w:t>5</w:t>
      </w:r>
      <w:r w:rsidR="00EF5B65" w:rsidRPr="00331B43">
        <w:rPr>
          <w:rFonts w:ascii="仿宋" w:eastAsia="仿宋" w:hAnsi="仿宋"/>
          <w:sz w:val="28"/>
        </w:rPr>
        <w:t>G</w:t>
      </w:r>
      <w:del w:id="24" w:author="roger" w:date="2024-12-30T18:21:00Z">
        <w:r w:rsidR="00EF5B65" w:rsidRPr="00331B43" w:rsidDel="00B732B3">
          <w:rPr>
            <w:rFonts w:ascii="仿宋" w:eastAsia="仿宋" w:hAnsi="仿宋" w:hint="eastAsia"/>
            <w:sz w:val="28"/>
          </w:rPr>
          <w:delText>消息</w:delText>
        </w:r>
      </w:del>
      <w:ins w:id="25" w:author="roger" w:date="2024-12-31T09:24:00Z">
        <w:r w:rsidR="00B16C26">
          <w:rPr>
            <w:rFonts w:ascii="仿宋" w:eastAsia="仿宋" w:hAnsi="仿宋" w:hint="eastAsia"/>
            <w:sz w:val="28"/>
          </w:rPr>
          <w:t>消息</w:t>
        </w:r>
      </w:ins>
      <w:ins w:id="26" w:author="roger" w:date="2024-12-31T09:26:00Z">
        <w:r w:rsidR="0056456F">
          <w:rPr>
            <w:rFonts w:ascii="仿宋" w:eastAsia="仿宋" w:hAnsi="仿宋" w:hint="eastAsia"/>
            <w:sz w:val="28"/>
          </w:rPr>
          <w:t>等</w:t>
        </w:r>
      </w:ins>
      <w:r w:rsidRPr="00331B43">
        <w:rPr>
          <w:rFonts w:ascii="仿宋" w:eastAsia="仿宋" w:hAnsi="仿宋" w:hint="eastAsia"/>
          <w:sz w:val="28"/>
        </w:rPr>
        <w:t>原生适配终端</w:t>
      </w:r>
      <w:ins w:id="27" w:author="roger" w:date="2024-12-31T09:26:00Z">
        <w:r w:rsidR="0056456F">
          <w:rPr>
            <w:rFonts w:ascii="仿宋" w:eastAsia="仿宋" w:hAnsi="仿宋" w:hint="eastAsia"/>
            <w:sz w:val="28"/>
          </w:rPr>
          <w:t>规模</w:t>
        </w:r>
      </w:ins>
      <w:r w:rsidR="00EF5B65" w:rsidRPr="00331B43">
        <w:rPr>
          <w:rFonts w:ascii="仿宋" w:eastAsia="仿宋" w:hAnsi="仿宋" w:hint="eastAsia"/>
          <w:sz w:val="28"/>
        </w:rPr>
        <w:t>将进一步提升，</w:t>
      </w:r>
      <w:ins w:id="28" w:author="roger" w:date="2024-12-30T18:25:00Z">
        <w:r w:rsidR="00B732B3">
          <w:rPr>
            <w:rFonts w:ascii="仿宋" w:eastAsia="仿宋" w:hAnsi="仿宋" w:hint="eastAsia"/>
            <w:sz w:val="28"/>
          </w:rPr>
          <w:t>目前</w:t>
        </w:r>
      </w:ins>
      <w:del w:id="29" w:author="roger" w:date="2024-12-30T18:25:00Z">
        <w:r w:rsidR="00E40D40" w:rsidRPr="00331B43" w:rsidDel="00B732B3">
          <w:rPr>
            <w:rFonts w:ascii="仿宋" w:eastAsia="仿宋" w:hAnsi="仿宋" w:hint="eastAsia"/>
            <w:sz w:val="28"/>
          </w:rPr>
          <w:delText>相较5</w:delText>
        </w:r>
        <w:r w:rsidR="00E40D40" w:rsidRPr="00331B43" w:rsidDel="00B732B3">
          <w:rPr>
            <w:rFonts w:ascii="仿宋" w:eastAsia="仿宋" w:hAnsi="仿宋"/>
            <w:sz w:val="28"/>
          </w:rPr>
          <w:delText>G</w:delText>
        </w:r>
        <w:r w:rsidR="00E40D40" w:rsidRPr="00331B43" w:rsidDel="00B732B3">
          <w:rPr>
            <w:rFonts w:ascii="仿宋" w:eastAsia="仿宋" w:hAnsi="仿宋" w:hint="eastAsia"/>
            <w:sz w:val="28"/>
          </w:rPr>
          <w:delText>新通话，</w:delText>
        </w:r>
      </w:del>
      <w:ins w:id="30" w:author="roger" w:date="2024-12-31T09:29:00Z">
        <w:r w:rsidR="0056456F">
          <w:rPr>
            <w:rFonts w:ascii="仿宋" w:eastAsia="仿宋" w:hAnsi="仿宋" w:hint="eastAsia"/>
            <w:sz w:val="28"/>
          </w:rPr>
          <w:t>三大</w:t>
        </w:r>
      </w:ins>
      <w:del w:id="31" w:author="roger" w:date="2024-12-31T09:29:00Z">
        <w:r w:rsidRPr="00331B43" w:rsidDel="0056456F">
          <w:rPr>
            <w:rFonts w:ascii="仿宋" w:eastAsia="仿宋" w:hAnsi="仿宋" w:hint="eastAsia"/>
            <w:sz w:val="28"/>
          </w:rPr>
          <w:delText>国内三大</w:delText>
        </w:r>
      </w:del>
      <w:r w:rsidRPr="00331B43">
        <w:rPr>
          <w:rFonts w:ascii="仿宋" w:eastAsia="仿宋" w:hAnsi="仿宋" w:hint="eastAsia"/>
          <w:sz w:val="28"/>
        </w:rPr>
        <w:t>运营商</w:t>
      </w:r>
      <w:ins w:id="32" w:author="roger" w:date="2024-12-31T09:29:00Z">
        <w:r w:rsidR="0056456F">
          <w:rPr>
            <w:rFonts w:ascii="仿宋" w:eastAsia="仿宋" w:hAnsi="仿宋" w:hint="eastAsia"/>
            <w:sz w:val="28"/>
          </w:rPr>
          <w:t>均</w:t>
        </w:r>
      </w:ins>
      <w:del w:id="33" w:author="roger" w:date="2024-12-31T09:29:00Z">
        <w:r w:rsidRPr="00331B43" w:rsidDel="0056456F">
          <w:rPr>
            <w:rFonts w:ascii="仿宋" w:eastAsia="仿宋" w:hAnsi="仿宋" w:hint="eastAsia"/>
            <w:sz w:val="28"/>
          </w:rPr>
          <w:delText>均</w:delText>
        </w:r>
      </w:del>
      <w:r w:rsidRPr="00331B43">
        <w:rPr>
          <w:rFonts w:ascii="仿宋" w:eastAsia="仿宋" w:hAnsi="仿宋" w:hint="eastAsia"/>
          <w:sz w:val="28"/>
        </w:rPr>
        <w:t>建设5</w:t>
      </w:r>
      <w:r w:rsidRPr="00331B43">
        <w:rPr>
          <w:rFonts w:ascii="仿宋" w:eastAsia="仿宋" w:hAnsi="仿宋"/>
          <w:sz w:val="28"/>
        </w:rPr>
        <w:t>G</w:t>
      </w:r>
      <w:ins w:id="34" w:author="roger" w:date="2024-12-31T09:29:00Z">
        <w:r w:rsidR="0056456F">
          <w:rPr>
            <w:rFonts w:ascii="仿宋" w:eastAsia="仿宋" w:hAnsi="仿宋" w:hint="eastAsia"/>
            <w:sz w:val="28"/>
          </w:rPr>
          <w:t>消息/新通话</w:t>
        </w:r>
      </w:ins>
      <w:del w:id="35" w:author="roger" w:date="2024-12-31T09:26:00Z">
        <w:r w:rsidRPr="00331B43" w:rsidDel="0056456F">
          <w:rPr>
            <w:rFonts w:ascii="仿宋" w:eastAsia="仿宋" w:hAnsi="仿宋" w:hint="eastAsia"/>
            <w:sz w:val="28"/>
          </w:rPr>
          <w:delText>消息</w:delText>
        </w:r>
      </w:del>
      <w:r w:rsidRPr="00331B43">
        <w:rPr>
          <w:rFonts w:ascii="仿宋" w:eastAsia="仿宋" w:hAnsi="仿宋" w:hint="eastAsia"/>
          <w:sz w:val="28"/>
        </w:rPr>
        <w:t>平台</w:t>
      </w:r>
      <w:ins w:id="36" w:author="roger" w:date="2024-12-31T09:29:00Z">
        <w:r w:rsidR="0056456F">
          <w:rPr>
            <w:rFonts w:ascii="仿宋" w:eastAsia="仿宋" w:hAnsi="仿宋" w:hint="eastAsia"/>
            <w:sz w:val="28"/>
          </w:rPr>
          <w:t>并部分商用</w:t>
        </w:r>
      </w:ins>
      <w:del w:id="37" w:author="roger" w:date="2024-12-31T09:28:00Z">
        <w:r w:rsidRPr="00331B43" w:rsidDel="0056456F">
          <w:rPr>
            <w:rFonts w:ascii="仿宋" w:eastAsia="仿宋" w:hAnsi="仿宋" w:hint="eastAsia"/>
            <w:sz w:val="28"/>
          </w:rPr>
          <w:delText>并商用</w:delText>
        </w:r>
      </w:del>
      <w:del w:id="38" w:author="roger" w:date="2024-12-30T18:21:00Z">
        <w:r w:rsidRPr="00331B43" w:rsidDel="00B732B3">
          <w:rPr>
            <w:rFonts w:ascii="仿宋" w:eastAsia="仿宋" w:hAnsi="仿宋" w:hint="eastAsia"/>
            <w:sz w:val="28"/>
          </w:rPr>
          <w:delText>，通过历年“绽放杯”等赛事在金融、政务等场景积累大量</w:delText>
        </w:r>
        <w:r w:rsidR="00735D96" w:rsidRPr="00331B43" w:rsidDel="00B732B3">
          <w:rPr>
            <w:rFonts w:ascii="仿宋" w:eastAsia="仿宋" w:hAnsi="仿宋" w:hint="eastAsia"/>
            <w:sz w:val="28"/>
          </w:rPr>
          <w:delText>解决方案</w:delText>
        </w:r>
        <w:r w:rsidR="00507B92" w:rsidDel="00B732B3">
          <w:rPr>
            <w:rFonts w:ascii="仿宋" w:eastAsia="仿宋" w:hAnsi="仿宋" w:hint="eastAsia"/>
            <w:sz w:val="28"/>
          </w:rPr>
          <w:delText>，</w:delText>
        </w:r>
        <w:r w:rsidR="00E875AC" w:rsidDel="00B732B3">
          <w:rPr>
            <w:rFonts w:ascii="仿宋" w:eastAsia="仿宋" w:hAnsi="仿宋" w:hint="eastAsia"/>
            <w:sz w:val="28"/>
          </w:rPr>
          <w:delText>涌现大量下游</w:delText>
        </w:r>
        <w:r w:rsidR="00E875AC" w:rsidRPr="00E875AC" w:rsidDel="00B732B3">
          <w:rPr>
            <w:rFonts w:ascii="仿宋" w:eastAsia="仿宋" w:hAnsi="仿宋" w:hint="eastAsia"/>
            <w:sz w:val="28"/>
          </w:rPr>
          <w:delText>专精特新</w:delText>
        </w:r>
        <w:r w:rsidR="00E875AC" w:rsidDel="00B732B3">
          <w:rPr>
            <w:rFonts w:ascii="仿宋" w:eastAsia="仿宋" w:hAnsi="仿宋" w:hint="eastAsia"/>
            <w:sz w:val="28"/>
          </w:rPr>
          <w:delText>企</w:delText>
        </w:r>
      </w:del>
      <w:ins w:id="39" w:author="roger" w:date="2024-12-30T18:23:00Z">
        <w:r w:rsidR="00B732B3">
          <w:rPr>
            <w:rFonts w:ascii="仿宋" w:eastAsia="仿宋" w:hAnsi="仿宋" w:hint="eastAsia"/>
            <w:sz w:val="28"/>
          </w:rPr>
          <w:t>，在</w:t>
        </w:r>
      </w:ins>
      <w:ins w:id="40" w:author="roger" w:date="2024-12-31T09:27:00Z">
        <w:r w:rsidR="0056456F">
          <w:rPr>
            <w:rFonts w:ascii="仿宋" w:eastAsia="仿宋" w:hAnsi="仿宋" w:hint="eastAsia"/>
            <w:sz w:val="28"/>
          </w:rPr>
          <w:t>历年</w:t>
        </w:r>
      </w:ins>
      <w:ins w:id="41" w:author="roger" w:date="2024-12-30T18:24:00Z">
        <w:r w:rsidR="0056456F">
          <w:rPr>
            <w:rFonts w:ascii="仿宋" w:eastAsia="仿宋" w:hAnsi="仿宋" w:hint="eastAsia"/>
            <w:sz w:val="28"/>
          </w:rPr>
          <w:t>“绽放杯”</w:t>
        </w:r>
      </w:ins>
      <w:ins w:id="42" w:author="roger" w:date="2024-12-31T09:27:00Z">
        <w:r w:rsidR="0056456F">
          <w:rPr>
            <w:rFonts w:ascii="仿宋" w:eastAsia="仿宋" w:hAnsi="仿宋" w:hint="eastAsia"/>
            <w:sz w:val="28"/>
          </w:rPr>
          <w:t>赛事积累</w:t>
        </w:r>
      </w:ins>
      <w:ins w:id="43" w:author="roger" w:date="2024-12-30T18:25:00Z">
        <w:r w:rsidR="00B732B3">
          <w:rPr>
            <w:rFonts w:ascii="仿宋" w:eastAsia="仿宋" w:hAnsi="仿宋" w:hint="eastAsia"/>
            <w:sz w:val="28"/>
          </w:rPr>
          <w:t>金融、政务等</w:t>
        </w:r>
      </w:ins>
      <w:ins w:id="44" w:author="roger" w:date="2024-12-30T18:24:00Z">
        <w:r w:rsidR="00B732B3">
          <w:rPr>
            <w:rFonts w:ascii="仿宋" w:eastAsia="仿宋" w:hAnsi="仿宋" w:hint="eastAsia"/>
            <w:sz w:val="28"/>
          </w:rPr>
          <w:t>大量</w:t>
        </w:r>
      </w:ins>
      <w:ins w:id="45" w:author="roger" w:date="2024-12-31T09:27:00Z">
        <w:r w:rsidR="0056456F">
          <w:rPr>
            <w:rFonts w:ascii="仿宋" w:eastAsia="仿宋" w:hAnsi="仿宋" w:hint="eastAsia"/>
            <w:sz w:val="28"/>
          </w:rPr>
          <w:t>应用案例</w:t>
        </w:r>
      </w:ins>
      <w:del w:id="46" w:author="roger" w:date="2024-12-30T18:23:00Z">
        <w:r w:rsidR="00E875AC" w:rsidDel="00B732B3">
          <w:rPr>
            <w:rFonts w:ascii="仿宋" w:eastAsia="仿宋" w:hAnsi="仿宋" w:hint="eastAsia"/>
            <w:sz w:val="28"/>
          </w:rPr>
          <w:delText>业</w:delText>
        </w:r>
      </w:del>
      <w:r w:rsidR="00735D96" w:rsidRPr="00331B43">
        <w:rPr>
          <w:rFonts w:ascii="仿宋" w:eastAsia="仿宋" w:hAnsi="仿宋" w:hint="eastAsia"/>
          <w:sz w:val="28"/>
        </w:rPr>
        <w:t>。</w:t>
      </w:r>
    </w:p>
    <w:p w14:paraId="60142623" w14:textId="187A393E" w:rsidR="0044241E" w:rsidRPr="00331B43" w:rsidRDefault="00E40D40">
      <w:pPr>
        <w:ind w:firstLine="420"/>
        <w:rPr>
          <w:rFonts w:ascii="仿宋" w:eastAsia="仿宋" w:hAnsi="仿宋"/>
          <w:b/>
          <w:sz w:val="28"/>
        </w:rPr>
      </w:pPr>
      <w:r w:rsidRPr="00331B43">
        <w:rPr>
          <w:rFonts w:ascii="仿宋" w:eastAsia="仿宋" w:hAnsi="仿宋" w:hint="eastAsia"/>
          <w:b/>
          <w:sz w:val="28"/>
        </w:rPr>
        <w:t>建议一是拓展生态合作规模，</w:t>
      </w:r>
      <w:r w:rsidRPr="00331B43">
        <w:rPr>
          <w:rFonts w:ascii="仿宋" w:eastAsia="仿宋" w:hAnsi="仿宋" w:hint="eastAsia"/>
          <w:sz w:val="28"/>
        </w:rPr>
        <w:t>联合终端、C</w:t>
      </w:r>
      <w:r w:rsidRPr="00331B43">
        <w:rPr>
          <w:rFonts w:ascii="仿宋" w:eastAsia="仿宋" w:hAnsi="仿宋"/>
          <w:sz w:val="28"/>
        </w:rPr>
        <w:t>SP</w:t>
      </w:r>
      <w:ins w:id="47" w:author="roger" w:date="2024-12-31T09:37:00Z">
        <w:r w:rsidR="00694D36">
          <w:rPr>
            <w:rFonts w:ascii="仿宋" w:eastAsia="仿宋" w:hAnsi="仿宋" w:hint="eastAsia"/>
            <w:sz w:val="28"/>
          </w:rPr>
          <w:t>（</w:t>
        </w:r>
        <w:r w:rsidR="00694D36" w:rsidRPr="00694D36">
          <w:rPr>
            <w:rFonts w:ascii="仿宋" w:eastAsia="仿宋" w:hAnsi="仿宋" w:hint="eastAsia"/>
            <w:sz w:val="28"/>
          </w:rPr>
          <w:t>认证服务合作伙伴</w:t>
        </w:r>
        <w:r w:rsidR="00694D36">
          <w:rPr>
            <w:rFonts w:ascii="仿宋" w:eastAsia="仿宋" w:hAnsi="仿宋" w:hint="eastAsia"/>
            <w:sz w:val="28"/>
          </w:rPr>
          <w:t>）</w:t>
        </w:r>
      </w:ins>
      <w:r w:rsidR="00735D96" w:rsidRPr="00331B43">
        <w:rPr>
          <w:rFonts w:ascii="仿宋" w:eastAsia="仿宋" w:hAnsi="仿宋" w:hint="eastAsia"/>
          <w:sz w:val="28"/>
        </w:rPr>
        <w:t>厂商</w:t>
      </w:r>
      <w:r w:rsidRPr="00331B43">
        <w:rPr>
          <w:rFonts w:ascii="仿宋" w:eastAsia="仿宋" w:hAnsi="仿宋" w:hint="eastAsia"/>
          <w:sz w:val="28"/>
        </w:rPr>
        <w:t>，进一步推动存量</w:t>
      </w:r>
      <w:r w:rsidRPr="00331B43">
        <w:rPr>
          <w:rFonts w:ascii="仿宋" w:eastAsia="仿宋" w:hAnsi="仿宋"/>
          <w:sz w:val="28"/>
        </w:rPr>
        <w:t>终端对5G</w:t>
      </w:r>
      <w:r w:rsidRPr="00331B43">
        <w:rPr>
          <w:rFonts w:ascii="仿宋" w:eastAsia="仿宋" w:hAnsi="仿宋" w:hint="eastAsia"/>
          <w:sz w:val="28"/>
        </w:rPr>
        <w:t>新通信</w:t>
      </w:r>
      <w:r w:rsidRPr="00331B43">
        <w:rPr>
          <w:rFonts w:ascii="仿宋" w:eastAsia="仿宋" w:hAnsi="仿宋"/>
          <w:sz w:val="28"/>
        </w:rPr>
        <w:t>功能</w:t>
      </w:r>
      <w:r w:rsidRPr="00331B43">
        <w:rPr>
          <w:rFonts w:ascii="仿宋" w:eastAsia="仿宋" w:hAnsi="仿宋" w:hint="eastAsia"/>
          <w:sz w:val="28"/>
        </w:rPr>
        <w:t>、内容生态</w:t>
      </w:r>
      <w:r w:rsidRPr="00331B43">
        <w:rPr>
          <w:rFonts w:ascii="仿宋" w:eastAsia="仿宋" w:hAnsi="仿宋"/>
          <w:sz w:val="28"/>
        </w:rPr>
        <w:t>支持</w:t>
      </w:r>
      <w:del w:id="48" w:author="roger" w:date="2024-12-31T09:27:00Z">
        <w:r w:rsidR="00735D96" w:rsidRPr="00331B43" w:rsidDel="0056456F">
          <w:rPr>
            <w:rFonts w:ascii="仿宋" w:eastAsia="仿宋" w:hAnsi="仿宋" w:hint="eastAsia"/>
            <w:sz w:val="28"/>
          </w:rPr>
          <w:delText>，加快三网互通</w:delText>
        </w:r>
      </w:del>
      <w:r w:rsidRPr="00331B43">
        <w:rPr>
          <w:rFonts w:ascii="仿宋" w:eastAsia="仿宋" w:hAnsi="仿宋" w:hint="eastAsia"/>
          <w:sz w:val="28"/>
        </w:rPr>
        <w:t>。</w:t>
      </w:r>
      <w:r w:rsidR="00EF5B65" w:rsidRPr="00331B43">
        <w:rPr>
          <w:rFonts w:ascii="仿宋" w:eastAsia="仿宋" w:hAnsi="仿宋" w:hint="eastAsia"/>
          <w:b/>
          <w:sz w:val="28"/>
        </w:rPr>
        <w:t>二是探索业务</w:t>
      </w:r>
      <w:r w:rsidRPr="00331B43">
        <w:rPr>
          <w:rFonts w:ascii="仿宋" w:eastAsia="仿宋" w:hAnsi="仿宋" w:hint="eastAsia"/>
          <w:b/>
          <w:sz w:val="28"/>
        </w:rPr>
        <w:t>创新，</w:t>
      </w:r>
      <w:r w:rsidRPr="00331B43">
        <w:rPr>
          <w:rFonts w:ascii="仿宋" w:eastAsia="仿宋" w:hAnsi="仿宋" w:hint="eastAsia"/>
          <w:sz w:val="28"/>
        </w:rPr>
        <w:t>结合</w:t>
      </w:r>
      <w:r w:rsidRPr="00331B43">
        <w:rPr>
          <w:rFonts w:ascii="仿宋" w:eastAsia="仿宋" w:hAnsi="仿宋"/>
          <w:sz w:val="28"/>
        </w:rPr>
        <w:t>5G</w:t>
      </w:r>
      <w:r w:rsidRPr="00331B43">
        <w:rPr>
          <w:rFonts w:ascii="仿宋" w:eastAsia="仿宋" w:hAnsi="仿宋" w:hint="eastAsia"/>
          <w:sz w:val="28"/>
        </w:rPr>
        <w:t>新通信</w:t>
      </w:r>
      <w:r w:rsidRPr="00331B43">
        <w:rPr>
          <w:rFonts w:ascii="仿宋" w:eastAsia="仿宋" w:hAnsi="仿宋"/>
          <w:sz w:val="28"/>
        </w:rPr>
        <w:t>免安装、免注册优势，</w:t>
      </w:r>
      <w:del w:id="49" w:author="roger" w:date="2024-12-30T18:21:00Z">
        <w:r w:rsidRPr="00331B43" w:rsidDel="00B732B3">
          <w:rPr>
            <w:rFonts w:ascii="仿宋" w:eastAsia="仿宋" w:hAnsi="仿宋"/>
            <w:sz w:val="28"/>
          </w:rPr>
          <w:delText>加强数字人、虚拟头像等功能引入</w:delText>
        </w:r>
        <w:r w:rsidRPr="00331B43" w:rsidDel="00B732B3">
          <w:rPr>
            <w:rFonts w:ascii="仿宋" w:eastAsia="仿宋" w:hAnsi="仿宋" w:hint="eastAsia"/>
            <w:sz w:val="28"/>
          </w:rPr>
          <w:delText>，</w:delText>
        </w:r>
      </w:del>
      <w:r w:rsidRPr="00331B43">
        <w:rPr>
          <w:rFonts w:ascii="仿宋" w:eastAsia="仿宋" w:hAnsi="仿宋" w:hint="eastAsia"/>
          <w:sz w:val="28"/>
        </w:rPr>
        <w:t>通过杀手级应用引导新场景需求。</w:t>
      </w:r>
      <w:r w:rsidRPr="00331B43">
        <w:rPr>
          <w:rFonts w:ascii="仿宋" w:eastAsia="仿宋" w:hAnsi="仿宋" w:hint="eastAsia"/>
          <w:b/>
          <w:sz w:val="28"/>
        </w:rPr>
        <w:t>三是</w:t>
      </w:r>
      <w:r w:rsidRPr="00331B43">
        <w:rPr>
          <w:rFonts w:ascii="仿宋" w:eastAsia="仿宋" w:hAnsi="仿宋"/>
          <w:b/>
          <w:sz w:val="28"/>
        </w:rPr>
        <w:t>优化商业模式，</w:t>
      </w:r>
      <w:r w:rsidRPr="00331B43">
        <w:rPr>
          <w:rFonts w:ascii="仿宋" w:eastAsia="仿宋" w:hAnsi="仿宋" w:hint="eastAsia"/>
          <w:sz w:val="28"/>
        </w:rPr>
        <w:t>探索私域流量计费、</w:t>
      </w:r>
      <w:r w:rsidRPr="00331B43">
        <w:rPr>
          <w:rFonts w:ascii="仿宋" w:eastAsia="仿宋" w:hAnsi="仿宋"/>
          <w:sz w:val="28"/>
        </w:rPr>
        <w:t>B</w:t>
      </w:r>
      <w:r w:rsidRPr="00331B43">
        <w:rPr>
          <w:rFonts w:ascii="仿宋" w:eastAsia="仿宋" w:hAnsi="仿宋" w:hint="eastAsia"/>
          <w:sz w:val="28"/>
        </w:rPr>
        <w:t>端</w:t>
      </w:r>
      <w:r w:rsidRPr="00331B43">
        <w:rPr>
          <w:rFonts w:ascii="仿宋" w:eastAsia="仿宋" w:hAnsi="仿宋"/>
          <w:sz w:val="28"/>
        </w:rPr>
        <w:t>后向收费等</w:t>
      </w:r>
      <w:r w:rsidR="00E875AC">
        <w:rPr>
          <w:rFonts w:ascii="仿宋" w:eastAsia="仿宋" w:hAnsi="仿宋" w:hint="eastAsia"/>
          <w:sz w:val="28"/>
        </w:rPr>
        <w:t>多元</w:t>
      </w:r>
      <w:r w:rsidRPr="00331B43">
        <w:rPr>
          <w:rFonts w:ascii="仿宋" w:eastAsia="仿宋" w:hAnsi="仿宋"/>
          <w:sz w:val="28"/>
        </w:rPr>
        <w:t>计</w:t>
      </w:r>
      <w:r w:rsidRPr="00331B43">
        <w:rPr>
          <w:rFonts w:ascii="仿宋" w:eastAsia="仿宋" w:hAnsi="仿宋"/>
          <w:sz w:val="28"/>
        </w:rPr>
        <w:lastRenderedPageBreak/>
        <w:t>费模式，实现</w:t>
      </w:r>
      <w:del w:id="50" w:author="roger" w:date="2024-12-30T18:20:00Z">
        <w:r w:rsidR="00EF5B65" w:rsidRPr="00331B43" w:rsidDel="00B732B3">
          <w:rPr>
            <w:rFonts w:ascii="仿宋" w:eastAsia="仿宋" w:hAnsi="仿宋" w:hint="eastAsia"/>
            <w:sz w:val="28"/>
          </w:rPr>
          <w:delText>“</w:delText>
        </w:r>
        <w:r w:rsidRPr="00331B43" w:rsidDel="00B732B3">
          <w:rPr>
            <w:rFonts w:ascii="仿宋" w:eastAsia="仿宋" w:hAnsi="仿宋"/>
            <w:sz w:val="28"/>
          </w:rPr>
          <w:delText>千人千面</w:delText>
        </w:r>
        <w:r w:rsidR="00EF5B65" w:rsidRPr="00331B43" w:rsidDel="00B732B3">
          <w:rPr>
            <w:rFonts w:ascii="仿宋" w:eastAsia="仿宋" w:hAnsi="仿宋" w:hint="eastAsia"/>
            <w:sz w:val="28"/>
          </w:rPr>
          <w:delText>”</w:delText>
        </w:r>
      </w:del>
      <w:r w:rsidRPr="00331B43">
        <w:rPr>
          <w:rFonts w:ascii="仿宋" w:eastAsia="仿宋" w:hAnsi="仿宋"/>
          <w:sz w:val="28"/>
        </w:rPr>
        <w:t>精准营销。</w:t>
      </w:r>
    </w:p>
    <w:p w14:paraId="7DE9C4DA" w14:textId="77777777" w:rsidR="00331B43" w:rsidRDefault="00331B43" w:rsidP="00331B43">
      <w:pPr>
        <w:ind w:firstLine="420"/>
        <w:rPr>
          <w:rFonts w:ascii="仿宋" w:eastAsia="仿宋" w:hAnsi="仿宋"/>
          <w:b/>
          <w:sz w:val="28"/>
        </w:rPr>
      </w:pPr>
    </w:p>
    <w:p w14:paraId="2FC8F6E1" w14:textId="07B769B9" w:rsidR="00907C2E" w:rsidRPr="00331B43" w:rsidRDefault="006216BD" w:rsidP="00331B43">
      <w:pPr>
        <w:ind w:firstLine="420"/>
        <w:rPr>
          <w:rFonts w:ascii="仿宋" w:eastAsia="仿宋" w:hAnsi="仿宋"/>
          <w:b/>
          <w:sz w:val="28"/>
          <w:highlight w:val="yellow"/>
        </w:rPr>
      </w:pPr>
      <w:r>
        <w:rPr>
          <w:rFonts w:ascii="仿宋" w:eastAsia="仿宋" w:hAnsi="仿宋"/>
          <w:b/>
          <w:sz w:val="28"/>
        </w:rPr>
        <w:t>2</w:t>
      </w:r>
      <w:r>
        <w:rPr>
          <w:rFonts w:ascii="仿宋" w:eastAsia="仿宋" w:hAnsi="仿宋" w:hint="eastAsia"/>
          <w:b/>
          <w:sz w:val="28"/>
        </w:rPr>
        <w:t>、</w:t>
      </w:r>
      <w:r w:rsidR="0026597E">
        <w:rPr>
          <w:rFonts w:ascii="仿宋" w:eastAsia="仿宋" w:hAnsi="仿宋" w:hint="eastAsia"/>
          <w:b/>
          <w:sz w:val="28"/>
        </w:rPr>
        <w:t>推动</w:t>
      </w:r>
      <w:r>
        <w:rPr>
          <w:rFonts w:ascii="仿宋" w:eastAsia="仿宋" w:hAnsi="仿宋" w:hint="eastAsia"/>
          <w:b/>
          <w:sz w:val="28"/>
        </w:rPr>
        <w:t>A</w:t>
      </w:r>
      <w:r>
        <w:rPr>
          <w:rFonts w:ascii="仿宋" w:eastAsia="仿宋" w:hAnsi="仿宋"/>
          <w:b/>
          <w:sz w:val="28"/>
        </w:rPr>
        <w:t>I</w:t>
      </w:r>
      <w:r>
        <w:rPr>
          <w:rFonts w:ascii="仿宋" w:eastAsia="仿宋" w:hAnsi="仿宋" w:hint="eastAsia"/>
          <w:b/>
          <w:sz w:val="28"/>
        </w:rPr>
        <w:t>能力与</w:t>
      </w:r>
      <w:r w:rsidR="004367B1">
        <w:rPr>
          <w:rFonts w:ascii="仿宋" w:eastAsia="仿宋" w:hAnsi="仿宋" w:hint="eastAsia"/>
          <w:b/>
          <w:sz w:val="28"/>
        </w:rPr>
        <w:t>自有、</w:t>
      </w:r>
      <w:ins w:id="51" w:author="roger" w:date="2024-12-31T09:30:00Z">
        <w:r w:rsidR="0056456F">
          <w:rPr>
            <w:rFonts w:ascii="仿宋" w:eastAsia="仿宋" w:hAnsi="仿宋" w:hint="eastAsia"/>
            <w:b/>
            <w:sz w:val="28"/>
          </w:rPr>
          <w:t>第三方</w:t>
        </w:r>
      </w:ins>
      <w:del w:id="52" w:author="roger" w:date="2024-12-31T09:30:00Z">
        <w:r w:rsidR="00242D86" w:rsidDel="0056456F">
          <w:rPr>
            <w:rFonts w:ascii="仿宋" w:eastAsia="仿宋" w:hAnsi="仿宋" w:hint="eastAsia"/>
            <w:b/>
            <w:sz w:val="28"/>
          </w:rPr>
          <w:delText>合作</w:delText>
        </w:r>
        <w:r w:rsidDel="0056456F">
          <w:rPr>
            <w:rFonts w:ascii="仿宋" w:eastAsia="仿宋" w:hAnsi="仿宋" w:hint="eastAsia"/>
            <w:b/>
            <w:sz w:val="28"/>
          </w:rPr>
          <w:delText>虚商</w:delText>
        </w:r>
      </w:del>
      <w:r w:rsidR="004367B1">
        <w:rPr>
          <w:rFonts w:ascii="仿宋" w:eastAsia="仿宋" w:hAnsi="仿宋" w:hint="eastAsia"/>
          <w:b/>
          <w:sz w:val="28"/>
        </w:rPr>
        <w:t>增值</w:t>
      </w:r>
      <w:r>
        <w:rPr>
          <w:rFonts w:ascii="仿宋" w:eastAsia="仿宋" w:hAnsi="仿宋" w:hint="eastAsia"/>
          <w:b/>
          <w:sz w:val="28"/>
        </w:rPr>
        <w:t>产品</w:t>
      </w:r>
      <w:del w:id="53" w:author="roger" w:date="2024-12-31T09:39:00Z">
        <w:r w:rsidDel="00116A2C">
          <w:rPr>
            <w:rFonts w:ascii="仿宋" w:eastAsia="仿宋" w:hAnsi="仿宋" w:hint="eastAsia"/>
            <w:b/>
            <w:sz w:val="28"/>
          </w:rPr>
          <w:delText>深度</w:delText>
        </w:r>
      </w:del>
      <w:r>
        <w:rPr>
          <w:rFonts w:ascii="仿宋" w:eastAsia="仿宋" w:hAnsi="仿宋" w:hint="eastAsia"/>
          <w:b/>
          <w:sz w:val="28"/>
        </w:rPr>
        <w:t>融合，</w:t>
      </w:r>
      <w:r w:rsidR="0026597E">
        <w:rPr>
          <w:rFonts w:ascii="仿宋" w:eastAsia="仿宋" w:hAnsi="仿宋" w:hint="eastAsia"/>
          <w:b/>
          <w:sz w:val="28"/>
        </w:rPr>
        <w:t>满足客户多元</w:t>
      </w:r>
      <w:del w:id="54" w:author="roger" w:date="2024-12-30T21:10:00Z">
        <w:r w:rsidR="0026597E" w:rsidDel="007726D8">
          <w:rPr>
            <w:rFonts w:ascii="仿宋" w:eastAsia="仿宋" w:hAnsi="仿宋" w:hint="eastAsia"/>
            <w:b/>
            <w:sz w:val="28"/>
          </w:rPr>
          <w:delText>化</w:delText>
        </w:r>
      </w:del>
      <w:r w:rsidR="0026597E">
        <w:rPr>
          <w:rFonts w:ascii="仿宋" w:eastAsia="仿宋" w:hAnsi="仿宋" w:hint="eastAsia"/>
          <w:b/>
          <w:sz w:val="28"/>
        </w:rPr>
        <w:t>需求</w:t>
      </w:r>
    </w:p>
    <w:p w14:paraId="4BB3DB32" w14:textId="4DF74CE9" w:rsidR="00907C2E" w:rsidDel="00B732B3" w:rsidRDefault="006216BD">
      <w:pPr>
        <w:ind w:firstLine="420"/>
        <w:rPr>
          <w:del w:id="55" w:author="roger" w:date="2024-12-30T18:23:00Z"/>
          <w:rFonts w:ascii="仿宋" w:eastAsia="仿宋" w:hAnsi="仿宋"/>
          <w:sz w:val="28"/>
        </w:rPr>
      </w:pPr>
      <w:del w:id="56" w:author="roger" w:date="2024-12-30T18:22:00Z">
        <w:r w:rsidDel="00B732B3">
          <w:rPr>
            <w:rFonts w:ascii="仿宋" w:eastAsia="仿宋" w:hAnsi="仿宋" w:hint="eastAsia"/>
            <w:sz w:val="28"/>
          </w:rPr>
          <w:delText>传统增值电信服务难以满足用户个性需要，</w:delText>
        </w:r>
      </w:del>
      <w:r>
        <w:rPr>
          <w:rFonts w:ascii="仿宋" w:eastAsia="仿宋" w:hAnsi="仿宋" w:hint="eastAsia"/>
          <w:sz w:val="28"/>
        </w:rPr>
        <w:t>运营商积极响应国家“A</w:t>
      </w:r>
      <w:r>
        <w:rPr>
          <w:rFonts w:ascii="仿宋" w:eastAsia="仿宋" w:hAnsi="仿宋"/>
          <w:sz w:val="28"/>
        </w:rPr>
        <w:t>I+</w:t>
      </w:r>
      <w:r>
        <w:rPr>
          <w:rFonts w:ascii="仿宋" w:eastAsia="仿宋" w:hAnsi="仿宋" w:hint="eastAsia"/>
          <w:sz w:val="28"/>
        </w:rPr>
        <w:t>行动”要求，</w:t>
      </w:r>
      <w:del w:id="57" w:author="roger" w:date="2024-12-30T18:22:00Z">
        <w:r w:rsidDel="00B732B3">
          <w:rPr>
            <w:rFonts w:ascii="仿宋" w:eastAsia="仿宋" w:hAnsi="仿宋" w:hint="eastAsia"/>
            <w:sz w:val="28"/>
          </w:rPr>
          <w:delText>纷纷</w:delText>
        </w:r>
      </w:del>
      <w:r>
        <w:rPr>
          <w:rFonts w:ascii="仿宋" w:eastAsia="仿宋" w:hAnsi="仿宋" w:hint="eastAsia"/>
          <w:sz w:val="28"/>
        </w:rPr>
        <w:t>推出</w:t>
      </w:r>
      <w:ins w:id="58" w:author="roger" w:date="2024-12-30T18:22:00Z">
        <w:r w:rsidR="00B732B3">
          <w:rPr>
            <w:rFonts w:ascii="仿宋" w:eastAsia="仿宋" w:hAnsi="仿宋" w:hint="eastAsia"/>
            <w:sz w:val="28"/>
          </w:rPr>
          <w:t>中国电信</w:t>
        </w:r>
        <w:r w:rsidR="00B732B3">
          <w:rPr>
            <w:rFonts w:ascii="仿宋" w:eastAsia="仿宋" w:hAnsi="仿宋"/>
            <w:sz w:val="28"/>
          </w:rPr>
          <w:t>星辰、</w:t>
        </w:r>
        <w:r w:rsidR="00B732B3">
          <w:rPr>
            <w:rFonts w:ascii="仿宋" w:eastAsia="仿宋" w:hAnsi="仿宋" w:hint="eastAsia"/>
            <w:sz w:val="28"/>
          </w:rPr>
          <w:t>中国移动</w:t>
        </w:r>
        <w:r w:rsidR="00B732B3">
          <w:rPr>
            <w:rFonts w:ascii="仿宋" w:eastAsia="仿宋" w:hAnsi="仿宋"/>
            <w:sz w:val="28"/>
          </w:rPr>
          <w:t>九天、</w:t>
        </w:r>
        <w:r w:rsidR="00B732B3">
          <w:rPr>
            <w:rFonts w:ascii="仿宋" w:eastAsia="仿宋" w:hAnsi="仿宋" w:hint="eastAsia"/>
            <w:sz w:val="28"/>
          </w:rPr>
          <w:t>中国联通</w:t>
        </w:r>
        <w:r w:rsidR="00B732B3">
          <w:rPr>
            <w:rFonts w:ascii="仿宋" w:eastAsia="仿宋" w:hAnsi="仿宋"/>
            <w:sz w:val="28"/>
          </w:rPr>
          <w:t>元景</w:t>
        </w:r>
        <w:r w:rsidR="00B732B3">
          <w:rPr>
            <w:rFonts w:ascii="仿宋" w:eastAsia="仿宋" w:hAnsi="仿宋" w:hint="eastAsia"/>
            <w:sz w:val="28"/>
          </w:rPr>
          <w:t>等</w:t>
        </w:r>
      </w:ins>
      <w:r>
        <w:rPr>
          <w:rFonts w:ascii="仿宋" w:eastAsia="仿宋" w:hAnsi="仿宋" w:hint="eastAsia"/>
          <w:sz w:val="28"/>
        </w:rPr>
        <w:t>自主大模型产品</w:t>
      </w:r>
      <w:ins w:id="59" w:author="roger" w:date="2024-12-30T18:26:00Z">
        <w:r w:rsidR="00B732B3">
          <w:rPr>
            <w:rFonts w:ascii="仿宋" w:eastAsia="仿宋" w:hAnsi="仿宋" w:hint="eastAsia"/>
            <w:sz w:val="28"/>
          </w:rPr>
          <w:t>，</w:t>
        </w:r>
      </w:ins>
      <w:del w:id="60" w:author="roger" w:date="2024-12-30T18:23:00Z">
        <w:r w:rsidDel="00B732B3">
          <w:rPr>
            <w:rFonts w:ascii="仿宋" w:eastAsia="仿宋" w:hAnsi="仿宋" w:hint="eastAsia"/>
            <w:sz w:val="28"/>
          </w:rPr>
          <w:delText>，如</w:delText>
        </w:r>
      </w:del>
      <w:del w:id="61" w:author="roger" w:date="2024-12-30T18:22:00Z">
        <w:r w:rsidR="008124D7" w:rsidDel="00B732B3">
          <w:rPr>
            <w:rFonts w:ascii="仿宋" w:eastAsia="仿宋" w:hAnsi="仿宋" w:hint="eastAsia"/>
            <w:sz w:val="28"/>
          </w:rPr>
          <w:delText>中国</w:delText>
        </w:r>
        <w:r w:rsidDel="00B732B3">
          <w:rPr>
            <w:rFonts w:ascii="仿宋" w:eastAsia="仿宋" w:hAnsi="仿宋" w:hint="eastAsia"/>
            <w:sz w:val="28"/>
          </w:rPr>
          <w:delText>电信</w:delText>
        </w:r>
        <w:r w:rsidDel="00B732B3">
          <w:rPr>
            <w:rFonts w:ascii="仿宋" w:eastAsia="仿宋" w:hAnsi="仿宋"/>
            <w:sz w:val="28"/>
          </w:rPr>
          <w:delText>星辰、</w:delText>
        </w:r>
        <w:r w:rsidR="008124D7" w:rsidDel="00B732B3">
          <w:rPr>
            <w:rFonts w:ascii="仿宋" w:eastAsia="仿宋" w:hAnsi="仿宋" w:hint="eastAsia"/>
            <w:sz w:val="28"/>
          </w:rPr>
          <w:delText>中国</w:delText>
        </w:r>
        <w:r w:rsidDel="00B732B3">
          <w:rPr>
            <w:rFonts w:ascii="仿宋" w:eastAsia="仿宋" w:hAnsi="仿宋" w:hint="eastAsia"/>
            <w:sz w:val="28"/>
          </w:rPr>
          <w:delText>移动</w:delText>
        </w:r>
        <w:r w:rsidDel="00B732B3">
          <w:rPr>
            <w:rFonts w:ascii="仿宋" w:eastAsia="仿宋" w:hAnsi="仿宋"/>
            <w:sz w:val="28"/>
          </w:rPr>
          <w:delText>九天、</w:delText>
        </w:r>
        <w:r w:rsidR="008124D7" w:rsidDel="00B732B3">
          <w:rPr>
            <w:rFonts w:ascii="仿宋" w:eastAsia="仿宋" w:hAnsi="仿宋" w:hint="eastAsia"/>
            <w:sz w:val="28"/>
          </w:rPr>
          <w:delText>中国联通</w:delText>
        </w:r>
        <w:r w:rsidDel="00B732B3">
          <w:rPr>
            <w:rFonts w:ascii="仿宋" w:eastAsia="仿宋" w:hAnsi="仿宋"/>
            <w:sz w:val="28"/>
          </w:rPr>
          <w:delText>元景</w:delText>
        </w:r>
        <w:r w:rsidR="00242D86" w:rsidDel="00B732B3">
          <w:rPr>
            <w:rFonts w:ascii="仿宋" w:eastAsia="仿宋" w:hAnsi="仿宋" w:hint="eastAsia"/>
            <w:sz w:val="28"/>
          </w:rPr>
          <w:delText>等</w:delText>
        </w:r>
      </w:del>
      <w:del w:id="62" w:author="roger" w:date="2024-12-30T18:23:00Z">
        <w:r w:rsidDel="00B732B3">
          <w:rPr>
            <w:rFonts w:ascii="仿宋" w:eastAsia="仿宋" w:hAnsi="仿宋"/>
            <w:sz w:val="28"/>
          </w:rPr>
          <w:delText>，</w:delText>
        </w:r>
      </w:del>
      <w:del w:id="63" w:author="roger" w:date="2024-12-31T09:31:00Z">
        <w:r w:rsidDel="0056456F">
          <w:rPr>
            <w:rFonts w:ascii="仿宋" w:eastAsia="仿宋" w:hAnsi="仿宋" w:hint="eastAsia"/>
            <w:sz w:val="28"/>
          </w:rPr>
          <w:delText>在网络、渠道</w:delText>
        </w:r>
      </w:del>
      <w:del w:id="64" w:author="roger" w:date="2024-12-30T18:23:00Z">
        <w:r w:rsidDel="00B732B3">
          <w:rPr>
            <w:rFonts w:ascii="仿宋" w:eastAsia="仿宋" w:hAnsi="仿宋" w:hint="eastAsia"/>
            <w:sz w:val="28"/>
          </w:rPr>
          <w:delText>、安全等</w:delText>
        </w:r>
      </w:del>
      <w:del w:id="65" w:author="roger" w:date="2024-12-31T09:31:00Z">
        <w:r w:rsidDel="0056456F">
          <w:rPr>
            <w:rFonts w:ascii="仿宋" w:eastAsia="仿宋" w:hAnsi="仿宋" w:hint="eastAsia"/>
            <w:sz w:val="28"/>
          </w:rPr>
          <w:delText>领域</w:delText>
        </w:r>
      </w:del>
      <w:r>
        <w:rPr>
          <w:rFonts w:ascii="仿宋" w:eastAsia="仿宋" w:hAnsi="仿宋" w:hint="eastAsia"/>
          <w:sz w:val="28"/>
        </w:rPr>
        <w:t>开展大量</w:t>
      </w:r>
      <w:del w:id="66" w:author="roger" w:date="2024-12-30T18:23:00Z">
        <w:r w:rsidDel="00B732B3">
          <w:rPr>
            <w:rFonts w:ascii="仿宋" w:eastAsia="仿宋" w:hAnsi="仿宋" w:hint="eastAsia"/>
            <w:sz w:val="28"/>
          </w:rPr>
          <w:delText>企业内外部</w:delText>
        </w:r>
      </w:del>
      <w:r>
        <w:rPr>
          <w:rFonts w:ascii="仿宋" w:eastAsia="仿宋" w:hAnsi="仿宋" w:hint="eastAsia"/>
          <w:sz w:val="28"/>
        </w:rPr>
        <w:t>实践</w:t>
      </w:r>
      <w:del w:id="67" w:author="roger" w:date="2024-12-30T18:23:00Z">
        <w:r w:rsidDel="00B732B3">
          <w:rPr>
            <w:rFonts w:ascii="仿宋" w:eastAsia="仿宋" w:hAnsi="仿宋" w:hint="eastAsia"/>
            <w:sz w:val="28"/>
          </w:rPr>
          <w:delText>，具备面向虚商转售企业赋能条件。</w:delText>
        </w:r>
      </w:del>
      <w:ins w:id="68" w:author="roger" w:date="2024-12-30T18:23:00Z">
        <w:r w:rsidR="00B732B3">
          <w:rPr>
            <w:rFonts w:ascii="仿宋" w:eastAsia="仿宋" w:hAnsi="仿宋" w:hint="eastAsia"/>
            <w:b/>
            <w:sz w:val="28"/>
          </w:rPr>
          <w:t>。</w:t>
        </w:r>
      </w:ins>
    </w:p>
    <w:p w14:paraId="5582F07F" w14:textId="44BA80F9" w:rsidR="0044241E" w:rsidRPr="00331B43" w:rsidRDefault="00EF5B65">
      <w:pPr>
        <w:ind w:firstLine="420"/>
        <w:rPr>
          <w:rFonts w:ascii="仿宋" w:eastAsia="仿宋" w:hAnsi="仿宋"/>
          <w:sz w:val="28"/>
        </w:rPr>
      </w:pPr>
      <w:r w:rsidRPr="00331B43">
        <w:rPr>
          <w:rFonts w:ascii="仿宋" w:eastAsia="仿宋" w:hAnsi="仿宋" w:hint="eastAsia"/>
          <w:b/>
          <w:sz w:val="28"/>
        </w:rPr>
        <w:t>建议一是内部完善自有产品</w:t>
      </w:r>
      <w:ins w:id="69" w:author="roger" w:date="2024-12-30T18:26:00Z">
        <w:r w:rsidR="00B732B3">
          <w:rPr>
            <w:rFonts w:ascii="仿宋" w:eastAsia="仿宋" w:hAnsi="仿宋" w:hint="eastAsia"/>
            <w:b/>
            <w:sz w:val="28"/>
          </w:rPr>
          <w:t>融A</w:t>
        </w:r>
        <w:r w:rsidR="00B732B3">
          <w:rPr>
            <w:rFonts w:ascii="仿宋" w:eastAsia="仿宋" w:hAnsi="仿宋"/>
            <w:b/>
            <w:sz w:val="28"/>
          </w:rPr>
          <w:t>I</w:t>
        </w:r>
        <w:r w:rsidR="00B732B3">
          <w:rPr>
            <w:rFonts w:ascii="仿宋" w:eastAsia="仿宋" w:hAnsi="仿宋" w:hint="eastAsia"/>
            <w:b/>
            <w:sz w:val="28"/>
          </w:rPr>
          <w:t>能力</w:t>
        </w:r>
      </w:ins>
      <w:del w:id="70" w:author="roger" w:date="2024-12-30T18:26:00Z">
        <w:r w:rsidRPr="00331B43" w:rsidDel="00B732B3">
          <w:rPr>
            <w:rFonts w:ascii="仿宋" w:eastAsia="仿宋" w:hAnsi="仿宋" w:hint="eastAsia"/>
            <w:b/>
            <w:sz w:val="28"/>
          </w:rPr>
          <w:delText>智能化水平</w:delText>
        </w:r>
      </w:del>
      <w:r w:rsidRPr="00331B43">
        <w:rPr>
          <w:rFonts w:ascii="仿宋" w:eastAsia="仿宋" w:hAnsi="仿宋" w:hint="eastAsia"/>
          <w:b/>
          <w:sz w:val="28"/>
        </w:rPr>
        <w:t>，</w:t>
      </w:r>
      <w:r w:rsidRPr="00331B43">
        <w:rPr>
          <w:rFonts w:ascii="仿宋" w:eastAsia="仿宋" w:hAnsi="仿宋" w:hint="eastAsia"/>
          <w:sz w:val="28"/>
        </w:rPr>
        <w:t>在呼叫中心、</w:t>
      </w:r>
      <w:r w:rsidRPr="00331B43">
        <w:rPr>
          <w:rFonts w:ascii="仿宋" w:eastAsia="仿宋" w:hAnsi="仿宋"/>
          <w:sz w:val="28"/>
        </w:rPr>
        <w:t>5G</w:t>
      </w:r>
      <w:r w:rsidRPr="00331B43">
        <w:rPr>
          <w:rFonts w:ascii="仿宋" w:eastAsia="仿宋" w:hAnsi="仿宋" w:hint="eastAsia"/>
          <w:sz w:val="28"/>
        </w:rPr>
        <w:t>新通话等产品持续引入客服</w:t>
      </w:r>
      <w:ins w:id="71" w:author="roger" w:date="2024-12-31T09:31:00Z">
        <w:r w:rsidR="0056456F">
          <w:rPr>
            <w:rFonts w:ascii="仿宋" w:eastAsia="仿宋" w:hAnsi="仿宋" w:hint="eastAsia"/>
            <w:sz w:val="28"/>
          </w:rPr>
          <w:t>、渠道、</w:t>
        </w:r>
      </w:ins>
      <w:del w:id="72" w:author="roger" w:date="2024-12-31T09:31:00Z">
        <w:r w:rsidRPr="00331B43" w:rsidDel="0056456F">
          <w:rPr>
            <w:rFonts w:ascii="仿宋" w:eastAsia="仿宋" w:hAnsi="仿宋" w:hint="eastAsia"/>
            <w:sz w:val="28"/>
          </w:rPr>
          <w:delText>大模型、</w:delText>
        </w:r>
      </w:del>
      <w:r w:rsidRPr="00331B43">
        <w:rPr>
          <w:rFonts w:ascii="仿宋" w:eastAsia="仿宋" w:hAnsi="仿宋" w:hint="eastAsia"/>
          <w:sz w:val="28"/>
        </w:rPr>
        <w:t>网络大模型</w:t>
      </w:r>
      <w:ins w:id="73" w:author="roger" w:date="2024-12-31T09:31:00Z">
        <w:r w:rsidR="0056456F">
          <w:rPr>
            <w:rFonts w:ascii="仿宋" w:eastAsia="仿宋" w:hAnsi="仿宋" w:hint="eastAsia"/>
            <w:sz w:val="28"/>
          </w:rPr>
          <w:t>等</w:t>
        </w:r>
      </w:ins>
      <w:r w:rsidRPr="00331B43">
        <w:rPr>
          <w:rFonts w:ascii="仿宋" w:eastAsia="仿宋" w:hAnsi="仿宋" w:hint="eastAsia"/>
          <w:sz w:val="28"/>
        </w:rPr>
        <w:t>能力，</w:t>
      </w:r>
      <w:ins w:id="74" w:author="roger" w:date="2024-12-31T09:32:00Z">
        <w:r w:rsidR="0056456F">
          <w:rPr>
            <w:rFonts w:ascii="仿宋" w:eastAsia="仿宋" w:hAnsi="仿宋" w:hint="eastAsia"/>
            <w:sz w:val="28"/>
          </w:rPr>
          <w:t>提升</w:t>
        </w:r>
      </w:ins>
      <w:del w:id="75" w:author="roger" w:date="2024-12-31T09:31:00Z">
        <w:r w:rsidRPr="00331B43" w:rsidDel="0056456F">
          <w:rPr>
            <w:rFonts w:ascii="仿宋" w:eastAsia="仿宋" w:hAnsi="仿宋" w:hint="eastAsia"/>
            <w:sz w:val="28"/>
          </w:rPr>
          <w:delText>优化</w:delText>
        </w:r>
      </w:del>
      <w:r w:rsidRPr="00331B43">
        <w:rPr>
          <w:rFonts w:ascii="仿宋" w:eastAsia="仿宋" w:hAnsi="仿宋" w:hint="eastAsia"/>
          <w:sz w:val="28"/>
        </w:rPr>
        <w:t>客户</w:t>
      </w:r>
      <w:del w:id="76" w:author="roger" w:date="2024-12-31T09:31:00Z">
        <w:r w:rsidRPr="00331B43" w:rsidDel="0056456F">
          <w:rPr>
            <w:rFonts w:ascii="仿宋" w:eastAsia="仿宋" w:hAnsi="仿宋" w:hint="eastAsia"/>
            <w:sz w:val="28"/>
          </w:rPr>
          <w:delText>接入</w:delText>
        </w:r>
      </w:del>
      <w:r w:rsidRPr="00331B43">
        <w:rPr>
          <w:rFonts w:ascii="仿宋" w:eastAsia="仿宋" w:hAnsi="仿宋" w:hint="eastAsia"/>
          <w:sz w:val="28"/>
        </w:rPr>
        <w:t>体验。</w:t>
      </w:r>
      <w:r w:rsidRPr="00331B43">
        <w:rPr>
          <w:rFonts w:ascii="仿宋" w:eastAsia="仿宋" w:hAnsi="仿宋" w:hint="eastAsia"/>
          <w:b/>
          <w:sz w:val="28"/>
        </w:rPr>
        <w:t>二是加强</w:t>
      </w:r>
      <w:del w:id="77" w:author="roger" w:date="2024-12-31T09:33:00Z">
        <w:r w:rsidRPr="00331B43" w:rsidDel="0056456F">
          <w:rPr>
            <w:rFonts w:ascii="仿宋" w:eastAsia="仿宋" w:hAnsi="仿宋" w:hint="eastAsia"/>
            <w:b/>
            <w:sz w:val="28"/>
          </w:rPr>
          <w:delText>网络、客户等</w:delText>
        </w:r>
      </w:del>
      <w:r w:rsidRPr="00331B43">
        <w:rPr>
          <w:rFonts w:ascii="仿宋" w:eastAsia="仿宋" w:hAnsi="仿宋" w:hint="eastAsia"/>
          <w:b/>
          <w:sz w:val="28"/>
        </w:rPr>
        <w:t>大模型对外推广，</w:t>
      </w:r>
      <w:r w:rsidRPr="00331B43">
        <w:rPr>
          <w:rFonts w:ascii="仿宋" w:eastAsia="仿宋" w:hAnsi="仿宋" w:hint="eastAsia"/>
          <w:sz w:val="28"/>
        </w:rPr>
        <w:t>面向</w:t>
      </w:r>
      <w:del w:id="78" w:author="roger" w:date="2024-12-31T09:34:00Z">
        <w:r w:rsidRPr="00331B43" w:rsidDel="0056456F">
          <w:rPr>
            <w:rFonts w:ascii="仿宋" w:eastAsia="仿宋" w:hAnsi="仿宋" w:hint="eastAsia"/>
            <w:sz w:val="28"/>
          </w:rPr>
          <w:delText>中小</w:delText>
        </w:r>
      </w:del>
      <w:ins w:id="79" w:author="roger" w:date="2024-12-30T18:23:00Z">
        <w:r w:rsidR="00B732B3">
          <w:rPr>
            <w:rFonts w:ascii="仿宋" w:eastAsia="仿宋" w:hAnsi="仿宋" w:hint="eastAsia"/>
            <w:sz w:val="28"/>
          </w:rPr>
          <w:t>虚商</w:t>
        </w:r>
      </w:ins>
      <w:ins w:id="80" w:author="roger" w:date="2024-12-31T09:34:00Z">
        <w:r w:rsidR="0056456F">
          <w:rPr>
            <w:rFonts w:ascii="仿宋" w:eastAsia="仿宋" w:hAnsi="仿宋" w:hint="eastAsia"/>
            <w:sz w:val="28"/>
          </w:rPr>
          <w:t>、</w:t>
        </w:r>
      </w:ins>
      <w:ins w:id="81" w:author="roger" w:date="2024-12-31T09:42:00Z">
        <w:r w:rsidR="00116A2C">
          <w:rPr>
            <w:rFonts w:ascii="仿宋" w:eastAsia="仿宋" w:hAnsi="仿宋" w:hint="eastAsia"/>
            <w:sz w:val="28"/>
          </w:rPr>
          <w:t>增值转售</w:t>
        </w:r>
      </w:ins>
      <w:ins w:id="82" w:author="roger" w:date="2024-12-31T09:34:00Z">
        <w:r w:rsidR="0056456F">
          <w:rPr>
            <w:rFonts w:ascii="仿宋" w:eastAsia="仿宋" w:hAnsi="仿宋" w:hint="eastAsia"/>
            <w:sz w:val="28"/>
          </w:rPr>
          <w:t>等</w:t>
        </w:r>
      </w:ins>
      <w:ins w:id="83" w:author="roger" w:date="2024-12-30T18:23:00Z">
        <w:r w:rsidR="00B732B3">
          <w:rPr>
            <w:rFonts w:ascii="仿宋" w:eastAsia="仿宋" w:hAnsi="仿宋" w:hint="eastAsia"/>
            <w:sz w:val="28"/>
          </w:rPr>
          <w:t>客户</w:t>
        </w:r>
      </w:ins>
      <w:del w:id="84" w:author="roger" w:date="2024-12-30T18:23:00Z">
        <w:r w:rsidRPr="00331B43" w:rsidDel="00B732B3">
          <w:rPr>
            <w:rFonts w:ascii="仿宋" w:eastAsia="仿宋" w:hAnsi="仿宋" w:hint="eastAsia"/>
            <w:sz w:val="28"/>
          </w:rPr>
          <w:delText>企业用户</w:delText>
        </w:r>
      </w:del>
      <w:r w:rsidRPr="00331B43">
        <w:rPr>
          <w:rFonts w:ascii="仿宋" w:eastAsia="仿宋" w:hAnsi="仿宋" w:hint="eastAsia"/>
          <w:sz w:val="28"/>
        </w:rPr>
        <w:t>提供大模型训练底座，降低客户</w:t>
      </w:r>
      <w:r w:rsidRPr="00331B43">
        <w:rPr>
          <w:rFonts w:ascii="仿宋" w:eastAsia="仿宋" w:hAnsi="仿宋"/>
          <w:sz w:val="28"/>
        </w:rPr>
        <w:t>AI</w:t>
      </w:r>
      <w:r w:rsidR="001B343D" w:rsidRPr="00331B43">
        <w:rPr>
          <w:rFonts w:ascii="仿宋" w:eastAsia="仿宋" w:hAnsi="仿宋" w:hint="eastAsia"/>
          <w:sz w:val="28"/>
        </w:rPr>
        <w:t>接入成本并专注核心产品研发</w:t>
      </w:r>
      <w:r w:rsidRPr="00331B43">
        <w:rPr>
          <w:rFonts w:ascii="仿宋" w:eastAsia="仿宋" w:hAnsi="仿宋" w:hint="eastAsia"/>
          <w:sz w:val="28"/>
        </w:rPr>
        <w:t>。</w:t>
      </w:r>
    </w:p>
    <w:p w14:paraId="1F1D36CF" w14:textId="77777777" w:rsidR="00331B43" w:rsidRDefault="00331B43">
      <w:pPr>
        <w:ind w:firstLine="420"/>
        <w:rPr>
          <w:rFonts w:ascii="仿宋" w:eastAsia="仿宋" w:hAnsi="仿宋"/>
          <w:b/>
          <w:sz w:val="28"/>
        </w:rPr>
      </w:pPr>
    </w:p>
    <w:p w14:paraId="4DECF59D" w14:textId="432BFD55" w:rsidR="00907C2E" w:rsidRDefault="006216BD">
      <w:pPr>
        <w:ind w:firstLine="420"/>
        <w:rPr>
          <w:rFonts w:ascii="仿宋" w:eastAsia="仿宋" w:hAnsi="仿宋"/>
          <w:b/>
          <w:sz w:val="28"/>
        </w:rPr>
      </w:pPr>
      <w:r w:rsidRPr="00331B43">
        <w:rPr>
          <w:rFonts w:ascii="仿宋" w:eastAsia="仿宋" w:hAnsi="仿宋"/>
          <w:b/>
          <w:sz w:val="28"/>
        </w:rPr>
        <w:t>3</w:t>
      </w:r>
      <w:r w:rsidRPr="00331B43">
        <w:rPr>
          <w:rFonts w:ascii="仿宋" w:eastAsia="仿宋" w:hAnsi="仿宋" w:hint="eastAsia"/>
          <w:b/>
          <w:sz w:val="28"/>
        </w:rPr>
        <w:t>、</w:t>
      </w:r>
      <w:del w:id="85" w:author="roger" w:date="2024-12-30T21:11:00Z">
        <w:r w:rsidRPr="00331B43" w:rsidDel="007726D8">
          <w:rPr>
            <w:rFonts w:ascii="仿宋" w:eastAsia="仿宋" w:hAnsi="仿宋" w:hint="eastAsia"/>
            <w:b/>
            <w:sz w:val="28"/>
          </w:rPr>
          <w:delText>码号与移动转售业务安全管控要求日趋严格，</w:delText>
        </w:r>
        <w:r w:rsidR="006D0EBD" w:rsidRPr="00331B43" w:rsidDel="007726D8">
          <w:rPr>
            <w:rFonts w:ascii="仿宋" w:eastAsia="仿宋" w:hAnsi="仿宋" w:hint="eastAsia"/>
            <w:b/>
            <w:sz w:val="28"/>
          </w:rPr>
          <w:delText>建议</w:delText>
        </w:r>
      </w:del>
      <w:r w:rsidR="006D0EBD" w:rsidRPr="00331B43">
        <w:rPr>
          <w:rFonts w:ascii="仿宋" w:eastAsia="仿宋" w:hAnsi="仿宋" w:hint="eastAsia"/>
          <w:b/>
          <w:sz w:val="28"/>
        </w:rPr>
        <w:t>优化虚商对接流程</w:t>
      </w:r>
      <w:r w:rsidR="0026597E" w:rsidRPr="00331B43">
        <w:rPr>
          <w:rFonts w:ascii="仿宋" w:eastAsia="仿宋" w:hAnsi="仿宋" w:hint="eastAsia"/>
          <w:b/>
          <w:sz w:val="28"/>
        </w:rPr>
        <w:t>，</w:t>
      </w:r>
      <w:r w:rsidR="006D0EBD" w:rsidRPr="00331B43">
        <w:rPr>
          <w:rFonts w:ascii="仿宋" w:eastAsia="仿宋" w:hAnsi="仿宋"/>
          <w:b/>
          <w:sz w:val="28"/>
        </w:rPr>
        <w:t>推进</w:t>
      </w:r>
      <w:r w:rsidR="006D0EBD" w:rsidRPr="00331B43">
        <w:rPr>
          <w:rFonts w:ascii="仿宋" w:eastAsia="仿宋" w:hAnsi="仿宋" w:hint="eastAsia"/>
          <w:b/>
          <w:sz w:val="28"/>
        </w:rPr>
        <w:t>转售</w:t>
      </w:r>
      <w:r w:rsidR="006D0EBD" w:rsidRPr="00331B43">
        <w:rPr>
          <w:rFonts w:ascii="仿宋" w:eastAsia="仿宋" w:hAnsi="仿宋"/>
          <w:b/>
          <w:sz w:val="28"/>
        </w:rPr>
        <w:t>业务转型</w:t>
      </w:r>
      <w:ins w:id="86" w:author="roger" w:date="2024-12-31T09:35:00Z">
        <w:r w:rsidR="0056456F" w:rsidRPr="00331B43">
          <w:rPr>
            <w:rFonts w:ascii="仿宋" w:eastAsia="仿宋" w:hAnsi="仿宋" w:hint="eastAsia"/>
            <w:b/>
            <w:sz w:val="28"/>
          </w:rPr>
          <w:t>及</w:t>
        </w:r>
      </w:ins>
      <w:del w:id="87" w:author="roger" w:date="2024-12-31T09:35:00Z">
        <w:r w:rsidR="006D0EBD" w:rsidRPr="00331B43" w:rsidDel="0056456F">
          <w:rPr>
            <w:rFonts w:ascii="仿宋" w:eastAsia="仿宋" w:hAnsi="仿宋" w:hint="eastAsia"/>
            <w:b/>
            <w:sz w:val="28"/>
          </w:rPr>
          <w:delText>及</w:delText>
        </w:r>
      </w:del>
      <w:r w:rsidR="006D0EBD" w:rsidRPr="00331B43">
        <w:rPr>
          <w:rFonts w:ascii="仿宋" w:eastAsia="仿宋" w:hAnsi="仿宋" w:hint="eastAsia"/>
          <w:b/>
          <w:sz w:val="28"/>
        </w:rPr>
        <w:t>安全合规</w:t>
      </w:r>
      <w:del w:id="88" w:author="roger" w:date="2024-12-30T21:11:00Z">
        <w:r w:rsidR="006D0EBD" w:rsidRPr="00331B43" w:rsidDel="00D610CD">
          <w:rPr>
            <w:rFonts w:ascii="仿宋" w:eastAsia="仿宋" w:hAnsi="仿宋" w:hint="eastAsia"/>
            <w:b/>
            <w:sz w:val="28"/>
          </w:rPr>
          <w:delText>。</w:delText>
        </w:r>
      </w:del>
    </w:p>
    <w:p w14:paraId="49C35257" w14:textId="37093ADB" w:rsidR="00907C2E" w:rsidRPr="00331B43" w:rsidDel="00F67F0F" w:rsidRDefault="006216BD" w:rsidP="00331B43">
      <w:pPr>
        <w:ind w:firstLine="420"/>
        <w:rPr>
          <w:del w:id="89" w:author="roger" w:date="2024-12-30T18:27:00Z"/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sz w:val="28"/>
        </w:rPr>
        <w:t>国家及地方</w:t>
      </w:r>
      <w:r w:rsidR="0026597E">
        <w:rPr>
          <w:rFonts w:ascii="仿宋" w:eastAsia="仿宋" w:hAnsi="仿宋" w:hint="eastAsia"/>
          <w:sz w:val="28"/>
        </w:rPr>
        <w:t>层面</w:t>
      </w:r>
      <w:r>
        <w:rPr>
          <w:rFonts w:ascii="仿宋" w:eastAsia="仿宋" w:hAnsi="仿宋" w:hint="eastAsia"/>
          <w:sz w:val="28"/>
        </w:rPr>
        <w:t>对码号</w:t>
      </w:r>
      <w:del w:id="90" w:author="roger" w:date="2024-12-30T18:27:00Z">
        <w:r w:rsidDel="00F67F0F">
          <w:rPr>
            <w:rFonts w:ascii="仿宋" w:eastAsia="仿宋" w:hAnsi="仿宋" w:hint="eastAsia"/>
            <w:sz w:val="28"/>
          </w:rPr>
          <w:delText>管理、反诈</w:delText>
        </w:r>
      </w:del>
      <w:ins w:id="91" w:author="roger" w:date="2024-12-30T18:27:00Z">
        <w:r w:rsidR="00F67F0F">
          <w:rPr>
            <w:rFonts w:ascii="仿宋" w:eastAsia="仿宋" w:hAnsi="仿宋" w:hint="eastAsia"/>
            <w:sz w:val="28"/>
          </w:rPr>
          <w:t>监管</w:t>
        </w:r>
      </w:ins>
      <w:r>
        <w:rPr>
          <w:rFonts w:ascii="仿宋" w:eastAsia="仿宋" w:hAnsi="仿宋" w:hint="eastAsia"/>
          <w:sz w:val="28"/>
        </w:rPr>
        <w:t>、防骚扰等</w:t>
      </w:r>
      <w:ins w:id="92" w:author="roger" w:date="2024-12-30T21:10:00Z">
        <w:r w:rsidR="007726D8">
          <w:rPr>
            <w:rFonts w:ascii="仿宋" w:eastAsia="仿宋" w:hAnsi="仿宋" w:hint="eastAsia"/>
            <w:sz w:val="28"/>
          </w:rPr>
          <w:t>安全</w:t>
        </w:r>
      </w:ins>
      <w:ins w:id="93" w:author="roger" w:date="2024-12-30T21:06:00Z">
        <w:r w:rsidR="00A8302B">
          <w:rPr>
            <w:rFonts w:ascii="仿宋" w:eastAsia="仿宋" w:hAnsi="仿宋" w:hint="eastAsia"/>
            <w:sz w:val="28"/>
          </w:rPr>
          <w:t>管控</w:t>
        </w:r>
      </w:ins>
      <w:del w:id="94" w:author="roger" w:date="2024-12-30T18:27:00Z">
        <w:r w:rsidR="0026597E" w:rsidDel="00F67F0F">
          <w:rPr>
            <w:rFonts w:ascii="仿宋" w:eastAsia="仿宋" w:hAnsi="仿宋" w:hint="eastAsia"/>
            <w:sz w:val="28"/>
          </w:rPr>
          <w:delText>监管</w:delText>
        </w:r>
      </w:del>
      <w:r>
        <w:rPr>
          <w:rFonts w:ascii="仿宋" w:eastAsia="仿宋" w:hAnsi="仿宋" w:hint="eastAsia"/>
          <w:sz w:val="28"/>
        </w:rPr>
        <w:t>要求日趋严格，随虚商规模提升，运营商传统清单式管理难度加剧</w:t>
      </w:r>
      <w:del w:id="95" w:author="roger" w:date="2024-12-30T18:28:00Z">
        <w:r w:rsidDel="00F67F0F">
          <w:rPr>
            <w:rFonts w:ascii="仿宋" w:eastAsia="仿宋" w:hAnsi="仿宋" w:hint="eastAsia"/>
            <w:sz w:val="28"/>
          </w:rPr>
          <w:delText>，</w:delText>
        </w:r>
        <w:r w:rsidR="0026597E" w:rsidDel="00F67F0F">
          <w:rPr>
            <w:rFonts w:ascii="仿宋" w:eastAsia="仿宋" w:hAnsi="仿宋" w:hint="eastAsia"/>
            <w:sz w:val="28"/>
          </w:rPr>
          <w:delText>亟需</w:delText>
        </w:r>
      </w:del>
      <w:del w:id="96" w:author="roger" w:date="2024-12-30T18:27:00Z">
        <w:r w:rsidDel="00F67F0F">
          <w:rPr>
            <w:rFonts w:ascii="仿宋" w:eastAsia="仿宋" w:hAnsi="仿宋" w:hint="eastAsia"/>
            <w:sz w:val="28"/>
          </w:rPr>
          <w:delText>在智能语音、码号管理等平台引入大数据、安全大模型等智能技术</w:delText>
        </w:r>
        <w:r w:rsidR="0026597E" w:rsidDel="00F67F0F">
          <w:rPr>
            <w:rFonts w:ascii="仿宋" w:eastAsia="仿宋" w:hAnsi="仿宋" w:hint="eastAsia"/>
            <w:sz w:val="28"/>
          </w:rPr>
          <w:delText>，</w:delText>
        </w:r>
        <w:r w:rsidDel="00F67F0F">
          <w:rPr>
            <w:rFonts w:ascii="仿宋" w:eastAsia="仿宋" w:hAnsi="仿宋" w:hint="eastAsia"/>
            <w:sz w:val="28"/>
          </w:rPr>
          <w:delText>简化业务办理</w:delText>
        </w:r>
        <w:r w:rsidRPr="00331B43" w:rsidDel="00F67F0F">
          <w:rPr>
            <w:rFonts w:ascii="仿宋" w:eastAsia="仿宋" w:hAnsi="仿宋" w:hint="eastAsia"/>
            <w:sz w:val="28"/>
          </w:rPr>
          <w:delText>流程，降低</w:delText>
        </w:r>
      </w:del>
      <w:del w:id="97" w:author="roger" w:date="2024-12-30T18:28:00Z">
        <w:r w:rsidRPr="00331B43" w:rsidDel="00F67F0F">
          <w:rPr>
            <w:rFonts w:ascii="仿宋" w:eastAsia="仿宋" w:hAnsi="仿宋" w:hint="eastAsia"/>
            <w:sz w:val="28"/>
          </w:rPr>
          <w:delText>合作企业监管</w:delText>
        </w:r>
      </w:del>
      <w:del w:id="98" w:author="roger" w:date="2024-12-30T18:27:00Z">
        <w:r w:rsidRPr="00331B43" w:rsidDel="00F67F0F">
          <w:rPr>
            <w:rFonts w:ascii="仿宋" w:eastAsia="仿宋" w:hAnsi="仿宋" w:hint="eastAsia"/>
            <w:sz w:val="28"/>
          </w:rPr>
          <w:delText>难度</w:delText>
        </w:r>
      </w:del>
      <w:del w:id="99" w:author="roger" w:date="2024-12-30T18:28:00Z">
        <w:r w:rsidRPr="00331B43" w:rsidDel="00F67F0F">
          <w:rPr>
            <w:rFonts w:ascii="仿宋" w:eastAsia="仿宋" w:hAnsi="仿宋" w:hint="eastAsia"/>
            <w:sz w:val="28"/>
          </w:rPr>
          <w:delText>，加强用户隐私保护</w:delText>
        </w:r>
      </w:del>
      <w:r w:rsidRPr="00331B43">
        <w:rPr>
          <w:rFonts w:ascii="仿宋" w:eastAsia="仿宋" w:hAnsi="仿宋" w:hint="eastAsia"/>
          <w:sz w:val="28"/>
        </w:rPr>
        <w:t>。</w:t>
      </w:r>
    </w:p>
    <w:p w14:paraId="1B2B78DF" w14:textId="6B9207F8" w:rsidR="00907C2E" w:rsidRPr="00331B43" w:rsidRDefault="007C0154">
      <w:pPr>
        <w:ind w:firstLine="420"/>
        <w:rPr>
          <w:rFonts w:ascii="仿宋" w:eastAsia="仿宋" w:hAnsi="仿宋"/>
          <w:b/>
          <w:sz w:val="28"/>
        </w:rPr>
      </w:pPr>
      <w:r w:rsidRPr="00331B43">
        <w:rPr>
          <w:rFonts w:ascii="仿宋" w:eastAsia="仿宋" w:hAnsi="仿宋" w:hint="eastAsia"/>
          <w:b/>
          <w:sz w:val="28"/>
        </w:rPr>
        <w:t>建议</w:t>
      </w:r>
      <w:r w:rsidR="006216BD" w:rsidRPr="00331B43">
        <w:rPr>
          <w:rFonts w:ascii="仿宋" w:eastAsia="仿宋" w:hAnsi="仿宋" w:hint="eastAsia"/>
          <w:b/>
          <w:sz w:val="28"/>
        </w:rPr>
        <w:t>一是依托虚商码号应用能力平台完善虚商对接流程，</w:t>
      </w:r>
      <w:r w:rsidR="006216BD" w:rsidRPr="00331B43">
        <w:rPr>
          <w:rFonts w:ascii="仿宋" w:eastAsia="仿宋" w:hAnsi="仿宋" w:hint="eastAsia"/>
          <w:sz w:val="28"/>
        </w:rPr>
        <w:t>在码号回收、二次分配、信用评价等方面，提升渠道与码号资源管理能力与转售服务支撑效率</w:t>
      </w:r>
      <w:del w:id="100" w:author="roger" w:date="2024-12-31T09:35:00Z">
        <w:r w:rsidR="006216BD" w:rsidRPr="00331B43" w:rsidDel="0056456F">
          <w:rPr>
            <w:rFonts w:ascii="仿宋" w:eastAsia="仿宋" w:hAnsi="仿宋" w:hint="eastAsia"/>
            <w:sz w:val="28"/>
          </w:rPr>
          <w:delText>。</w:delText>
        </w:r>
        <w:r w:rsidR="006216BD" w:rsidRPr="00331B43" w:rsidDel="0056456F">
          <w:rPr>
            <w:rFonts w:ascii="仿宋" w:eastAsia="仿宋" w:hAnsi="仿宋" w:hint="eastAsia"/>
            <w:b/>
            <w:sz w:val="28"/>
          </w:rPr>
          <w:delText>二是拓展转售应用场景，</w:delText>
        </w:r>
        <w:r w:rsidR="006216BD" w:rsidRPr="00331B43" w:rsidDel="0056456F">
          <w:rPr>
            <w:rFonts w:ascii="仿宋" w:eastAsia="仿宋" w:hAnsi="仿宋"/>
            <w:sz w:val="28"/>
          </w:rPr>
          <w:delText>发展</w:delText>
        </w:r>
        <w:r w:rsidR="006216BD" w:rsidRPr="00331B43" w:rsidDel="0056456F">
          <w:rPr>
            <w:rFonts w:ascii="仿宋" w:eastAsia="仿宋" w:hAnsi="仿宋" w:hint="eastAsia"/>
            <w:sz w:val="28"/>
          </w:rPr>
          <w:delText>基于</w:delText>
        </w:r>
        <w:r w:rsidR="006216BD" w:rsidRPr="00331B43" w:rsidDel="0056456F">
          <w:rPr>
            <w:rFonts w:ascii="仿宋" w:eastAsia="仿宋" w:hAnsi="仿宋"/>
            <w:sz w:val="28"/>
          </w:rPr>
          <w:delText>工作号、隐私号</w:delText>
        </w:r>
        <w:r w:rsidR="006216BD" w:rsidRPr="00331B43" w:rsidDel="0056456F">
          <w:rPr>
            <w:rFonts w:ascii="仿宋" w:eastAsia="仿宋" w:hAnsi="仿宋" w:hint="eastAsia"/>
            <w:sz w:val="28"/>
          </w:rPr>
          <w:delText>、</w:delText>
        </w:r>
        <w:r w:rsidR="006216BD" w:rsidRPr="00331B43" w:rsidDel="0056456F">
          <w:rPr>
            <w:rFonts w:ascii="仿宋" w:eastAsia="仿宋" w:hAnsi="仿宋"/>
            <w:sz w:val="28"/>
          </w:rPr>
          <w:delText>AI</w:delText>
        </w:r>
        <w:r w:rsidR="006216BD" w:rsidRPr="00331B43" w:rsidDel="0056456F">
          <w:rPr>
            <w:rFonts w:ascii="仿宋" w:eastAsia="仿宋" w:hAnsi="仿宋" w:hint="eastAsia"/>
            <w:sz w:val="28"/>
          </w:rPr>
          <w:delText>手机的新型智能语音平台产品</w:delText>
        </w:r>
      </w:del>
      <w:r w:rsidR="006216BD" w:rsidRPr="00331B43">
        <w:rPr>
          <w:rFonts w:ascii="仿宋" w:eastAsia="仿宋" w:hAnsi="仿宋" w:hint="eastAsia"/>
          <w:sz w:val="28"/>
        </w:rPr>
        <w:t>。</w:t>
      </w:r>
      <w:ins w:id="101" w:author="roger" w:date="2024-12-31T09:35:00Z">
        <w:r w:rsidR="0056456F">
          <w:rPr>
            <w:rFonts w:ascii="仿宋" w:eastAsia="仿宋" w:hAnsi="仿宋" w:hint="eastAsia"/>
            <w:b/>
            <w:sz w:val="28"/>
          </w:rPr>
          <w:t>二</w:t>
        </w:r>
      </w:ins>
      <w:del w:id="102" w:author="roger" w:date="2024-12-31T09:35:00Z">
        <w:r w:rsidR="006216BD" w:rsidRPr="00331B43" w:rsidDel="0056456F">
          <w:rPr>
            <w:rFonts w:ascii="仿宋" w:eastAsia="仿宋" w:hAnsi="仿宋" w:hint="eastAsia"/>
            <w:b/>
            <w:sz w:val="28"/>
          </w:rPr>
          <w:delText>三</w:delText>
        </w:r>
      </w:del>
      <w:r w:rsidR="006216BD" w:rsidRPr="00331B43">
        <w:rPr>
          <w:rFonts w:ascii="仿宋" w:eastAsia="仿宋" w:hAnsi="仿宋" w:hint="eastAsia"/>
          <w:b/>
          <w:sz w:val="28"/>
        </w:rPr>
        <w:t>是提高</w:t>
      </w:r>
      <w:ins w:id="103" w:author="roger" w:date="2024-12-31T09:35:00Z">
        <w:r w:rsidR="0056456F">
          <w:rPr>
            <w:rFonts w:ascii="仿宋" w:eastAsia="仿宋" w:hAnsi="仿宋" w:hint="eastAsia"/>
            <w:b/>
            <w:sz w:val="28"/>
          </w:rPr>
          <w:t>安全</w:t>
        </w:r>
      </w:ins>
      <w:r w:rsidR="006216BD" w:rsidRPr="00331B43">
        <w:rPr>
          <w:rFonts w:ascii="仿宋" w:eastAsia="仿宋" w:hAnsi="仿宋" w:hint="eastAsia"/>
          <w:b/>
          <w:sz w:val="28"/>
        </w:rPr>
        <w:t>监管能力，</w:t>
      </w:r>
      <w:r w:rsidR="006216BD" w:rsidRPr="00331B43">
        <w:rPr>
          <w:rFonts w:ascii="仿宋" w:eastAsia="仿宋" w:hAnsi="仿宋" w:hint="eastAsia"/>
          <w:sz w:val="28"/>
        </w:rPr>
        <w:t>基于多模态安全大模型能力，建立基于虚商服务质量的安全合规审核、动态清单准入机制。</w:t>
      </w:r>
      <w:ins w:id="104" w:author="roger" w:date="2024-12-31T09:35:00Z">
        <w:r w:rsidR="0056456F">
          <w:rPr>
            <w:rFonts w:ascii="仿宋" w:eastAsia="仿宋" w:hAnsi="仿宋" w:hint="eastAsia"/>
            <w:b/>
            <w:sz w:val="28"/>
          </w:rPr>
          <w:t>三</w:t>
        </w:r>
        <w:r w:rsidR="0056456F" w:rsidRPr="00331B43">
          <w:rPr>
            <w:rFonts w:ascii="仿宋" w:eastAsia="仿宋" w:hAnsi="仿宋" w:hint="eastAsia"/>
            <w:b/>
            <w:sz w:val="28"/>
          </w:rPr>
          <w:t>是</w:t>
        </w:r>
        <w:bookmarkStart w:id="105" w:name="_GoBack"/>
        <w:bookmarkEnd w:id="105"/>
        <w:r w:rsidR="0056456F" w:rsidRPr="00331B43">
          <w:rPr>
            <w:rFonts w:ascii="仿宋" w:eastAsia="仿宋" w:hAnsi="仿宋" w:hint="eastAsia"/>
            <w:b/>
            <w:sz w:val="28"/>
          </w:rPr>
          <w:t>拓展</w:t>
        </w:r>
      </w:ins>
      <w:ins w:id="106" w:author="roger" w:date="2024-12-31T09:43:00Z">
        <w:r w:rsidR="00DF20D1">
          <w:rPr>
            <w:rFonts w:ascii="仿宋" w:eastAsia="仿宋" w:hAnsi="仿宋" w:hint="eastAsia"/>
            <w:b/>
            <w:sz w:val="28"/>
          </w:rPr>
          <w:t>增值</w:t>
        </w:r>
      </w:ins>
      <w:ins w:id="107" w:author="roger" w:date="2024-12-31T09:35:00Z">
        <w:r w:rsidR="0056456F" w:rsidRPr="00331B43">
          <w:rPr>
            <w:rFonts w:ascii="仿宋" w:eastAsia="仿宋" w:hAnsi="仿宋" w:hint="eastAsia"/>
            <w:b/>
            <w:sz w:val="28"/>
          </w:rPr>
          <w:t>转售应用场景，</w:t>
        </w:r>
        <w:r w:rsidR="0056456F" w:rsidRPr="00331B43">
          <w:rPr>
            <w:rFonts w:ascii="仿宋" w:eastAsia="仿宋" w:hAnsi="仿宋"/>
            <w:sz w:val="28"/>
          </w:rPr>
          <w:t>发展</w:t>
        </w:r>
        <w:r w:rsidR="0056456F" w:rsidRPr="00331B43">
          <w:rPr>
            <w:rFonts w:ascii="仿宋" w:eastAsia="仿宋" w:hAnsi="仿宋" w:hint="eastAsia"/>
            <w:sz w:val="28"/>
          </w:rPr>
          <w:t>基于</w:t>
        </w:r>
        <w:r w:rsidR="0056456F" w:rsidRPr="00331B43">
          <w:rPr>
            <w:rFonts w:ascii="仿宋" w:eastAsia="仿宋" w:hAnsi="仿宋"/>
            <w:sz w:val="28"/>
          </w:rPr>
          <w:t>工作号、隐私号</w:t>
        </w:r>
        <w:r w:rsidR="0056456F" w:rsidRPr="00331B43">
          <w:rPr>
            <w:rFonts w:ascii="仿宋" w:eastAsia="仿宋" w:hAnsi="仿宋" w:hint="eastAsia"/>
            <w:sz w:val="28"/>
          </w:rPr>
          <w:t>、</w:t>
        </w:r>
        <w:r w:rsidR="0056456F" w:rsidRPr="00331B43">
          <w:rPr>
            <w:rFonts w:ascii="仿宋" w:eastAsia="仿宋" w:hAnsi="仿宋"/>
            <w:sz w:val="28"/>
          </w:rPr>
          <w:t>AI</w:t>
        </w:r>
        <w:r w:rsidR="0056456F">
          <w:rPr>
            <w:rFonts w:ascii="仿宋" w:eastAsia="仿宋" w:hAnsi="仿宋" w:hint="eastAsia"/>
            <w:sz w:val="28"/>
          </w:rPr>
          <w:t>手机的新型智能语音类</w:t>
        </w:r>
        <w:r w:rsidR="0056456F" w:rsidRPr="00331B43">
          <w:rPr>
            <w:rFonts w:ascii="仿宋" w:eastAsia="仿宋" w:hAnsi="仿宋" w:hint="eastAsia"/>
            <w:sz w:val="28"/>
          </w:rPr>
          <w:t>产品</w:t>
        </w:r>
        <w:r w:rsidR="0056456F">
          <w:rPr>
            <w:rFonts w:ascii="仿宋" w:eastAsia="仿宋" w:hAnsi="仿宋" w:hint="eastAsia"/>
            <w:sz w:val="28"/>
          </w:rPr>
          <w:t>。</w:t>
        </w:r>
      </w:ins>
    </w:p>
    <w:sectPr w:rsidR="00907C2E" w:rsidRPr="00331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27AB5" w14:textId="77777777" w:rsidR="002C5F43" w:rsidRDefault="002C5F43" w:rsidP="00F61E69">
      <w:r>
        <w:separator/>
      </w:r>
    </w:p>
  </w:endnote>
  <w:endnote w:type="continuationSeparator" w:id="0">
    <w:p w14:paraId="7574DE49" w14:textId="77777777" w:rsidR="002C5F43" w:rsidRDefault="002C5F43" w:rsidP="00F61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8A4F2" w14:textId="77777777" w:rsidR="002C5F43" w:rsidRDefault="002C5F43" w:rsidP="00F61E69">
      <w:r>
        <w:separator/>
      </w:r>
    </w:p>
  </w:footnote>
  <w:footnote w:type="continuationSeparator" w:id="0">
    <w:p w14:paraId="271EE041" w14:textId="77777777" w:rsidR="002C5F43" w:rsidRDefault="002C5F43" w:rsidP="00F61E6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ger">
    <w15:presenceInfo w15:providerId="Windows Live" w15:userId="a6870229cc886f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273"/>
    <w:rsid w:val="00001130"/>
    <w:rsid w:val="000038EF"/>
    <w:rsid w:val="00005D9A"/>
    <w:rsid w:val="0001456C"/>
    <w:rsid w:val="00014854"/>
    <w:rsid w:val="00027696"/>
    <w:rsid w:val="00027DAA"/>
    <w:rsid w:val="00040B9D"/>
    <w:rsid w:val="00063BE4"/>
    <w:rsid w:val="00070BED"/>
    <w:rsid w:val="00075921"/>
    <w:rsid w:val="000857FE"/>
    <w:rsid w:val="0008744B"/>
    <w:rsid w:val="00093BB8"/>
    <w:rsid w:val="00096DBE"/>
    <w:rsid w:val="000A7BF9"/>
    <w:rsid w:val="000D152E"/>
    <w:rsid w:val="000E37A4"/>
    <w:rsid w:val="000F3C9C"/>
    <w:rsid w:val="001024CC"/>
    <w:rsid w:val="00112C85"/>
    <w:rsid w:val="001147E6"/>
    <w:rsid w:val="00116A2C"/>
    <w:rsid w:val="00125B13"/>
    <w:rsid w:val="00132B74"/>
    <w:rsid w:val="001331ED"/>
    <w:rsid w:val="00135362"/>
    <w:rsid w:val="0013631D"/>
    <w:rsid w:val="00150391"/>
    <w:rsid w:val="001553B0"/>
    <w:rsid w:val="001667AB"/>
    <w:rsid w:val="0016772C"/>
    <w:rsid w:val="00172524"/>
    <w:rsid w:val="00173A66"/>
    <w:rsid w:val="001767E3"/>
    <w:rsid w:val="00186B6B"/>
    <w:rsid w:val="00186EBF"/>
    <w:rsid w:val="001916D0"/>
    <w:rsid w:val="00195C49"/>
    <w:rsid w:val="001977A6"/>
    <w:rsid w:val="001A3C02"/>
    <w:rsid w:val="001B343D"/>
    <w:rsid w:val="001C001C"/>
    <w:rsid w:val="001C160D"/>
    <w:rsid w:val="001C35B3"/>
    <w:rsid w:val="001D293B"/>
    <w:rsid w:val="001D51D5"/>
    <w:rsid w:val="001F3C3C"/>
    <w:rsid w:val="0020440B"/>
    <w:rsid w:val="00216A0C"/>
    <w:rsid w:val="00226D67"/>
    <w:rsid w:val="00227D06"/>
    <w:rsid w:val="00233F74"/>
    <w:rsid w:val="00237AA0"/>
    <w:rsid w:val="00242D86"/>
    <w:rsid w:val="002437A0"/>
    <w:rsid w:val="00251F91"/>
    <w:rsid w:val="00255EE0"/>
    <w:rsid w:val="002568E7"/>
    <w:rsid w:val="002643DD"/>
    <w:rsid w:val="0026597E"/>
    <w:rsid w:val="00272FC6"/>
    <w:rsid w:val="002A69A1"/>
    <w:rsid w:val="002B172B"/>
    <w:rsid w:val="002C5F43"/>
    <w:rsid w:val="002C7E52"/>
    <w:rsid w:val="002D2561"/>
    <w:rsid w:val="002E3B28"/>
    <w:rsid w:val="002E69B3"/>
    <w:rsid w:val="003063DF"/>
    <w:rsid w:val="00307560"/>
    <w:rsid w:val="003226A4"/>
    <w:rsid w:val="00325CF8"/>
    <w:rsid w:val="00325E21"/>
    <w:rsid w:val="00331B43"/>
    <w:rsid w:val="00344DF7"/>
    <w:rsid w:val="00371423"/>
    <w:rsid w:val="00375C0D"/>
    <w:rsid w:val="00382A61"/>
    <w:rsid w:val="0038441A"/>
    <w:rsid w:val="003844E4"/>
    <w:rsid w:val="00384E9E"/>
    <w:rsid w:val="003864F3"/>
    <w:rsid w:val="0039107F"/>
    <w:rsid w:val="003A49E4"/>
    <w:rsid w:val="003C4889"/>
    <w:rsid w:val="003F49CA"/>
    <w:rsid w:val="00403247"/>
    <w:rsid w:val="00420189"/>
    <w:rsid w:val="0042154D"/>
    <w:rsid w:val="004367B1"/>
    <w:rsid w:val="0044241E"/>
    <w:rsid w:val="00445B6A"/>
    <w:rsid w:val="00452C6B"/>
    <w:rsid w:val="00453964"/>
    <w:rsid w:val="00457878"/>
    <w:rsid w:val="00461CE6"/>
    <w:rsid w:val="00470207"/>
    <w:rsid w:val="00474CF4"/>
    <w:rsid w:val="00483745"/>
    <w:rsid w:val="004A097D"/>
    <w:rsid w:val="004C704C"/>
    <w:rsid w:val="004D5C59"/>
    <w:rsid w:val="004E5C04"/>
    <w:rsid w:val="004F2003"/>
    <w:rsid w:val="00507B92"/>
    <w:rsid w:val="00531B2C"/>
    <w:rsid w:val="00536F40"/>
    <w:rsid w:val="00537CC8"/>
    <w:rsid w:val="00546B8E"/>
    <w:rsid w:val="00561EF6"/>
    <w:rsid w:val="0056212C"/>
    <w:rsid w:val="0056456F"/>
    <w:rsid w:val="00576448"/>
    <w:rsid w:val="005862E9"/>
    <w:rsid w:val="00591066"/>
    <w:rsid w:val="00595623"/>
    <w:rsid w:val="005B266A"/>
    <w:rsid w:val="005B2C4B"/>
    <w:rsid w:val="005C23EA"/>
    <w:rsid w:val="005C524A"/>
    <w:rsid w:val="005D5C1A"/>
    <w:rsid w:val="005F3FE0"/>
    <w:rsid w:val="006003F2"/>
    <w:rsid w:val="006101CB"/>
    <w:rsid w:val="006216BD"/>
    <w:rsid w:val="006347BD"/>
    <w:rsid w:val="006402B4"/>
    <w:rsid w:val="0065109B"/>
    <w:rsid w:val="006575BA"/>
    <w:rsid w:val="00663DB8"/>
    <w:rsid w:val="00667616"/>
    <w:rsid w:val="006702BF"/>
    <w:rsid w:val="006775EA"/>
    <w:rsid w:val="00685507"/>
    <w:rsid w:val="006855F8"/>
    <w:rsid w:val="00690FD5"/>
    <w:rsid w:val="00694D36"/>
    <w:rsid w:val="006A6355"/>
    <w:rsid w:val="006A7C9B"/>
    <w:rsid w:val="006B735F"/>
    <w:rsid w:val="006C4632"/>
    <w:rsid w:val="006C5CE2"/>
    <w:rsid w:val="006D0EBD"/>
    <w:rsid w:val="006D41BD"/>
    <w:rsid w:val="006F3544"/>
    <w:rsid w:val="006F354F"/>
    <w:rsid w:val="006F656B"/>
    <w:rsid w:val="00706AC9"/>
    <w:rsid w:val="00706D1B"/>
    <w:rsid w:val="00714781"/>
    <w:rsid w:val="00715BCC"/>
    <w:rsid w:val="007166E9"/>
    <w:rsid w:val="00722B6C"/>
    <w:rsid w:val="00724811"/>
    <w:rsid w:val="00735D96"/>
    <w:rsid w:val="00737273"/>
    <w:rsid w:val="007726D8"/>
    <w:rsid w:val="00773DF8"/>
    <w:rsid w:val="00776DC3"/>
    <w:rsid w:val="00780B98"/>
    <w:rsid w:val="00786E2F"/>
    <w:rsid w:val="00795D6C"/>
    <w:rsid w:val="00797F1D"/>
    <w:rsid w:val="007A2C92"/>
    <w:rsid w:val="007B2512"/>
    <w:rsid w:val="007C0154"/>
    <w:rsid w:val="007C2174"/>
    <w:rsid w:val="007C2F4E"/>
    <w:rsid w:val="007D414F"/>
    <w:rsid w:val="007E101B"/>
    <w:rsid w:val="007E36D8"/>
    <w:rsid w:val="007E45AA"/>
    <w:rsid w:val="007E5CCC"/>
    <w:rsid w:val="008124D7"/>
    <w:rsid w:val="00812B69"/>
    <w:rsid w:val="00832390"/>
    <w:rsid w:val="00845A2F"/>
    <w:rsid w:val="0084748D"/>
    <w:rsid w:val="00861F50"/>
    <w:rsid w:val="00872C80"/>
    <w:rsid w:val="0088638C"/>
    <w:rsid w:val="00891DD5"/>
    <w:rsid w:val="00892AB1"/>
    <w:rsid w:val="008A374F"/>
    <w:rsid w:val="008C000F"/>
    <w:rsid w:val="008D1D43"/>
    <w:rsid w:val="008D43E2"/>
    <w:rsid w:val="008D75C4"/>
    <w:rsid w:val="008D7B45"/>
    <w:rsid w:val="008F4C14"/>
    <w:rsid w:val="00907C2E"/>
    <w:rsid w:val="009246A8"/>
    <w:rsid w:val="00930D78"/>
    <w:rsid w:val="009409E0"/>
    <w:rsid w:val="00941C42"/>
    <w:rsid w:val="00952FA3"/>
    <w:rsid w:val="00961A25"/>
    <w:rsid w:val="00964943"/>
    <w:rsid w:val="0097108C"/>
    <w:rsid w:val="00983971"/>
    <w:rsid w:val="00987496"/>
    <w:rsid w:val="00987E73"/>
    <w:rsid w:val="009A1D87"/>
    <w:rsid w:val="009B59E6"/>
    <w:rsid w:val="009B645A"/>
    <w:rsid w:val="009B691E"/>
    <w:rsid w:val="009C676A"/>
    <w:rsid w:val="009D7F16"/>
    <w:rsid w:val="009E0598"/>
    <w:rsid w:val="009E2634"/>
    <w:rsid w:val="009E5EF9"/>
    <w:rsid w:val="00A11C2F"/>
    <w:rsid w:val="00A1294A"/>
    <w:rsid w:val="00A32248"/>
    <w:rsid w:val="00A33E50"/>
    <w:rsid w:val="00A4464D"/>
    <w:rsid w:val="00A540CC"/>
    <w:rsid w:val="00A650B2"/>
    <w:rsid w:val="00A8302B"/>
    <w:rsid w:val="00A86B78"/>
    <w:rsid w:val="00A96AC4"/>
    <w:rsid w:val="00AB06A3"/>
    <w:rsid w:val="00AE0673"/>
    <w:rsid w:val="00AF47BC"/>
    <w:rsid w:val="00AF7C30"/>
    <w:rsid w:val="00B04677"/>
    <w:rsid w:val="00B05D29"/>
    <w:rsid w:val="00B10413"/>
    <w:rsid w:val="00B16C26"/>
    <w:rsid w:val="00B417DF"/>
    <w:rsid w:val="00B47F8A"/>
    <w:rsid w:val="00B5654E"/>
    <w:rsid w:val="00B57E65"/>
    <w:rsid w:val="00B732B3"/>
    <w:rsid w:val="00B74527"/>
    <w:rsid w:val="00B909A6"/>
    <w:rsid w:val="00B92AAA"/>
    <w:rsid w:val="00BA3640"/>
    <w:rsid w:val="00BA4D05"/>
    <w:rsid w:val="00BB3143"/>
    <w:rsid w:val="00BB5A1B"/>
    <w:rsid w:val="00BC303A"/>
    <w:rsid w:val="00BC33C4"/>
    <w:rsid w:val="00BC5548"/>
    <w:rsid w:val="00BD1188"/>
    <w:rsid w:val="00BD223A"/>
    <w:rsid w:val="00BD43C8"/>
    <w:rsid w:val="00BD79F5"/>
    <w:rsid w:val="00BF5A6D"/>
    <w:rsid w:val="00BF5BC7"/>
    <w:rsid w:val="00BF6A50"/>
    <w:rsid w:val="00C214FC"/>
    <w:rsid w:val="00C30F10"/>
    <w:rsid w:val="00C56FF9"/>
    <w:rsid w:val="00C72D6B"/>
    <w:rsid w:val="00C74AE4"/>
    <w:rsid w:val="00C7501C"/>
    <w:rsid w:val="00C7557A"/>
    <w:rsid w:val="00C76440"/>
    <w:rsid w:val="00C92349"/>
    <w:rsid w:val="00C92450"/>
    <w:rsid w:val="00C97CAE"/>
    <w:rsid w:val="00CA46F9"/>
    <w:rsid w:val="00CA5D49"/>
    <w:rsid w:val="00CB2D45"/>
    <w:rsid w:val="00CC3CAD"/>
    <w:rsid w:val="00CC4C14"/>
    <w:rsid w:val="00CD200E"/>
    <w:rsid w:val="00CE7F0C"/>
    <w:rsid w:val="00D15EF2"/>
    <w:rsid w:val="00D1707B"/>
    <w:rsid w:val="00D17F2A"/>
    <w:rsid w:val="00D24B0E"/>
    <w:rsid w:val="00D44FB6"/>
    <w:rsid w:val="00D60A07"/>
    <w:rsid w:val="00D610CD"/>
    <w:rsid w:val="00D61798"/>
    <w:rsid w:val="00D71CFC"/>
    <w:rsid w:val="00D74A65"/>
    <w:rsid w:val="00D85B28"/>
    <w:rsid w:val="00DA1111"/>
    <w:rsid w:val="00DD1AC4"/>
    <w:rsid w:val="00DD6E27"/>
    <w:rsid w:val="00DE4C87"/>
    <w:rsid w:val="00DF0A4B"/>
    <w:rsid w:val="00DF20D1"/>
    <w:rsid w:val="00E11846"/>
    <w:rsid w:val="00E1610E"/>
    <w:rsid w:val="00E23A20"/>
    <w:rsid w:val="00E3382B"/>
    <w:rsid w:val="00E36CCA"/>
    <w:rsid w:val="00E40D40"/>
    <w:rsid w:val="00E45836"/>
    <w:rsid w:val="00E62491"/>
    <w:rsid w:val="00E71D8E"/>
    <w:rsid w:val="00E875AC"/>
    <w:rsid w:val="00E976BB"/>
    <w:rsid w:val="00EB6BAE"/>
    <w:rsid w:val="00EC5D8E"/>
    <w:rsid w:val="00EF0ED8"/>
    <w:rsid w:val="00EF5B65"/>
    <w:rsid w:val="00F056B6"/>
    <w:rsid w:val="00F24D92"/>
    <w:rsid w:val="00F364A0"/>
    <w:rsid w:val="00F525DC"/>
    <w:rsid w:val="00F6151A"/>
    <w:rsid w:val="00F61E69"/>
    <w:rsid w:val="00F67F0F"/>
    <w:rsid w:val="00F76C25"/>
    <w:rsid w:val="00F84799"/>
    <w:rsid w:val="00F90C9C"/>
    <w:rsid w:val="00FB690B"/>
    <w:rsid w:val="00FC0C6F"/>
    <w:rsid w:val="00FC58EA"/>
    <w:rsid w:val="00FC6A96"/>
    <w:rsid w:val="00FE3314"/>
    <w:rsid w:val="00FF4F3A"/>
    <w:rsid w:val="057C7E0F"/>
    <w:rsid w:val="16E250C0"/>
    <w:rsid w:val="23944D6C"/>
    <w:rsid w:val="2CBE19F6"/>
    <w:rsid w:val="4D270407"/>
    <w:rsid w:val="50A4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43791"/>
  <w15:docId w15:val="{E2F57197-5538-455E-B279-86469501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Hyperlink"/>
    <w:basedOn w:val="a0"/>
    <w:uiPriority w:val="99"/>
    <w:semiHidden/>
    <w:unhideWhenUsed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ql-align-justify">
    <w:name w:val="ql-align-justify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aidu.com/link?url=4UzAqohv26qS76n1vaDbxfjzjNhK7daNYRZ11yALHWqdjGCENT0AVcQEd1sPCK9DOEa2Rxomxuyt8eHcNkEyPlpwSLtyMpapOEy5V40tqh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6050E-61C9-4249-AB87-12B122AF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roger</cp:lastModifiedBy>
  <cp:revision>265</cp:revision>
  <dcterms:created xsi:type="dcterms:W3CDTF">2024-12-20T03:33:00Z</dcterms:created>
  <dcterms:modified xsi:type="dcterms:W3CDTF">2024-12-31T01:43:00Z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604EF8A8480F444FA8EBAC4A8A942616_12</vt:lpwstr>
  </property>
</Properties>
</file>